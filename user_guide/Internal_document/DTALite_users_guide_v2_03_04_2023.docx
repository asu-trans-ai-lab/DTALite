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812730" w14:textId="7DF9DF06" w:rsidR="004D2C35" w:rsidRDefault="008F2B5A">
      <w:pPr>
        <w:pStyle w:val="Heading1"/>
        <w:spacing w:before="0" w:after="0" w:line="240" w:lineRule="auto"/>
        <w:ind w:left="288"/>
        <w:jc w:val="center"/>
        <w:rPr>
          <w:rFonts w:ascii="Times New Roman" w:eastAsia="SimHei" w:hAnsi="Times New Roman" w:cs="Times New Roman"/>
          <w:sz w:val="20"/>
          <w:szCs w:val="20"/>
        </w:rPr>
      </w:pPr>
      <w:bookmarkStart w:id="0" w:name="_Toc110979246"/>
      <w:r>
        <w:rPr>
          <w:rFonts w:ascii="Times New Roman" w:eastAsia="SimHei" w:hAnsi="Times New Roman" w:cs="Times New Roman"/>
          <w:sz w:val="20"/>
          <w:szCs w:val="20"/>
        </w:rPr>
        <w:t>DTALite Users Guide</w:t>
      </w:r>
      <w:bookmarkEnd w:id="0"/>
    </w:p>
    <w:p w14:paraId="56C94C61" w14:textId="77777777" w:rsidR="004D2C35" w:rsidRDefault="008F2B5A">
      <w:pPr>
        <w:ind w:firstLine="288"/>
        <w:jc w:val="center"/>
        <w:rPr>
          <w:rFonts w:ascii="Times New Roman" w:hAnsi="Times New Roman" w:cs="Times New Roman"/>
          <w:sz w:val="20"/>
          <w:szCs w:val="20"/>
        </w:rPr>
      </w:pPr>
      <w:r>
        <w:rPr>
          <w:rFonts w:ascii="Times New Roman" w:hAnsi="Times New Roman" w:cs="Times New Roman"/>
          <w:sz w:val="20"/>
          <w:szCs w:val="20"/>
        </w:rPr>
        <w:t>Working Document Version 1.0</w:t>
      </w:r>
    </w:p>
    <w:p w14:paraId="03840D51" w14:textId="77777777" w:rsidR="004D2C35" w:rsidRDefault="004D2C35">
      <w:pPr>
        <w:rPr>
          <w:rFonts w:ascii="Times New Roman" w:hAnsi="Times New Roman" w:cs="Times New Roman"/>
          <w:sz w:val="20"/>
          <w:szCs w:val="20"/>
        </w:rPr>
      </w:pPr>
    </w:p>
    <w:p w14:paraId="7BFF9B5D" w14:textId="77777777" w:rsidR="004D2C35" w:rsidRDefault="008F2B5A">
      <w:pPr>
        <w:pStyle w:val="1"/>
        <w:rPr>
          <w:rFonts w:ascii="Times New Roman" w:hAnsi="Times New Roman" w:cs="Times New Roman"/>
          <w:sz w:val="20"/>
          <w:szCs w:val="20"/>
        </w:rPr>
      </w:pPr>
      <w:r>
        <w:rPr>
          <w:rFonts w:ascii="Times New Roman" w:hAnsi="Times New Roman" w:cs="Times New Roman"/>
          <w:sz w:val="20"/>
          <w:szCs w:val="20"/>
        </w:rPr>
        <w:t>Please feel free to send any questions, feedback, and corrections to Dr. Xuesong (Simon) Zhou (xzhou74@asu.edu) by adding comments in this document.</w:t>
      </w:r>
    </w:p>
    <w:p w14:paraId="17F82ECE" w14:textId="77777777" w:rsidR="004D2C35" w:rsidRDefault="004D2C35">
      <w:pPr>
        <w:rPr>
          <w:rFonts w:ascii="Times New Roman" w:hAnsi="Times New Roman" w:cs="Times New Roman"/>
          <w:sz w:val="20"/>
          <w:szCs w:val="20"/>
        </w:rPr>
      </w:pPr>
    </w:p>
    <w:p w14:paraId="27285D98" w14:textId="77777777" w:rsidR="004D2C35" w:rsidRDefault="008F2B5A">
      <w:pPr>
        <w:pStyle w:val="1"/>
        <w:jc w:val="both"/>
        <w:rPr>
          <w:rFonts w:ascii="Times New Roman" w:hAnsi="Times New Roman" w:cs="Times New Roman"/>
          <w:sz w:val="20"/>
          <w:szCs w:val="20"/>
        </w:rPr>
      </w:pPr>
      <w:r>
        <w:rPr>
          <w:rFonts w:ascii="Times New Roman" w:hAnsi="Times New Roman" w:cs="Times New Roman"/>
          <w:sz w:val="20"/>
          <w:szCs w:val="20"/>
        </w:rPr>
        <w:t>Permission is granted to copy, distribute and/or modify this document under the terms of the GNU Free Documentation License, Version 1.3 or any later version published by the Free Software Foundation; with no Invariant Sections, no Front-Cover Texts, and no Back-Cover Texts. A copy of the license is included in</w:t>
      </w:r>
      <w:hyperlink r:id="rId9" w:history="1">
        <w:r>
          <w:rPr>
            <w:rStyle w:val="Hyperlink"/>
            <w:rFonts w:ascii="Times New Roman" w:hAnsi="Times New Roman" w:cs="Times New Roman"/>
            <w:sz w:val="20"/>
            <w:szCs w:val="20"/>
          </w:rPr>
          <w:t xml:space="preserve"> </w:t>
        </w:r>
      </w:hyperlink>
      <w:hyperlink r:id="rId10" w:history="1">
        <w:r>
          <w:rPr>
            <w:rStyle w:val="Hyperlink"/>
            <w:rFonts w:ascii="Times New Roman" w:hAnsi="Times New Roman" w:cs="Times New Roman"/>
            <w:color w:val="1155CC"/>
            <w:sz w:val="20"/>
            <w:szCs w:val="20"/>
          </w:rPr>
          <w:t>www.gnu.org/licenses/fdl.html</w:t>
        </w:r>
      </w:hyperlink>
    </w:p>
    <w:p w14:paraId="529B5201" w14:textId="77777777" w:rsidR="004D2C35" w:rsidRDefault="008F2B5A">
      <w:pPr>
        <w:widowControl/>
        <w:jc w:val="left"/>
        <w:rPr>
          <w:rFonts w:ascii="Times New Roman" w:eastAsia="Times New Roman" w:hAnsi="Times New Roman" w:cs="Times New Roman"/>
          <w:color w:val="000000"/>
          <w:kern w:val="0"/>
          <w:sz w:val="20"/>
          <w:szCs w:val="20"/>
          <w:lang w:eastAsia="en-US"/>
        </w:rPr>
      </w:pPr>
      <w:r>
        <w:rPr>
          <w:rFonts w:ascii="Times New Roman" w:hAnsi="Times New Roman" w:cs="Times New Roman"/>
          <w:sz w:val="20"/>
          <w:szCs w:val="20"/>
        </w:rPr>
        <w:br w:type="page"/>
      </w:r>
    </w:p>
    <w:sdt>
      <w:sdtPr>
        <w:rPr>
          <w:rFonts w:ascii="Times New Roman" w:eastAsiaTheme="minorEastAsia" w:hAnsi="Times New Roman" w:cs="Times New Roman"/>
          <w:color w:val="auto"/>
          <w:kern w:val="2"/>
          <w:sz w:val="21"/>
          <w:szCs w:val="22"/>
          <w:lang w:eastAsia="zh-CN"/>
        </w:rPr>
        <w:id w:val="1878196030"/>
        <w:docPartObj>
          <w:docPartGallery w:val="Table of Contents"/>
          <w:docPartUnique/>
        </w:docPartObj>
      </w:sdtPr>
      <w:sdtEndPr>
        <w:rPr>
          <w:b/>
          <w:bCs/>
        </w:rPr>
      </w:sdtEndPr>
      <w:sdtContent>
        <w:p w14:paraId="2BA5DCA3" w14:textId="77777777" w:rsidR="004D2C35" w:rsidRDefault="008F2B5A">
          <w:pPr>
            <w:pStyle w:val="TOCHeading1"/>
            <w:rPr>
              <w:rFonts w:ascii="Times New Roman" w:hAnsi="Times New Roman" w:cs="Times New Roman"/>
            </w:rPr>
          </w:pPr>
          <w:r>
            <w:rPr>
              <w:rFonts w:ascii="Times New Roman" w:hAnsi="Times New Roman" w:cs="Times New Roman"/>
            </w:rPr>
            <w:t>Table of Contents</w:t>
          </w:r>
        </w:p>
        <w:p w14:paraId="44BA6E6F" w14:textId="2371BE9D" w:rsidR="008C79F6" w:rsidRDefault="008F2B5A">
          <w:pPr>
            <w:pStyle w:val="TOC1"/>
            <w:tabs>
              <w:tab w:val="right" w:leader="dot" w:pos="8296"/>
            </w:tabs>
            <w:rPr>
              <w:noProof/>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hyperlink w:anchor="_Toc110979246" w:history="1">
            <w:r w:rsidR="008C79F6" w:rsidRPr="00DC1201">
              <w:rPr>
                <w:rStyle w:val="Hyperlink"/>
                <w:rFonts w:ascii="Times New Roman" w:eastAsia="SimHei" w:hAnsi="Times New Roman" w:cs="Times New Roman"/>
                <w:noProof/>
              </w:rPr>
              <w:t>DTALite Users Guide</w:t>
            </w:r>
            <w:r w:rsidR="008C79F6">
              <w:rPr>
                <w:noProof/>
                <w:webHidden/>
              </w:rPr>
              <w:tab/>
            </w:r>
            <w:r w:rsidR="008C79F6">
              <w:rPr>
                <w:noProof/>
                <w:webHidden/>
              </w:rPr>
              <w:fldChar w:fldCharType="begin"/>
            </w:r>
            <w:r w:rsidR="008C79F6">
              <w:rPr>
                <w:noProof/>
                <w:webHidden/>
              </w:rPr>
              <w:instrText xml:space="preserve"> PAGEREF _Toc110979246 \h </w:instrText>
            </w:r>
            <w:r w:rsidR="008C79F6">
              <w:rPr>
                <w:noProof/>
                <w:webHidden/>
              </w:rPr>
            </w:r>
            <w:r w:rsidR="008C79F6">
              <w:rPr>
                <w:noProof/>
                <w:webHidden/>
              </w:rPr>
              <w:fldChar w:fldCharType="separate"/>
            </w:r>
            <w:r w:rsidR="008C79F6">
              <w:rPr>
                <w:noProof/>
                <w:webHidden/>
              </w:rPr>
              <w:t>1</w:t>
            </w:r>
            <w:r w:rsidR="008C79F6">
              <w:rPr>
                <w:noProof/>
                <w:webHidden/>
              </w:rPr>
              <w:fldChar w:fldCharType="end"/>
            </w:r>
          </w:hyperlink>
        </w:p>
        <w:p w14:paraId="3F2B67E6" w14:textId="7B81BB2E" w:rsidR="008C79F6" w:rsidRDefault="00000000">
          <w:pPr>
            <w:pStyle w:val="TOC1"/>
            <w:tabs>
              <w:tab w:val="left" w:pos="420"/>
              <w:tab w:val="right" w:leader="dot" w:pos="8296"/>
            </w:tabs>
            <w:rPr>
              <w:noProof/>
            </w:rPr>
          </w:pPr>
          <w:hyperlink w:anchor="_Toc110979247" w:history="1">
            <w:r w:rsidR="008C79F6" w:rsidRPr="00DC1201">
              <w:rPr>
                <w:rStyle w:val="Hyperlink"/>
                <w:rFonts w:ascii="Times New Roman" w:eastAsia="SimHei" w:hAnsi="Times New Roman" w:cs="Times New Roman"/>
                <w:noProof/>
              </w:rPr>
              <w:t>1.</w:t>
            </w:r>
            <w:r w:rsidR="008C79F6">
              <w:rPr>
                <w:noProof/>
              </w:rPr>
              <w:tab/>
            </w:r>
            <w:r w:rsidR="008C79F6" w:rsidRPr="00DC1201">
              <w:rPr>
                <w:rStyle w:val="Hyperlink"/>
                <w:rFonts w:ascii="Times New Roman" w:eastAsia="SimSun" w:hAnsi="Times New Roman" w:cs="Times New Roman"/>
                <w:noProof/>
              </w:rPr>
              <w:t>Introduction</w:t>
            </w:r>
            <w:r w:rsidR="008C79F6">
              <w:rPr>
                <w:noProof/>
                <w:webHidden/>
              </w:rPr>
              <w:tab/>
            </w:r>
            <w:r w:rsidR="008C79F6">
              <w:rPr>
                <w:noProof/>
                <w:webHidden/>
              </w:rPr>
              <w:fldChar w:fldCharType="begin"/>
            </w:r>
            <w:r w:rsidR="008C79F6">
              <w:rPr>
                <w:noProof/>
                <w:webHidden/>
              </w:rPr>
              <w:instrText xml:space="preserve"> PAGEREF _Toc110979247 \h </w:instrText>
            </w:r>
            <w:r w:rsidR="008C79F6">
              <w:rPr>
                <w:noProof/>
                <w:webHidden/>
              </w:rPr>
            </w:r>
            <w:r w:rsidR="008C79F6">
              <w:rPr>
                <w:noProof/>
                <w:webHidden/>
              </w:rPr>
              <w:fldChar w:fldCharType="separate"/>
            </w:r>
            <w:r w:rsidR="008C79F6">
              <w:rPr>
                <w:noProof/>
                <w:webHidden/>
              </w:rPr>
              <w:t>2</w:t>
            </w:r>
            <w:r w:rsidR="008C79F6">
              <w:rPr>
                <w:noProof/>
                <w:webHidden/>
              </w:rPr>
              <w:fldChar w:fldCharType="end"/>
            </w:r>
          </w:hyperlink>
        </w:p>
        <w:p w14:paraId="7F3DB8A5" w14:textId="4612FC5A" w:rsidR="008C79F6" w:rsidRDefault="00000000">
          <w:pPr>
            <w:pStyle w:val="TOC2"/>
            <w:tabs>
              <w:tab w:val="right" w:leader="dot" w:pos="8296"/>
            </w:tabs>
            <w:rPr>
              <w:noProof/>
            </w:rPr>
          </w:pPr>
          <w:hyperlink w:anchor="_Toc110979248" w:history="1">
            <w:r w:rsidR="008C79F6" w:rsidRPr="00DC1201">
              <w:rPr>
                <w:rStyle w:val="Hyperlink"/>
                <w:rFonts w:ascii="Times New Roman" w:hAnsi="Times New Roman" w:cs="Times New Roman"/>
                <w:noProof/>
              </w:rPr>
              <w:t>1.1. Motivation</w:t>
            </w:r>
            <w:r w:rsidR="008C79F6">
              <w:rPr>
                <w:noProof/>
                <w:webHidden/>
              </w:rPr>
              <w:tab/>
            </w:r>
            <w:r w:rsidR="008C79F6">
              <w:rPr>
                <w:noProof/>
                <w:webHidden/>
              </w:rPr>
              <w:fldChar w:fldCharType="begin"/>
            </w:r>
            <w:r w:rsidR="008C79F6">
              <w:rPr>
                <w:noProof/>
                <w:webHidden/>
              </w:rPr>
              <w:instrText xml:space="preserve"> PAGEREF _Toc110979248 \h </w:instrText>
            </w:r>
            <w:r w:rsidR="008C79F6">
              <w:rPr>
                <w:noProof/>
                <w:webHidden/>
              </w:rPr>
            </w:r>
            <w:r w:rsidR="008C79F6">
              <w:rPr>
                <w:noProof/>
                <w:webHidden/>
              </w:rPr>
              <w:fldChar w:fldCharType="separate"/>
            </w:r>
            <w:r w:rsidR="008C79F6">
              <w:rPr>
                <w:noProof/>
                <w:webHidden/>
              </w:rPr>
              <w:t>2</w:t>
            </w:r>
            <w:r w:rsidR="008C79F6">
              <w:rPr>
                <w:noProof/>
                <w:webHidden/>
              </w:rPr>
              <w:fldChar w:fldCharType="end"/>
            </w:r>
          </w:hyperlink>
        </w:p>
        <w:p w14:paraId="7DE186D3" w14:textId="70697F75" w:rsidR="008C79F6" w:rsidRDefault="00000000">
          <w:pPr>
            <w:pStyle w:val="TOC2"/>
            <w:tabs>
              <w:tab w:val="right" w:leader="dot" w:pos="8296"/>
            </w:tabs>
            <w:rPr>
              <w:noProof/>
            </w:rPr>
          </w:pPr>
          <w:hyperlink w:anchor="_Toc110979249" w:history="1">
            <w:r w:rsidR="008C79F6" w:rsidRPr="00DC1201">
              <w:rPr>
                <w:rStyle w:val="Hyperlink"/>
                <w:rFonts w:ascii="Times New Roman" w:eastAsia="SimSun" w:hAnsi="Times New Roman" w:cs="Times New Roman"/>
                <w:noProof/>
              </w:rPr>
              <w:t xml:space="preserve">1.2  </w:t>
            </w:r>
            <w:r w:rsidR="008C79F6" w:rsidRPr="00DC1201">
              <w:rPr>
                <w:rStyle w:val="Hyperlink"/>
                <w:rFonts w:ascii="Times New Roman" w:hAnsi="Times New Roman" w:cs="Times New Roman"/>
                <w:noProof/>
              </w:rPr>
              <w:t>System Architecture</w:t>
            </w:r>
            <w:r w:rsidR="008C79F6">
              <w:rPr>
                <w:noProof/>
                <w:webHidden/>
              </w:rPr>
              <w:tab/>
            </w:r>
            <w:r w:rsidR="008C79F6">
              <w:rPr>
                <w:noProof/>
                <w:webHidden/>
              </w:rPr>
              <w:fldChar w:fldCharType="begin"/>
            </w:r>
            <w:r w:rsidR="008C79F6">
              <w:rPr>
                <w:noProof/>
                <w:webHidden/>
              </w:rPr>
              <w:instrText xml:space="preserve"> PAGEREF _Toc110979249 \h </w:instrText>
            </w:r>
            <w:r w:rsidR="008C79F6">
              <w:rPr>
                <w:noProof/>
                <w:webHidden/>
              </w:rPr>
            </w:r>
            <w:r w:rsidR="008C79F6">
              <w:rPr>
                <w:noProof/>
                <w:webHidden/>
              </w:rPr>
              <w:fldChar w:fldCharType="separate"/>
            </w:r>
            <w:r w:rsidR="008C79F6">
              <w:rPr>
                <w:noProof/>
                <w:webHidden/>
              </w:rPr>
              <w:t>4</w:t>
            </w:r>
            <w:r w:rsidR="008C79F6">
              <w:rPr>
                <w:noProof/>
                <w:webHidden/>
              </w:rPr>
              <w:fldChar w:fldCharType="end"/>
            </w:r>
          </w:hyperlink>
        </w:p>
        <w:p w14:paraId="4FFE5AA4" w14:textId="4C1381B7" w:rsidR="008C79F6" w:rsidRDefault="00000000">
          <w:pPr>
            <w:pStyle w:val="TOC2"/>
            <w:tabs>
              <w:tab w:val="right" w:leader="dot" w:pos="8296"/>
            </w:tabs>
            <w:rPr>
              <w:noProof/>
            </w:rPr>
          </w:pPr>
          <w:hyperlink w:anchor="_Toc110979250" w:history="1">
            <w:r w:rsidR="008C79F6" w:rsidRPr="00DC1201">
              <w:rPr>
                <w:rStyle w:val="Hyperlink"/>
                <w:rFonts w:ascii="Times New Roman" w:hAnsi="Times New Roman" w:cs="Times New Roman"/>
                <w:noProof/>
              </w:rPr>
              <w:t>1.3. 5 steps of performing traffic analysis using CSV files</w:t>
            </w:r>
            <w:r w:rsidR="008C79F6">
              <w:rPr>
                <w:noProof/>
                <w:webHidden/>
              </w:rPr>
              <w:tab/>
            </w:r>
            <w:r w:rsidR="008C79F6">
              <w:rPr>
                <w:noProof/>
                <w:webHidden/>
              </w:rPr>
              <w:fldChar w:fldCharType="begin"/>
            </w:r>
            <w:r w:rsidR="008C79F6">
              <w:rPr>
                <w:noProof/>
                <w:webHidden/>
              </w:rPr>
              <w:instrText xml:space="preserve"> PAGEREF _Toc110979250 \h </w:instrText>
            </w:r>
            <w:r w:rsidR="008C79F6">
              <w:rPr>
                <w:noProof/>
                <w:webHidden/>
              </w:rPr>
            </w:r>
            <w:r w:rsidR="008C79F6">
              <w:rPr>
                <w:noProof/>
                <w:webHidden/>
              </w:rPr>
              <w:fldChar w:fldCharType="separate"/>
            </w:r>
            <w:r w:rsidR="008C79F6">
              <w:rPr>
                <w:noProof/>
                <w:webHidden/>
              </w:rPr>
              <w:t>6</w:t>
            </w:r>
            <w:r w:rsidR="008C79F6">
              <w:rPr>
                <w:noProof/>
                <w:webHidden/>
              </w:rPr>
              <w:fldChar w:fldCharType="end"/>
            </w:r>
          </w:hyperlink>
        </w:p>
        <w:p w14:paraId="6BE82782" w14:textId="6973B439" w:rsidR="008C79F6" w:rsidRDefault="00000000">
          <w:pPr>
            <w:pStyle w:val="TOC1"/>
            <w:tabs>
              <w:tab w:val="left" w:pos="420"/>
              <w:tab w:val="right" w:leader="dot" w:pos="8296"/>
            </w:tabs>
            <w:rPr>
              <w:noProof/>
            </w:rPr>
          </w:pPr>
          <w:hyperlink w:anchor="_Toc110979251" w:history="1">
            <w:r w:rsidR="008C79F6" w:rsidRPr="00DC1201">
              <w:rPr>
                <w:rStyle w:val="Hyperlink"/>
                <w:rFonts w:ascii="Times New Roman" w:eastAsia="SimSun" w:hAnsi="Times New Roman" w:cs="Times New Roman"/>
                <w:noProof/>
              </w:rPr>
              <w:t>2.</w:t>
            </w:r>
            <w:r w:rsidR="008C79F6">
              <w:rPr>
                <w:noProof/>
              </w:rPr>
              <w:tab/>
            </w:r>
            <w:r w:rsidR="008C79F6" w:rsidRPr="00DC1201">
              <w:rPr>
                <w:rStyle w:val="Hyperlink"/>
                <w:rFonts w:ascii="Times New Roman" w:eastAsia="SimSun" w:hAnsi="Times New Roman" w:cs="Times New Roman"/>
                <w:noProof/>
              </w:rPr>
              <w:t>Getting Started from NeXTA graphical user interface and running DTALite</w:t>
            </w:r>
            <w:r w:rsidR="008C79F6">
              <w:rPr>
                <w:noProof/>
                <w:webHidden/>
              </w:rPr>
              <w:tab/>
            </w:r>
            <w:r w:rsidR="008C79F6">
              <w:rPr>
                <w:noProof/>
                <w:webHidden/>
              </w:rPr>
              <w:fldChar w:fldCharType="begin"/>
            </w:r>
            <w:r w:rsidR="008C79F6">
              <w:rPr>
                <w:noProof/>
                <w:webHidden/>
              </w:rPr>
              <w:instrText xml:space="preserve"> PAGEREF _Toc110979251 \h </w:instrText>
            </w:r>
            <w:r w:rsidR="008C79F6">
              <w:rPr>
                <w:noProof/>
                <w:webHidden/>
              </w:rPr>
            </w:r>
            <w:r w:rsidR="008C79F6">
              <w:rPr>
                <w:noProof/>
                <w:webHidden/>
              </w:rPr>
              <w:fldChar w:fldCharType="separate"/>
            </w:r>
            <w:r w:rsidR="008C79F6">
              <w:rPr>
                <w:noProof/>
                <w:webHidden/>
              </w:rPr>
              <w:t>7</w:t>
            </w:r>
            <w:r w:rsidR="008C79F6">
              <w:rPr>
                <w:noProof/>
                <w:webHidden/>
              </w:rPr>
              <w:fldChar w:fldCharType="end"/>
            </w:r>
          </w:hyperlink>
        </w:p>
        <w:p w14:paraId="44408F93" w14:textId="78767E23" w:rsidR="008C79F6" w:rsidRDefault="00000000">
          <w:pPr>
            <w:pStyle w:val="TOC2"/>
            <w:tabs>
              <w:tab w:val="right" w:leader="dot" w:pos="8296"/>
            </w:tabs>
            <w:rPr>
              <w:noProof/>
            </w:rPr>
          </w:pPr>
          <w:hyperlink w:anchor="_Toc110979252" w:history="1">
            <w:r w:rsidR="008C79F6" w:rsidRPr="00DC1201">
              <w:rPr>
                <w:rStyle w:val="Hyperlink"/>
                <w:rFonts w:ascii="Times New Roman" w:hAnsi="Times New Roman" w:cs="Times New Roman"/>
                <w:noProof/>
              </w:rPr>
              <w:t>Step 1: Download and locate the project folder, check CSV network files.</w:t>
            </w:r>
            <w:r w:rsidR="008C79F6">
              <w:rPr>
                <w:noProof/>
                <w:webHidden/>
              </w:rPr>
              <w:tab/>
            </w:r>
            <w:r w:rsidR="008C79F6">
              <w:rPr>
                <w:noProof/>
                <w:webHidden/>
              </w:rPr>
              <w:fldChar w:fldCharType="begin"/>
            </w:r>
            <w:r w:rsidR="008C79F6">
              <w:rPr>
                <w:noProof/>
                <w:webHidden/>
              </w:rPr>
              <w:instrText xml:space="preserve"> PAGEREF _Toc110979252 \h </w:instrText>
            </w:r>
            <w:r w:rsidR="008C79F6">
              <w:rPr>
                <w:noProof/>
                <w:webHidden/>
              </w:rPr>
            </w:r>
            <w:r w:rsidR="008C79F6">
              <w:rPr>
                <w:noProof/>
                <w:webHidden/>
              </w:rPr>
              <w:fldChar w:fldCharType="separate"/>
            </w:r>
            <w:r w:rsidR="008C79F6">
              <w:rPr>
                <w:noProof/>
                <w:webHidden/>
              </w:rPr>
              <w:t>7</w:t>
            </w:r>
            <w:r w:rsidR="008C79F6">
              <w:rPr>
                <w:noProof/>
                <w:webHidden/>
              </w:rPr>
              <w:fldChar w:fldCharType="end"/>
            </w:r>
          </w:hyperlink>
        </w:p>
        <w:p w14:paraId="7BD0E339" w14:textId="3D1E4C9F" w:rsidR="008C79F6" w:rsidRDefault="00000000">
          <w:pPr>
            <w:pStyle w:val="TOC2"/>
            <w:tabs>
              <w:tab w:val="right" w:leader="dot" w:pos="8296"/>
            </w:tabs>
            <w:rPr>
              <w:noProof/>
            </w:rPr>
          </w:pPr>
          <w:hyperlink w:anchor="_Toc110979253" w:history="1">
            <w:r w:rsidR="008C79F6" w:rsidRPr="00DC1201">
              <w:rPr>
                <w:rStyle w:val="Hyperlink"/>
                <w:rFonts w:ascii="Times New Roman" w:hAnsi="Times New Roman" w:cs="Times New Roman"/>
                <w:noProof/>
              </w:rPr>
              <w:t>Step 2: Visualize and validate network in NeXTA using shortest path finding</w:t>
            </w:r>
            <w:r w:rsidR="008C79F6">
              <w:rPr>
                <w:noProof/>
                <w:webHidden/>
              </w:rPr>
              <w:tab/>
            </w:r>
            <w:r w:rsidR="008C79F6">
              <w:rPr>
                <w:noProof/>
                <w:webHidden/>
              </w:rPr>
              <w:fldChar w:fldCharType="begin"/>
            </w:r>
            <w:r w:rsidR="008C79F6">
              <w:rPr>
                <w:noProof/>
                <w:webHidden/>
              </w:rPr>
              <w:instrText xml:space="preserve"> PAGEREF _Toc110979253 \h </w:instrText>
            </w:r>
            <w:r w:rsidR="008C79F6">
              <w:rPr>
                <w:noProof/>
                <w:webHidden/>
              </w:rPr>
            </w:r>
            <w:r w:rsidR="008C79F6">
              <w:rPr>
                <w:noProof/>
                <w:webHidden/>
              </w:rPr>
              <w:fldChar w:fldCharType="separate"/>
            </w:r>
            <w:r w:rsidR="008C79F6">
              <w:rPr>
                <w:noProof/>
                <w:webHidden/>
              </w:rPr>
              <w:t>8</w:t>
            </w:r>
            <w:r w:rsidR="008C79F6">
              <w:rPr>
                <w:noProof/>
                <w:webHidden/>
              </w:rPr>
              <w:fldChar w:fldCharType="end"/>
            </w:r>
          </w:hyperlink>
        </w:p>
        <w:p w14:paraId="17AA0655" w14:textId="79DA9402" w:rsidR="008C79F6" w:rsidRDefault="00000000">
          <w:pPr>
            <w:pStyle w:val="TOC2"/>
            <w:tabs>
              <w:tab w:val="right" w:leader="dot" w:pos="8296"/>
            </w:tabs>
            <w:rPr>
              <w:noProof/>
            </w:rPr>
          </w:pPr>
          <w:hyperlink w:anchor="_Toc110979254" w:history="1">
            <w:r w:rsidR="008C79F6" w:rsidRPr="00DC1201">
              <w:rPr>
                <w:rStyle w:val="Hyperlink"/>
                <w:rFonts w:ascii="Times New Roman" w:hAnsi="Times New Roman" w:cs="Times New Roman"/>
                <w:noProof/>
              </w:rPr>
              <w:t>Step 3. Run DTALite as a Windows console application from File Explorer</w:t>
            </w:r>
            <w:r w:rsidR="008C79F6">
              <w:rPr>
                <w:noProof/>
                <w:webHidden/>
              </w:rPr>
              <w:tab/>
            </w:r>
            <w:r w:rsidR="008C79F6">
              <w:rPr>
                <w:noProof/>
                <w:webHidden/>
              </w:rPr>
              <w:fldChar w:fldCharType="begin"/>
            </w:r>
            <w:r w:rsidR="008C79F6">
              <w:rPr>
                <w:noProof/>
                <w:webHidden/>
              </w:rPr>
              <w:instrText xml:space="preserve"> PAGEREF _Toc110979254 \h </w:instrText>
            </w:r>
            <w:r w:rsidR="008C79F6">
              <w:rPr>
                <w:noProof/>
                <w:webHidden/>
              </w:rPr>
            </w:r>
            <w:r w:rsidR="008C79F6">
              <w:rPr>
                <w:noProof/>
                <w:webHidden/>
              </w:rPr>
              <w:fldChar w:fldCharType="separate"/>
            </w:r>
            <w:r w:rsidR="008C79F6">
              <w:rPr>
                <w:noProof/>
                <w:webHidden/>
              </w:rPr>
              <w:t>10</w:t>
            </w:r>
            <w:r w:rsidR="008C79F6">
              <w:rPr>
                <w:noProof/>
                <w:webHidden/>
              </w:rPr>
              <w:fldChar w:fldCharType="end"/>
            </w:r>
          </w:hyperlink>
        </w:p>
        <w:p w14:paraId="70C1B1D5" w14:textId="643B3334" w:rsidR="008C79F6" w:rsidRDefault="00000000">
          <w:pPr>
            <w:pStyle w:val="TOC1"/>
            <w:tabs>
              <w:tab w:val="left" w:pos="420"/>
              <w:tab w:val="right" w:leader="dot" w:pos="8296"/>
            </w:tabs>
            <w:rPr>
              <w:noProof/>
            </w:rPr>
          </w:pPr>
          <w:hyperlink w:anchor="_Toc110979255" w:history="1">
            <w:r w:rsidR="008C79F6" w:rsidRPr="00DC1201">
              <w:rPr>
                <w:rStyle w:val="Hyperlink"/>
                <w:rFonts w:ascii="Times New Roman" w:eastAsia="SimSun" w:hAnsi="Times New Roman" w:cs="Times New Roman"/>
                <w:noProof/>
              </w:rPr>
              <w:t>3.</w:t>
            </w:r>
            <w:r w:rsidR="008C79F6">
              <w:rPr>
                <w:noProof/>
              </w:rPr>
              <w:tab/>
            </w:r>
            <w:r w:rsidR="008C79F6" w:rsidRPr="00DC1201">
              <w:rPr>
                <w:rStyle w:val="Hyperlink"/>
                <w:rFonts w:ascii="Times New Roman" w:eastAsia="SimSun" w:hAnsi="Times New Roman" w:cs="Times New Roman"/>
                <w:noProof/>
              </w:rPr>
              <w:t>Toy Examples for Computing Static User Equilibrium</w:t>
            </w:r>
            <w:r w:rsidR="008C79F6">
              <w:rPr>
                <w:noProof/>
                <w:webHidden/>
              </w:rPr>
              <w:tab/>
            </w:r>
            <w:r w:rsidR="008C79F6">
              <w:rPr>
                <w:noProof/>
                <w:webHidden/>
              </w:rPr>
              <w:fldChar w:fldCharType="begin"/>
            </w:r>
            <w:r w:rsidR="008C79F6">
              <w:rPr>
                <w:noProof/>
                <w:webHidden/>
              </w:rPr>
              <w:instrText xml:space="preserve"> PAGEREF _Toc110979255 \h </w:instrText>
            </w:r>
            <w:r w:rsidR="008C79F6">
              <w:rPr>
                <w:noProof/>
                <w:webHidden/>
              </w:rPr>
            </w:r>
            <w:r w:rsidR="008C79F6">
              <w:rPr>
                <w:noProof/>
                <w:webHidden/>
              </w:rPr>
              <w:fldChar w:fldCharType="separate"/>
            </w:r>
            <w:r w:rsidR="008C79F6">
              <w:rPr>
                <w:noProof/>
                <w:webHidden/>
              </w:rPr>
              <w:t>11</w:t>
            </w:r>
            <w:r w:rsidR="008C79F6">
              <w:rPr>
                <w:noProof/>
                <w:webHidden/>
              </w:rPr>
              <w:fldChar w:fldCharType="end"/>
            </w:r>
          </w:hyperlink>
        </w:p>
        <w:p w14:paraId="51D0391B" w14:textId="3586AE8E" w:rsidR="008C79F6" w:rsidRDefault="00000000">
          <w:pPr>
            <w:pStyle w:val="TOC2"/>
            <w:tabs>
              <w:tab w:val="right" w:leader="dot" w:pos="8296"/>
            </w:tabs>
            <w:rPr>
              <w:noProof/>
            </w:rPr>
          </w:pPr>
          <w:hyperlink w:anchor="_Toc110979256" w:history="1">
            <w:r w:rsidR="008C79F6" w:rsidRPr="00DC1201">
              <w:rPr>
                <w:rStyle w:val="Hyperlink"/>
                <w:rFonts w:ascii="Times New Roman" w:hAnsi="Times New Roman" w:cs="Times New Roman"/>
                <w:noProof/>
              </w:rPr>
              <w:t>3.1 Two-corridor example</w:t>
            </w:r>
            <w:r w:rsidR="008C79F6">
              <w:rPr>
                <w:noProof/>
                <w:webHidden/>
              </w:rPr>
              <w:tab/>
            </w:r>
            <w:r w:rsidR="008C79F6">
              <w:rPr>
                <w:noProof/>
                <w:webHidden/>
              </w:rPr>
              <w:fldChar w:fldCharType="begin"/>
            </w:r>
            <w:r w:rsidR="008C79F6">
              <w:rPr>
                <w:noProof/>
                <w:webHidden/>
              </w:rPr>
              <w:instrText xml:space="preserve"> PAGEREF _Toc110979256 \h </w:instrText>
            </w:r>
            <w:r w:rsidR="008C79F6">
              <w:rPr>
                <w:noProof/>
                <w:webHidden/>
              </w:rPr>
            </w:r>
            <w:r w:rsidR="008C79F6">
              <w:rPr>
                <w:noProof/>
                <w:webHidden/>
              </w:rPr>
              <w:fldChar w:fldCharType="separate"/>
            </w:r>
            <w:r w:rsidR="008C79F6">
              <w:rPr>
                <w:noProof/>
                <w:webHidden/>
              </w:rPr>
              <w:t>11</w:t>
            </w:r>
            <w:r w:rsidR="008C79F6">
              <w:rPr>
                <w:noProof/>
                <w:webHidden/>
              </w:rPr>
              <w:fldChar w:fldCharType="end"/>
            </w:r>
          </w:hyperlink>
        </w:p>
        <w:p w14:paraId="3C2B9D0C" w14:textId="35781C41" w:rsidR="008C79F6" w:rsidRDefault="00000000">
          <w:pPr>
            <w:pStyle w:val="TOC2"/>
            <w:tabs>
              <w:tab w:val="right" w:leader="dot" w:pos="8296"/>
            </w:tabs>
            <w:rPr>
              <w:noProof/>
            </w:rPr>
          </w:pPr>
          <w:hyperlink w:anchor="_Toc110979257" w:history="1">
            <w:r w:rsidR="008C79F6" w:rsidRPr="00DC1201">
              <w:rPr>
                <w:rStyle w:val="Hyperlink"/>
                <w:rFonts w:ascii="Times New Roman" w:hAnsi="Times New Roman" w:cs="Times New Roman"/>
                <w:noProof/>
              </w:rPr>
              <w:t>3.2 Detailed data structure description</w:t>
            </w:r>
            <w:r w:rsidR="008C79F6">
              <w:rPr>
                <w:noProof/>
                <w:webHidden/>
              </w:rPr>
              <w:tab/>
            </w:r>
            <w:r w:rsidR="008C79F6">
              <w:rPr>
                <w:noProof/>
                <w:webHidden/>
              </w:rPr>
              <w:fldChar w:fldCharType="begin"/>
            </w:r>
            <w:r w:rsidR="008C79F6">
              <w:rPr>
                <w:noProof/>
                <w:webHidden/>
              </w:rPr>
              <w:instrText xml:space="preserve"> PAGEREF _Toc110979257 \h </w:instrText>
            </w:r>
            <w:r w:rsidR="008C79F6">
              <w:rPr>
                <w:noProof/>
                <w:webHidden/>
              </w:rPr>
            </w:r>
            <w:r w:rsidR="008C79F6">
              <w:rPr>
                <w:noProof/>
                <w:webHidden/>
              </w:rPr>
              <w:fldChar w:fldCharType="separate"/>
            </w:r>
            <w:r w:rsidR="008C79F6">
              <w:rPr>
                <w:noProof/>
                <w:webHidden/>
              </w:rPr>
              <w:t>12</w:t>
            </w:r>
            <w:r w:rsidR="008C79F6">
              <w:rPr>
                <w:noProof/>
                <w:webHidden/>
              </w:rPr>
              <w:fldChar w:fldCharType="end"/>
            </w:r>
          </w:hyperlink>
        </w:p>
        <w:p w14:paraId="70349FD6" w14:textId="29493F21" w:rsidR="008C79F6" w:rsidRDefault="00000000">
          <w:pPr>
            <w:pStyle w:val="TOC1"/>
            <w:tabs>
              <w:tab w:val="right" w:leader="dot" w:pos="8296"/>
            </w:tabs>
            <w:rPr>
              <w:noProof/>
            </w:rPr>
          </w:pPr>
          <w:hyperlink w:anchor="_Toc110979258" w:history="1">
            <w:r w:rsidR="008C79F6" w:rsidRPr="00DC1201">
              <w:rPr>
                <w:rStyle w:val="Hyperlink"/>
                <w:rFonts w:ascii="Times New Roman" w:hAnsi="Times New Roman" w:cs="Times New Roman"/>
                <w:noProof/>
              </w:rPr>
              <w:t>4. Detailed data structure descriptions</w:t>
            </w:r>
            <w:r w:rsidR="008C79F6">
              <w:rPr>
                <w:noProof/>
                <w:webHidden/>
              </w:rPr>
              <w:tab/>
            </w:r>
            <w:r w:rsidR="008C79F6">
              <w:rPr>
                <w:noProof/>
                <w:webHidden/>
              </w:rPr>
              <w:fldChar w:fldCharType="begin"/>
            </w:r>
            <w:r w:rsidR="008C79F6">
              <w:rPr>
                <w:noProof/>
                <w:webHidden/>
              </w:rPr>
              <w:instrText xml:space="preserve"> PAGEREF _Toc110979258 \h </w:instrText>
            </w:r>
            <w:r w:rsidR="008C79F6">
              <w:rPr>
                <w:noProof/>
                <w:webHidden/>
              </w:rPr>
            </w:r>
            <w:r w:rsidR="008C79F6">
              <w:rPr>
                <w:noProof/>
                <w:webHidden/>
              </w:rPr>
              <w:fldChar w:fldCharType="separate"/>
            </w:r>
            <w:r w:rsidR="008C79F6">
              <w:rPr>
                <w:noProof/>
                <w:webHidden/>
              </w:rPr>
              <w:t>15</w:t>
            </w:r>
            <w:r w:rsidR="008C79F6">
              <w:rPr>
                <w:noProof/>
                <w:webHidden/>
              </w:rPr>
              <w:fldChar w:fldCharType="end"/>
            </w:r>
          </w:hyperlink>
        </w:p>
        <w:p w14:paraId="2DE4C3B6" w14:textId="6E4E103B" w:rsidR="008C79F6" w:rsidRDefault="00000000">
          <w:pPr>
            <w:pStyle w:val="TOC2"/>
            <w:tabs>
              <w:tab w:val="right" w:leader="dot" w:pos="8296"/>
            </w:tabs>
            <w:rPr>
              <w:noProof/>
            </w:rPr>
          </w:pPr>
          <w:hyperlink w:anchor="_Toc110979259" w:history="1">
            <w:r w:rsidR="008C79F6" w:rsidRPr="00DC1201">
              <w:rPr>
                <w:rStyle w:val="Hyperlink"/>
                <w:rFonts w:ascii="Times New Roman" w:eastAsia="SimSun" w:hAnsi="Times New Roman" w:cs="Times New Roman"/>
                <w:iCs/>
                <w:noProof/>
                <w:kern w:val="0"/>
              </w:rPr>
              <w:t>4.1 Input for network data</w:t>
            </w:r>
            <w:r w:rsidR="008C79F6">
              <w:rPr>
                <w:noProof/>
                <w:webHidden/>
              </w:rPr>
              <w:tab/>
            </w:r>
            <w:r w:rsidR="008C79F6">
              <w:rPr>
                <w:noProof/>
                <w:webHidden/>
              </w:rPr>
              <w:fldChar w:fldCharType="begin"/>
            </w:r>
            <w:r w:rsidR="008C79F6">
              <w:rPr>
                <w:noProof/>
                <w:webHidden/>
              </w:rPr>
              <w:instrText xml:space="preserve"> PAGEREF _Toc110979259 \h </w:instrText>
            </w:r>
            <w:r w:rsidR="008C79F6">
              <w:rPr>
                <w:noProof/>
                <w:webHidden/>
              </w:rPr>
            </w:r>
            <w:r w:rsidR="008C79F6">
              <w:rPr>
                <w:noProof/>
                <w:webHidden/>
              </w:rPr>
              <w:fldChar w:fldCharType="separate"/>
            </w:r>
            <w:r w:rsidR="008C79F6">
              <w:rPr>
                <w:noProof/>
                <w:webHidden/>
              </w:rPr>
              <w:t>15</w:t>
            </w:r>
            <w:r w:rsidR="008C79F6">
              <w:rPr>
                <w:noProof/>
                <w:webHidden/>
              </w:rPr>
              <w:fldChar w:fldCharType="end"/>
            </w:r>
          </w:hyperlink>
        </w:p>
        <w:p w14:paraId="3C34F768" w14:textId="22785219" w:rsidR="008C79F6" w:rsidRDefault="00000000">
          <w:pPr>
            <w:pStyle w:val="TOC2"/>
            <w:tabs>
              <w:tab w:val="right" w:leader="dot" w:pos="8296"/>
            </w:tabs>
            <w:rPr>
              <w:noProof/>
            </w:rPr>
          </w:pPr>
          <w:hyperlink w:anchor="_Toc110979260" w:history="1">
            <w:r w:rsidR="008C79F6" w:rsidRPr="00DC1201">
              <w:rPr>
                <w:rStyle w:val="Hyperlink"/>
                <w:rFonts w:ascii="Times New Roman" w:eastAsia="SimSun" w:hAnsi="Times New Roman" w:cs="Times New Roman"/>
                <w:iCs/>
                <w:noProof/>
                <w:kern w:val="0"/>
              </w:rPr>
              <w:t>4.2 Input for demand data</w:t>
            </w:r>
            <w:r w:rsidR="008C79F6">
              <w:rPr>
                <w:noProof/>
                <w:webHidden/>
              </w:rPr>
              <w:tab/>
            </w:r>
            <w:r w:rsidR="008C79F6">
              <w:rPr>
                <w:noProof/>
                <w:webHidden/>
              </w:rPr>
              <w:fldChar w:fldCharType="begin"/>
            </w:r>
            <w:r w:rsidR="008C79F6">
              <w:rPr>
                <w:noProof/>
                <w:webHidden/>
              </w:rPr>
              <w:instrText xml:space="preserve"> PAGEREF _Toc110979260 \h </w:instrText>
            </w:r>
            <w:r w:rsidR="008C79F6">
              <w:rPr>
                <w:noProof/>
                <w:webHidden/>
              </w:rPr>
            </w:r>
            <w:r w:rsidR="008C79F6">
              <w:rPr>
                <w:noProof/>
                <w:webHidden/>
              </w:rPr>
              <w:fldChar w:fldCharType="separate"/>
            </w:r>
            <w:r w:rsidR="008C79F6">
              <w:rPr>
                <w:noProof/>
                <w:webHidden/>
              </w:rPr>
              <w:t>17</w:t>
            </w:r>
            <w:r w:rsidR="008C79F6">
              <w:rPr>
                <w:noProof/>
                <w:webHidden/>
              </w:rPr>
              <w:fldChar w:fldCharType="end"/>
            </w:r>
          </w:hyperlink>
        </w:p>
        <w:p w14:paraId="570425E6" w14:textId="1832620C" w:rsidR="008C79F6" w:rsidRDefault="00000000">
          <w:pPr>
            <w:pStyle w:val="TOC2"/>
            <w:tabs>
              <w:tab w:val="right" w:leader="dot" w:pos="8296"/>
            </w:tabs>
            <w:rPr>
              <w:noProof/>
            </w:rPr>
          </w:pPr>
          <w:hyperlink w:anchor="_Toc110979261" w:history="1">
            <w:r w:rsidR="008C79F6" w:rsidRPr="00DC1201">
              <w:rPr>
                <w:rStyle w:val="Hyperlink"/>
                <w:rFonts w:ascii="Times New Roman" w:eastAsia="SimSun" w:hAnsi="Times New Roman" w:cs="Times New Roman"/>
                <w:iCs/>
                <w:noProof/>
                <w:kern w:val="0"/>
              </w:rPr>
              <w:t>4.3 Assignment and simulation configuration file</w:t>
            </w:r>
            <w:r w:rsidR="008C79F6">
              <w:rPr>
                <w:noProof/>
                <w:webHidden/>
              </w:rPr>
              <w:tab/>
            </w:r>
            <w:r w:rsidR="008C79F6">
              <w:rPr>
                <w:noProof/>
                <w:webHidden/>
              </w:rPr>
              <w:fldChar w:fldCharType="begin"/>
            </w:r>
            <w:r w:rsidR="008C79F6">
              <w:rPr>
                <w:noProof/>
                <w:webHidden/>
              </w:rPr>
              <w:instrText xml:space="preserve"> PAGEREF _Toc110979261 \h </w:instrText>
            </w:r>
            <w:r w:rsidR="008C79F6">
              <w:rPr>
                <w:noProof/>
                <w:webHidden/>
              </w:rPr>
            </w:r>
            <w:r w:rsidR="008C79F6">
              <w:rPr>
                <w:noProof/>
                <w:webHidden/>
              </w:rPr>
              <w:fldChar w:fldCharType="separate"/>
            </w:r>
            <w:r w:rsidR="008C79F6">
              <w:rPr>
                <w:noProof/>
                <w:webHidden/>
              </w:rPr>
              <w:t>17</w:t>
            </w:r>
            <w:r w:rsidR="008C79F6">
              <w:rPr>
                <w:noProof/>
                <w:webHidden/>
              </w:rPr>
              <w:fldChar w:fldCharType="end"/>
            </w:r>
          </w:hyperlink>
        </w:p>
        <w:p w14:paraId="552ECF95" w14:textId="54F1643D" w:rsidR="008C79F6" w:rsidRDefault="00000000">
          <w:pPr>
            <w:pStyle w:val="TOC2"/>
            <w:tabs>
              <w:tab w:val="right" w:leader="dot" w:pos="8296"/>
            </w:tabs>
            <w:rPr>
              <w:noProof/>
            </w:rPr>
          </w:pPr>
          <w:hyperlink w:anchor="_Toc110979262" w:history="1">
            <w:r w:rsidR="008C79F6" w:rsidRPr="00DC1201">
              <w:rPr>
                <w:rStyle w:val="Hyperlink"/>
                <w:rFonts w:ascii="Times New Roman" w:eastAsia="SimSun" w:hAnsi="Times New Roman" w:cs="Times New Roman"/>
                <w:iCs/>
                <w:noProof/>
                <w:kern w:val="0"/>
              </w:rPr>
              <w:t>4.4 Input for supply data</w:t>
            </w:r>
            <w:r w:rsidR="008C79F6">
              <w:rPr>
                <w:noProof/>
                <w:webHidden/>
              </w:rPr>
              <w:tab/>
            </w:r>
            <w:r w:rsidR="008C79F6">
              <w:rPr>
                <w:noProof/>
                <w:webHidden/>
              </w:rPr>
              <w:fldChar w:fldCharType="begin"/>
            </w:r>
            <w:r w:rsidR="008C79F6">
              <w:rPr>
                <w:noProof/>
                <w:webHidden/>
              </w:rPr>
              <w:instrText xml:space="preserve"> PAGEREF _Toc110979262 \h </w:instrText>
            </w:r>
            <w:r w:rsidR="008C79F6">
              <w:rPr>
                <w:noProof/>
                <w:webHidden/>
              </w:rPr>
            </w:r>
            <w:r w:rsidR="008C79F6">
              <w:rPr>
                <w:noProof/>
                <w:webHidden/>
              </w:rPr>
              <w:fldChar w:fldCharType="separate"/>
            </w:r>
            <w:r w:rsidR="008C79F6">
              <w:rPr>
                <w:noProof/>
                <w:webHidden/>
              </w:rPr>
              <w:t>19</w:t>
            </w:r>
            <w:r w:rsidR="008C79F6">
              <w:rPr>
                <w:noProof/>
                <w:webHidden/>
              </w:rPr>
              <w:fldChar w:fldCharType="end"/>
            </w:r>
          </w:hyperlink>
        </w:p>
        <w:p w14:paraId="7FDE5799" w14:textId="4295EB72" w:rsidR="008C79F6" w:rsidRDefault="00000000">
          <w:pPr>
            <w:pStyle w:val="TOC2"/>
            <w:tabs>
              <w:tab w:val="right" w:leader="dot" w:pos="8296"/>
            </w:tabs>
            <w:rPr>
              <w:noProof/>
            </w:rPr>
          </w:pPr>
          <w:hyperlink w:anchor="_Toc110979263" w:history="1">
            <w:r w:rsidR="008C79F6" w:rsidRPr="00DC1201">
              <w:rPr>
                <w:rStyle w:val="Hyperlink"/>
                <w:rFonts w:ascii="Times New Roman" w:eastAsia="SimSun" w:hAnsi="Times New Roman" w:cs="Times New Roman"/>
                <w:iCs/>
                <w:noProof/>
                <w:kern w:val="0"/>
              </w:rPr>
              <w:t>4.5 Input for signal timing and service layer</w:t>
            </w:r>
            <w:r w:rsidR="008C79F6">
              <w:rPr>
                <w:noProof/>
                <w:webHidden/>
              </w:rPr>
              <w:tab/>
            </w:r>
            <w:r w:rsidR="008C79F6">
              <w:rPr>
                <w:noProof/>
                <w:webHidden/>
              </w:rPr>
              <w:fldChar w:fldCharType="begin"/>
            </w:r>
            <w:r w:rsidR="008C79F6">
              <w:rPr>
                <w:noProof/>
                <w:webHidden/>
              </w:rPr>
              <w:instrText xml:space="preserve"> PAGEREF _Toc110979263 \h </w:instrText>
            </w:r>
            <w:r w:rsidR="008C79F6">
              <w:rPr>
                <w:noProof/>
                <w:webHidden/>
              </w:rPr>
            </w:r>
            <w:r w:rsidR="008C79F6">
              <w:rPr>
                <w:noProof/>
                <w:webHidden/>
              </w:rPr>
              <w:fldChar w:fldCharType="separate"/>
            </w:r>
            <w:r w:rsidR="008C79F6">
              <w:rPr>
                <w:noProof/>
                <w:webHidden/>
              </w:rPr>
              <w:t>19</w:t>
            </w:r>
            <w:r w:rsidR="008C79F6">
              <w:rPr>
                <w:noProof/>
                <w:webHidden/>
              </w:rPr>
              <w:fldChar w:fldCharType="end"/>
            </w:r>
          </w:hyperlink>
        </w:p>
        <w:p w14:paraId="0FD38BEF" w14:textId="2AA124A9" w:rsidR="008C79F6" w:rsidRDefault="00000000">
          <w:pPr>
            <w:pStyle w:val="TOC2"/>
            <w:tabs>
              <w:tab w:val="right" w:leader="dot" w:pos="8296"/>
            </w:tabs>
            <w:rPr>
              <w:noProof/>
            </w:rPr>
          </w:pPr>
          <w:hyperlink w:anchor="_Toc110979264" w:history="1">
            <w:r w:rsidR="008C79F6" w:rsidRPr="00DC1201">
              <w:rPr>
                <w:rStyle w:val="Hyperlink"/>
                <w:rFonts w:ascii="Times New Roman" w:eastAsia="SimSun" w:hAnsi="Times New Roman" w:cs="Times New Roman"/>
                <w:iCs/>
                <w:noProof/>
                <w:kern w:val="0"/>
              </w:rPr>
              <w:t>4.6 Output file</w:t>
            </w:r>
            <w:r w:rsidR="008C79F6">
              <w:rPr>
                <w:noProof/>
                <w:webHidden/>
              </w:rPr>
              <w:tab/>
            </w:r>
            <w:r w:rsidR="008C79F6">
              <w:rPr>
                <w:noProof/>
                <w:webHidden/>
              </w:rPr>
              <w:fldChar w:fldCharType="begin"/>
            </w:r>
            <w:r w:rsidR="008C79F6">
              <w:rPr>
                <w:noProof/>
                <w:webHidden/>
              </w:rPr>
              <w:instrText xml:space="preserve"> PAGEREF _Toc110979264 \h </w:instrText>
            </w:r>
            <w:r w:rsidR="008C79F6">
              <w:rPr>
                <w:noProof/>
                <w:webHidden/>
              </w:rPr>
            </w:r>
            <w:r w:rsidR="008C79F6">
              <w:rPr>
                <w:noProof/>
                <w:webHidden/>
              </w:rPr>
              <w:fldChar w:fldCharType="separate"/>
            </w:r>
            <w:r w:rsidR="008C79F6">
              <w:rPr>
                <w:noProof/>
                <w:webHidden/>
              </w:rPr>
              <w:t>20</w:t>
            </w:r>
            <w:r w:rsidR="008C79F6">
              <w:rPr>
                <w:noProof/>
                <w:webHidden/>
              </w:rPr>
              <w:fldChar w:fldCharType="end"/>
            </w:r>
          </w:hyperlink>
        </w:p>
        <w:p w14:paraId="41AC1356" w14:textId="58F2698E" w:rsidR="008C79F6" w:rsidRDefault="00000000">
          <w:pPr>
            <w:pStyle w:val="TOC1"/>
            <w:tabs>
              <w:tab w:val="right" w:leader="dot" w:pos="8296"/>
            </w:tabs>
            <w:rPr>
              <w:noProof/>
            </w:rPr>
          </w:pPr>
          <w:hyperlink w:anchor="_Toc110979265" w:history="1">
            <w:r w:rsidR="008C79F6" w:rsidRPr="00DC1201">
              <w:rPr>
                <w:rStyle w:val="Hyperlink"/>
                <w:rFonts w:ascii="Times New Roman" w:eastAsia="SimSun" w:hAnsi="Times New Roman" w:cs="Times New Roman"/>
                <w:noProof/>
              </w:rPr>
              <w:t>Appendix A: From mathematical modeling to network-based assignment and simulation</w:t>
            </w:r>
            <w:r w:rsidR="008C79F6">
              <w:rPr>
                <w:noProof/>
                <w:webHidden/>
              </w:rPr>
              <w:tab/>
            </w:r>
            <w:r w:rsidR="008C79F6">
              <w:rPr>
                <w:noProof/>
                <w:webHidden/>
              </w:rPr>
              <w:fldChar w:fldCharType="begin"/>
            </w:r>
            <w:r w:rsidR="008C79F6">
              <w:rPr>
                <w:noProof/>
                <w:webHidden/>
              </w:rPr>
              <w:instrText xml:space="preserve"> PAGEREF _Toc110979265 \h </w:instrText>
            </w:r>
            <w:r w:rsidR="008C79F6">
              <w:rPr>
                <w:noProof/>
                <w:webHidden/>
              </w:rPr>
            </w:r>
            <w:r w:rsidR="008C79F6">
              <w:rPr>
                <w:noProof/>
                <w:webHidden/>
              </w:rPr>
              <w:fldChar w:fldCharType="separate"/>
            </w:r>
            <w:r w:rsidR="008C79F6">
              <w:rPr>
                <w:noProof/>
                <w:webHidden/>
              </w:rPr>
              <w:t>22</w:t>
            </w:r>
            <w:r w:rsidR="008C79F6">
              <w:rPr>
                <w:noProof/>
                <w:webHidden/>
              </w:rPr>
              <w:fldChar w:fldCharType="end"/>
            </w:r>
          </w:hyperlink>
        </w:p>
        <w:p w14:paraId="016E96F9" w14:textId="4DEB90C0" w:rsidR="008C79F6" w:rsidRDefault="00000000">
          <w:pPr>
            <w:pStyle w:val="TOC1"/>
            <w:tabs>
              <w:tab w:val="right" w:leader="dot" w:pos="8296"/>
            </w:tabs>
            <w:rPr>
              <w:noProof/>
            </w:rPr>
          </w:pPr>
          <w:hyperlink w:anchor="_Toc110979266" w:history="1">
            <w:r w:rsidR="008C79F6" w:rsidRPr="00DC1201">
              <w:rPr>
                <w:rStyle w:val="Hyperlink"/>
                <w:rFonts w:ascii="Times New Roman" w:eastAsia="SimSun" w:hAnsi="Times New Roman" w:cs="Times New Roman"/>
                <w:noProof/>
              </w:rPr>
              <w:t xml:space="preserve">Appendix B: </w:t>
            </w:r>
            <w:r w:rsidR="008C79F6" w:rsidRPr="00DC1201">
              <w:rPr>
                <w:rStyle w:val="Hyperlink"/>
                <w:rFonts w:ascii="Times New Roman" w:hAnsi="Times New Roman" w:cs="Times New Roman"/>
                <w:noProof/>
              </w:rPr>
              <w:t>The method of preparing the zone ids</w:t>
            </w:r>
            <w:r w:rsidR="008C79F6">
              <w:rPr>
                <w:noProof/>
                <w:webHidden/>
              </w:rPr>
              <w:tab/>
            </w:r>
            <w:r w:rsidR="008C79F6">
              <w:rPr>
                <w:noProof/>
                <w:webHidden/>
              </w:rPr>
              <w:fldChar w:fldCharType="begin"/>
            </w:r>
            <w:r w:rsidR="008C79F6">
              <w:rPr>
                <w:noProof/>
                <w:webHidden/>
              </w:rPr>
              <w:instrText xml:space="preserve"> PAGEREF _Toc110979266 \h </w:instrText>
            </w:r>
            <w:r w:rsidR="008C79F6">
              <w:rPr>
                <w:noProof/>
                <w:webHidden/>
              </w:rPr>
            </w:r>
            <w:r w:rsidR="008C79F6">
              <w:rPr>
                <w:noProof/>
                <w:webHidden/>
              </w:rPr>
              <w:fldChar w:fldCharType="separate"/>
            </w:r>
            <w:r w:rsidR="008C79F6">
              <w:rPr>
                <w:noProof/>
                <w:webHidden/>
              </w:rPr>
              <w:t>24</w:t>
            </w:r>
            <w:r w:rsidR="008C79F6">
              <w:rPr>
                <w:noProof/>
                <w:webHidden/>
              </w:rPr>
              <w:fldChar w:fldCharType="end"/>
            </w:r>
          </w:hyperlink>
        </w:p>
        <w:p w14:paraId="0D89A870" w14:textId="0AA281F0" w:rsidR="004D2C35" w:rsidRDefault="008F2B5A">
          <w:pPr>
            <w:rPr>
              <w:rFonts w:ascii="Times New Roman" w:hAnsi="Times New Roman" w:cs="Times New Roman"/>
            </w:rPr>
          </w:pPr>
          <w:r>
            <w:rPr>
              <w:rFonts w:ascii="Times New Roman" w:hAnsi="Times New Roman" w:cs="Times New Roman"/>
              <w:bCs/>
            </w:rPr>
            <w:fldChar w:fldCharType="end"/>
          </w:r>
        </w:p>
      </w:sdtContent>
    </w:sdt>
    <w:p w14:paraId="750F8463" w14:textId="77777777" w:rsidR="004D2C35" w:rsidRDefault="004D2C35">
      <w:pPr>
        <w:widowControl/>
        <w:jc w:val="left"/>
        <w:rPr>
          <w:rFonts w:ascii="Times New Roman" w:eastAsia="Times New Roman" w:hAnsi="Times New Roman" w:cs="Times New Roman"/>
          <w:color w:val="000000"/>
          <w:kern w:val="0"/>
          <w:sz w:val="20"/>
          <w:szCs w:val="20"/>
          <w:lang w:eastAsia="en-US"/>
        </w:rPr>
      </w:pPr>
    </w:p>
    <w:p w14:paraId="6F56B08A" w14:textId="77777777" w:rsidR="004D2C35" w:rsidRDefault="004D2C35">
      <w:pPr>
        <w:pStyle w:val="1"/>
        <w:jc w:val="both"/>
        <w:rPr>
          <w:rFonts w:ascii="Times New Roman" w:hAnsi="Times New Roman" w:cs="Times New Roman"/>
          <w:sz w:val="20"/>
          <w:szCs w:val="20"/>
        </w:rPr>
      </w:pPr>
    </w:p>
    <w:p w14:paraId="6BBF9198" w14:textId="77777777" w:rsidR="004D2C35" w:rsidRDefault="008F2B5A">
      <w:pPr>
        <w:pStyle w:val="Heading1"/>
        <w:numPr>
          <w:ilvl w:val="0"/>
          <w:numId w:val="1"/>
        </w:numPr>
        <w:rPr>
          <w:rFonts w:ascii="Times New Roman" w:eastAsia="SimHei" w:hAnsi="Times New Roman" w:cs="Times New Roman"/>
          <w:sz w:val="20"/>
          <w:szCs w:val="20"/>
        </w:rPr>
      </w:pPr>
      <w:bookmarkStart w:id="1" w:name="_Toc110979247"/>
      <w:r>
        <w:rPr>
          <w:rFonts w:ascii="Times New Roman" w:eastAsia="SimSun" w:hAnsi="Times New Roman" w:cs="Times New Roman"/>
          <w:sz w:val="24"/>
          <w:szCs w:val="20"/>
        </w:rPr>
        <w:t>Introduction</w:t>
      </w:r>
      <w:bookmarkEnd w:id="1"/>
    </w:p>
    <w:p w14:paraId="2F4170FA" w14:textId="77777777" w:rsidR="004D2C35" w:rsidRDefault="008F2B5A">
      <w:pPr>
        <w:pStyle w:val="Heading2"/>
        <w:spacing w:before="0" w:after="0" w:line="240" w:lineRule="auto"/>
        <w:ind w:left="288"/>
        <w:rPr>
          <w:rFonts w:ascii="Times New Roman" w:hAnsi="Times New Roman" w:cs="Times New Roman"/>
          <w:sz w:val="20"/>
          <w:szCs w:val="20"/>
        </w:rPr>
      </w:pPr>
      <w:bookmarkStart w:id="2" w:name="_Toc110979248"/>
      <w:r>
        <w:rPr>
          <w:rFonts w:ascii="Times New Roman" w:hAnsi="Times New Roman" w:cs="Times New Roman"/>
          <w:sz w:val="20"/>
          <w:szCs w:val="20"/>
        </w:rPr>
        <w:t>1.1. Motivation</w:t>
      </w:r>
      <w:bookmarkEnd w:id="2"/>
    </w:p>
    <w:p w14:paraId="7C97EAED" w14:textId="77777777" w:rsidR="004D2C35" w:rsidRDefault="008F2B5A">
      <w:pPr>
        <w:ind w:left="288" w:firstLine="440"/>
        <w:rPr>
          <w:rFonts w:ascii="Times New Roman" w:hAnsi="Times New Roman" w:cs="Times New Roman"/>
          <w:sz w:val="20"/>
          <w:szCs w:val="20"/>
        </w:rPr>
      </w:pPr>
      <w:r>
        <w:rPr>
          <w:rFonts w:ascii="Times New Roman" w:hAnsi="Times New Roman" w:cs="Times New Roman"/>
          <w:sz w:val="20"/>
          <w:szCs w:val="20"/>
        </w:rPr>
        <w:t xml:space="preserve">Motivated by a wide range of transportation network analysis needs, static traffic assignment (STA) and dynamic traffic assignment (DTA) models have been increasingly recognized as a set of important tools for assessing operational performances of those applications at different spatial resolutions (e.g., network, corridor and individual segment levels) and across various analysis temporal regimes (e.g., peak hours, entire day and second-by-second). The </w:t>
      </w:r>
      <w:r>
        <w:rPr>
          <w:rFonts w:ascii="Times New Roman" w:eastAsia="SimSun" w:hAnsi="Times New Roman" w:cs="Times New Roman"/>
          <w:sz w:val="20"/>
          <w:szCs w:val="20"/>
        </w:rPr>
        <w:t>mathematical modeling</w:t>
      </w:r>
      <w:r>
        <w:rPr>
          <w:rFonts w:ascii="Times New Roman" w:hAnsi="Times New Roman" w:cs="Times New Roman"/>
          <w:sz w:val="20"/>
          <w:szCs w:val="20"/>
        </w:rPr>
        <w:t xml:space="preserve"> </w:t>
      </w:r>
      <w:r>
        <w:rPr>
          <w:rFonts w:ascii="Times New Roman" w:hAnsi="Times New Roman" w:cs="Times New Roman"/>
          <w:sz w:val="20"/>
          <w:szCs w:val="20"/>
        </w:rPr>
        <w:lastRenderedPageBreak/>
        <w:t>and related volume-delay functions are described in Appendix.</w:t>
      </w:r>
    </w:p>
    <w:p w14:paraId="6B1C8A92" w14:textId="77777777" w:rsidR="004D2C35" w:rsidRDefault="008F2B5A">
      <w:pPr>
        <w:ind w:left="288" w:firstLine="440"/>
        <w:rPr>
          <w:rFonts w:ascii="Times New Roman" w:hAnsi="Times New Roman" w:cs="Times New Roman"/>
          <w:sz w:val="20"/>
          <w:szCs w:val="20"/>
        </w:rPr>
      </w:pPr>
      <w:r>
        <w:rPr>
          <w:rFonts w:ascii="Times New Roman" w:hAnsi="Times New Roman" w:cs="Times New Roman"/>
          <w:sz w:val="20"/>
          <w:szCs w:val="20"/>
        </w:rPr>
        <w:t xml:space="preserve"> </w:t>
      </w:r>
    </w:p>
    <w:p w14:paraId="40FCE246" w14:textId="77777777" w:rsidR="004D2C35" w:rsidRDefault="008F2B5A">
      <w:pPr>
        <w:ind w:left="288" w:firstLine="440"/>
        <w:rPr>
          <w:rFonts w:ascii="Times New Roman" w:hAnsi="Times New Roman" w:cs="Times New Roman"/>
          <w:sz w:val="20"/>
          <w:szCs w:val="20"/>
        </w:rPr>
      </w:pPr>
      <w:r>
        <w:rPr>
          <w:rFonts w:ascii="Times New Roman" w:hAnsi="Times New Roman" w:cs="Times New Roman"/>
          <w:sz w:val="20"/>
          <w:szCs w:val="20"/>
        </w:rPr>
        <w:t>The advances of STA and DTA are built upon the capabilities of integrated flow assignment and simulation models in describing the formation, propagation, and dissipation of traffic congestion in a transportation network.</w:t>
      </w:r>
    </w:p>
    <w:p w14:paraId="40816C2D" w14:textId="3020357A" w:rsidR="004D2C35" w:rsidRDefault="008F2B5A">
      <w:pPr>
        <w:ind w:left="288" w:firstLine="440"/>
        <w:rPr>
          <w:rFonts w:ascii="Times New Roman" w:hAnsi="Times New Roman" w:cs="Times New Roman"/>
          <w:sz w:val="20"/>
          <w:szCs w:val="20"/>
        </w:rPr>
      </w:pPr>
      <w:r>
        <w:rPr>
          <w:rFonts w:ascii="Times New Roman" w:hAnsi="Times New Roman" w:cs="Times New Roman"/>
          <w:sz w:val="20"/>
          <w:szCs w:val="20"/>
        </w:rPr>
        <w:t xml:space="preserve">As a continuation of DTALite, the development of </w:t>
      </w:r>
      <w:r w:rsidR="00C818C6">
        <w:rPr>
          <w:rFonts w:ascii="Times New Roman" w:hAnsi="Times New Roman" w:cs="Times New Roman"/>
          <w:sz w:val="20"/>
          <w:szCs w:val="20"/>
        </w:rPr>
        <w:t>DTALite</w:t>
      </w:r>
      <w:r>
        <w:rPr>
          <w:rFonts w:ascii="Times New Roman" w:hAnsi="Times New Roman" w:cs="Times New Roman"/>
          <w:sz w:val="20"/>
          <w:szCs w:val="20"/>
        </w:rPr>
        <w:t xml:space="preserve"> (S stands for strategic or static assignment) is motivated by the following perspectives.</w:t>
      </w:r>
    </w:p>
    <w:p w14:paraId="401FBE88" w14:textId="77777777" w:rsidR="004D2C35" w:rsidRDefault="008F2B5A">
      <w:pPr>
        <w:pStyle w:val="ListParagraph"/>
        <w:numPr>
          <w:ilvl w:val="0"/>
          <w:numId w:val="2"/>
        </w:numPr>
        <w:ind w:left="288" w:firstLineChars="0"/>
        <w:rPr>
          <w:rFonts w:ascii="Times New Roman" w:hAnsi="Times New Roman" w:cs="Times New Roman"/>
          <w:b/>
          <w:sz w:val="20"/>
          <w:szCs w:val="20"/>
        </w:rPr>
      </w:pPr>
      <w:r>
        <w:rPr>
          <w:rFonts w:ascii="Times New Roman" w:hAnsi="Times New Roman" w:cs="Times New Roman"/>
          <w:b/>
          <w:sz w:val="20"/>
          <w:szCs w:val="20"/>
        </w:rPr>
        <w:t>Bridging the gap from macroscopic static assignment to mesoscopic dynamic assignment</w:t>
      </w:r>
    </w:p>
    <w:p w14:paraId="1CDD4C7D" w14:textId="77777777" w:rsidR="004D2C35" w:rsidRDefault="008F2B5A">
      <w:pPr>
        <w:ind w:left="288"/>
        <w:rPr>
          <w:rFonts w:ascii="Times New Roman" w:hAnsi="Times New Roman" w:cs="Times New Roman"/>
          <w:sz w:val="20"/>
          <w:szCs w:val="20"/>
        </w:rPr>
      </w:pPr>
      <w:r>
        <w:rPr>
          <w:rFonts w:ascii="Times New Roman" w:hAnsi="Times New Roman" w:cs="Times New Roman"/>
          <w:sz w:val="20"/>
          <w:szCs w:val="20"/>
        </w:rPr>
        <w:t>Planning practitioners have recognized the full potential of DTA modeling methodologies that describe the propagation and dissipation of system congestion with time-dependent trip demands in a transportation network. In April 2009, the TRB Network Modeling Committee conducted a DTA user survey through the FHWA TMIP mail list, which identified the following top 5 technical  barriers:</w:t>
      </w:r>
    </w:p>
    <w:p w14:paraId="70CC0C28" w14:textId="77777777" w:rsidR="004D2C35" w:rsidRDefault="008F2B5A">
      <w:pPr>
        <w:numPr>
          <w:ilvl w:val="0"/>
          <w:numId w:val="3"/>
        </w:numPr>
        <w:ind w:left="708" w:hanging="360"/>
        <w:contextualSpacing/>
        <w:rPr>
          <w:rFonts w:ascii="Times New Roman" w:hAnsi="Times New Roman" w:cs="Times New Roman"/>
          <w:sz w:val="20"/>
          <w:szCs w:val="20"/>
        </w:rPr>
      </w:pPr>
      <w:r>
        <w:rPr>
          <w:rFonts w:ascii="Times New Roman" w:hAnsi="Times New Roman" w:cs="Times New Roman"/>
          <w:sz w:val="20"/>
          <w:szCs w:val="20"/>
        </w:rPr>
        <w:t>DTA requires more data than are available or accessible to most users (47%)</w:t>
      </w:r>
    </w:p>
    <w:p w14:paraId="5EFB55F0" w14:textId="77777777" w:rsidR="004D2C35" w:rsidRDefault="008F2B5A">
      <w:pPr>
        <w:numPr>
          <w:ilvl w:val="0"/>
          <w:numId w:val="3"/>
        </w:numPr>
        <w:ind w:left="708" w:hanging="360"/>
        <w:contextualSpacing/>
        <w:rPr>
          <w:rFonts w:ascii="Times New Roman" w:hAnsi="Times New Roman" w:cs="Times New Roman"/>
          <w:sz w:val="20"/>
          <w:szCs w:val="20"/>
        </w:rPr>
      </w:pPr>
      <w:r>
        <w:rPr>
          <w:rFonts w:ascii="Times New Roman" w:hAnsi="Times New Roman" w:cs="Times New Roman"/>
          <w:sz w:val="20"/>
          <w:szCs w:val="20"/>
        </w:rPr>
        <w:t>Setting up a DTA model consumed inordinate resource (44%)</w:t>
      </w:r>
    </w:p>
    <w:p w14:paraId="6B1CB851" w14:textId="77777777" w:rsidR="004D2C35" w:rsidRDefault="008F2B5A">
      <w:pPr>
        <w:numPr>
          <w:ilvl w:val="0"/>
          <w:numId w:val="3"/>
        </w:numPr>
        <w:ind w:left="708" w:hanging="360"/>
        <w:contextualSpacing/>
        <w:rPr>
          <w:rFonts w:ascii="Times New Roman" w:hAnsi="Times New Roman" w:cs="Times New Roman"/>
          <w:sz w:val="20"/>
          <w:szCs w:val="20"/>
        </w:rPr>
      </w:pPr>
      <w:r>
        <w:rPr>
          <w:rFonts w:ascii="Times New Roman" w:hAnsi="Times New Roman" w:cs="Times New Roman"/>
          <w:sz w:val="20"/>
          <w:szCs w:val="20"/>
        </w:rPr>
        <w:t>Cost/benefit of implementation is unclear (45%)</w:t>
      </w:r>
    </w:p>
    <w:p w14:paraId="47D7FD5A" w14:textId="77777777" w:rsidR="004D2C35" w:rsidRDefault="008F2B5A">
      <w:pPr>
        <w:numPr>
          <w:ilvl w:val="0"/>
          <w:numId w:val="3"/>
        </w:numPr>
        <w:ind w:left="708" w:hanging="360"/>
        <w:contextualSpacing/>
        <w:rPr>
          <w:rFonts w:ascii="Times New Roman" w:hAnsi="Times New Roman" w:cs="Times New Roman"/>
          <w:sz w:val="20"/>
          <w:szCs w:val="20"/>
        </w:rPr>
      </w:pPr>
      <w:r>
        <w:rPr>
          <w:rFonts w:ascii="Times New Roman" w:hAnsi="Times New Roman" w:cs="Times New Roman"/>
          <w:sz w:val="20"/>
          <w:szCs w:val="20"/>
        </w:rPr>
        <w:t>DTA tools take too long to run (35%)</w:t>
      </w:r>
    </w:p>
    <w:p w14:paraId="441F3E56" w14:textId="77777777" w:rsidR="004D2C35" w:rsidRDefault="008F2B5A">
      <w:pPr>
        <w:numPr>
          <w:ilvl w:val="0"/>
          <w:numId w:val="3"/>
        </w:numPr>
        <w:ind w:left="708" w:hanging="360"/>
        <w:contextualSpacing/>
        <w:rPr>
          <w:rFonts w:ascii="Times New Roman" w:hAnsi="Times New Roman" w:cs="Times New Roman"/>
          <w:sz w:val="20"/>
          <w:szCs w:val="20"/>
        </w:rPr>
      </w:pPr>
      <w:r>
        <w:rPr>
          <w:rFonts w:ascii="Times New Roman" w:hAnsi="Times New Roman" w:cs="Times New Roman"/>
          <w:sz w:val="20"/>
          <w:szCs w:val="20"/>
        </w:rPr>
        <w:t>The underlying modeling approaches are not transparent (35%)</w:t>
      </w:r>
    </w:p>
    <w:p w14:paraId="7DA73E82" w14:textId="77777777" w:rsidR="004D2C35" w:rsidRDefault="004D2C35">
      <w:pPr>
        <w:ind w:left="-72"/>
        <w:contextualSpacing/>
        <w:rPr>
          <w:rFonts w:ascii="Times New Roman" w:hAnsi="Times New Roman" w:cs="Times New Roman"/>
          <w:sz w:val="20"/>
          <w:szCs w:val="20"/>
        </w:rPr>
      </w:pPr>
    </w:p>
    <w:p w14:paraId="1415F631" w14:textId="42530F75" w:rsidR="004D2C35" w:rsidRDefault="008F2B5A">
      <w:pPr>
        <w:ind w:left="288"/>
        <w:rPr>
          <w:rFonts w:ascii="Times New Roman" w:hAnsi="Times New Roman" w:cs="Times New Roman"/>
          <w:sz w:val="20"/>
          <w:szCs w:val="20"/>
        </w:rPr>
      </w:pPr>
      <w:r>
        <w:rPr>
          <w:rFonts w:ascii="Times New Roman" w:hAnsi="Times New Roman" w:cs="Times New Roman"/>
          <w:sz w:val="20"/>
          <w:szCs w:val="20"/>
        </w:rPr>
        <w:t xml:space="preserve">The development goal of </w:t>
      </w:r>
      <w:r w:rsidR="00C818C6">
        <w:rPr>
          <w:rFonts w:ascii="Times New Roman" w:hAnsi="Times New Roman" w:cs="Times New Roman"/>
          <w:sz w:val="20"/>
          <w:szCs w:val="20"/>
        </w:rPr>
        <w:t>DTALite</w:t>
      </w:r>
      <w:r>
        <w:rPr>
          <w:rFonts w:ascii="Times New Roman" w:hAnsi="Times New Roman" w:cs="Times New Roman"/>
          <w:sz w:val="20"/>
          <w:szCs w:val="20"/>
        </w:rPr>
        <w:t xml:space="preserve"> aims to provide an integrated open-source package for strategic traffic analysis that includes both static traffic assignment and dynamic traffic simulation to reflect the impact of road capacity constraints. The underlying volume-delay models include BPR functions and its extension of BPR-X. Three traffic stream models, namely, point queue model, spatial queue model and simplified kinematic wave models, are embedded in the mesoscopic simulator to describe queueing behavior at bottlenecks with tight capacity constraints.  </w:t>
      </w:r>
    </w:p>
    <w:p w14:paraId="29927E1C" w14:textId="77777777" w:rsidR="004D2C35" w:rsidRDefault="004D2C35">
      <w:pPr>
        <w:ind w:left="288"/>
        <w:rPr>
          <w:rFonts w:ascii="Times New Roman" w:hAnsi="Times New Roman" w:cs="Times New Roman"/>
          <w:sz w:val="20"/>
          <w:szCs w:val="20"/>
        </w:rPr>
      </w:pPr>
    </w:p>
    <w:p w14:paraId="73FCB682" w14:textId="77777777" w:rsidR="004D2C35" w:rsidRDefault="008F2B5A">
      <w:pPr>
        <w:pStyle w:val="ListParagraph"/>
        <w:numPr>
          <w:ilvl w:val="0"/>
          <w:numId w:val="2"/>
        </w:numPr>
        <w:ind w:left="288" w:firstLineChars="0"/>
        <w:rPr>
          <w:rFonts w:ascii="Times New Roman" w:hAnsi="Times New Roman" w:cs="Times New Roman"/>
          <w:b/>
          <w:sz w:val="20"/>
          <w:szCs w:val="20"/>
        </w:rPr>
      </w:pPr>
      <w:r>
        <w:rPr>
          <w:rFonts w:ascii="Times New Roman" w:hAnsi="Times New Roman" w:cs="Times New Roman"/>
          <w:b/>
          <w:sz w:val="20"/>
          <w:szCs w:val="20"/>
        </w:rPr>
        <w:t>Adopting open network standard of GMNS</w:t>
      </w:r>
    </w:p>
    <w:p w14:paraId="40F29E39" w14:textId="77777777" w:rsidR="004D2C35" w:rsidRDefault="008F2B5A">
      <w:pPr>
        <w:ind w:left="288"/>
        <w:rPr>
          <w:rStyle w:val="Hyperlink"/>
          <w:rFonts w:ascii="Times New Roman" w:eastAsia="SimSun" w:hAnsi="Times New Roman" w:cs="Times New Roman"/>
          <w:kern w:val="0"/>
          <w:sz w:val="20"/>
          <w:szCs w:val="20"/>
        </w:rPr>
      </w:pPr>
      <w:r>
        <w:rPr>
          <w:rFonts w:ascii="Times New Roman" w:eastAsia="SimSun" w:hAnsi="Times New Roman" w:cs="Times New Roman"/>
          <w:sz w:val="20"/>
          <w:szCs w:val="20"/>
        </w:rPr>
        <w:t xml:space="preserve">General Travel Network Format Specification is a product of Zephyr Foundation, which aims to advance the field through flexible and efficient support, education, guidance, encouragement, and incubation. Further details can be found in </w:t>
      </w:r>
      <w:hyperlink r:id="rId11" w:history="1">
        <w:r>
          <w:rPr>
            <w:rStyle w:val="Hyperlink"/>
            <w:rFonts w:ascii="Times New Roman" w:eastAsia="SimSun" w:hAnsi="Times New Roman" w:cs="Times New Roman"/>
            <w:kern w:val="0"/>
            <w:sz w:val="20"/>
            <w:szCs w:val="20"/>
          </w:rPr>
          <w:t>https://zephyrtransport.org/projects/2-network-standard-and-tools/</w:t>
        </w:r>
      </w:hyperlink>
    </w:p>
    <w:p w14:paraId="36ACDA6F" w14:textId="77777777" w:rsidR="004D2C35" w:rsidRDefault="004D2C35">
      <w:pPr>
        <w:ind w:left="288"/>
        <w:rPr>
          <w:rStyle w:val="Hyperlink"/>
          <w:rFonts w:ascii="Times New Roman" w:eastAsia="SimSun" w:hAnsi="Times New Roman" w:cs="Times New Roman"/>
          <w:kern w:val="0"/>
          <w:sz w:val="20"/>
          <w:szCs w:val="20"/>
        </w:rPr>
      </w:pPr>
    </w:p>
    <w:p w14:paraId="2044931E" w14:textId="77777777" w:rsidR="004D2C35" w:rsidRDefault="008F2B5A">
      <w:pPr>
        <w:pStyle w:val="ListParagraph"/>
        <w:numPr>
          <w:ilvl w:val="0"/>
          <w:numId w:val="2"/>
        </w:numPr>
        <w:ind w:left="288" w:firstLineChars="0"/>
        <w:rPr>
          <w:rFonts w:ascii="Times New Roman" w:hAnsi="Times New Roman" w:cs="Times New Roman"/>
          <w:b/>
          <w:sz w:val="20"/>
          <w:szCs w:val="20"/>
        </w:rPr>
      </w:pPr>
      <w:r>
        <w:rPr>
          <w:rFonts w:ascii="Times New Roman" w:hAnsi="Times New Roman" w:cs="Times New Roman"/>
          <w:b/>
          <w:sz w:val="20"/>
          <w:szCs w:val="20"/>
        </w:rPr>
        <w:t>Integrated graphic user interface and analysis package</w:t>
      </w:r>
    </w:p>
    <w:p w14:paraId="01CCA19F" w14:textId="0BC5FBFE" w:rsidR="004D2C35" w:rsidRDefault="008F2B5A">
      <w:pPr>
        <w:ind w:left="288"/>
        <w:rPr>
          <w:rFonts w:ascii="Times New Roman" w:hAnsi="Times New Roman" w:cs="Times New Roman"/>
          <w:sz w:val="20"/>
          <w:szCs w:val="20"/>
        </w:rPr>
      </w:pPr>
      <w:r>
        <w:rPr>
          <w:rFonts w:ascii="Times New Roman" w:hAnsi="Times New Roman" w:cs="Times New Roman"/>
          <w:sz w:val="20"/>
          <w:szCs w:val="20"/>
        </w:rPr>
        <w:t>NeXTA (Network eXplorer for Traffic Analysis) is another open-source graphic user interface (GUI) for transportation network analysis, while the lower-case “</w:t>
      </w:r>
      <w:r>
        <w:rPr>
          <w:rFonts w:ascii="Times New Roman" w:hAnsi="Times New Roman" w:cs="Times New Roman"/>
          <w:i/>
          <w:iCs/>
          <w:sz w:val="20"/>
          <w:szCs w:val="20"/>
        </w:rPr>
        <w:t>e</w:t>
      </w:r>
      <w:r>
        <w:rPr>
          <w:rFonts w:ascii="Times New Roman" w:hAnsi="Times New Roman" w:cs="Times New Roman"/>
          <w:sz w:val="20"/>
          <w:szCs w:val="20"/>
        </w:rPr>
        <w:t xml:space="preserve">” stands for education with broader impacts. With both open-source traffic assignment/simulation engine (as a simple Windows console application) and graphic user interface, the software suite of </w:t>
      </w:r>
      <w:r w:rsidR="00C818C6">
        <w:rPr>
          <w:rFonts w:ascii="Times New Roman" w:hAnsi="Times New Roman" w:cs="Times New Roman"/>
          <w:sz w:val="20"/>
          <w:szCs w:val="20"/>
        </w:rPr>
        <w:t>DTALite</w:t>
      </w:r>
      <w:r>
        <w:rPr>
          <w:rFonts w:ascii="Times New Roman" w:hAnsi="Times New Roman" w:cs="Times New Roman"/>
          <w:sz w:val="20"/>
          <w:szCs w:val="20"/>
        </w:rPr>
        <w:t xml:space="preserve"> + NeXTA aims to</w:t>
      </w:r>
    </w:p>
    <w:p w14:paraId="2260FB53" w14:textId="77777777" w:rsidR="004D2C35" w:rsidRDefault="008F2B5A">
      <w:pPr>
        <w:pStyle w:val="ListParagraph"/>
        <w:numPr>
          <w:ilvl w:val="0"/>
          <w:numId w:val="4"/>
        </w:numPr>
        <w:ind w:left="708" w:firstLineChars="0"/>
        <w:rPr>
          <w:rFonts w:ascii="Times New Roman" w:hAnsi="Times New Roman" w:cs="Times New Roman"/>
          <w:sz w:val="20"/>
          <w:szCs w:val="20"/>
        </w:rPr>
      </w:pPr>
      <w:r>
        <w:rPr>
          <w:rFonts w:ascii="Times New Roman" w:hAnsi="Times New Roman" w:cs="Times New Roman"/>
          <w:sz w:val="20"/>
          <w:szCs w:val="20"/>
        </w:rPr>
        <w:t>provide an open-source code base to enable transportation researchers and software developers to expand its range of Strategic Traffic Assignment capabilities to various traffic management analysis applications.</w:t>
      </w:r>
    </w:p>
    <w:p w14:paraId="7D965938" w14:textId="77777777" w:rsidR="004D2C35" w:rsidRDefault="008F2B5A">
      <w:pPr>
        <w:pStyle w:val="ListParagraph"/>
        <w:numPr>
          <w:ilvl w:val="0"/>
          <w:numId w:val="4"/>
        </w:numPr>
        <w:ind w:left="708" w:firstLineChars="0"/>
        <w:rPr>
          <w:rFonts w:ascii="Times New Roman" w:hAnsi="Times New Roman" w:cs="Times New Roman"/>
          <w:sz w:val="20"/>
          <w:szCs w:val="20"/>
        </w:rPr>
      </w:pPr>
      <w:r>
        <w:rPr>
          <w:rFonts w:ascii="Times New Roman" w:hAnsi="Times New Roman" w:cs="Times New Roman"/>
          <w:sz w:val="20"/>
          <w:szCs w:val="20"/>
        </w:rPr>
        <w:t>present results to other users by visualizing traffic flow dynamics and traveler route choice behavior in an integrated 2D environment.</w:t>
      </w:r>
    </w:p>
    <w:p w14:paraId="0BE9C7C9" w14:textId="77777777" w:rsidR="004D2C35" w:rsidRDefault="008F2B5A">
      <w:pPr>
        <w:pStyle w:val="ListParagraph"/>
        <w:numPr>
          <w:ilvl w:val="0"/>
          <w:numId w:val="4"/>
        </w:numPr>
        <w:ind w:left="708" w:firstLineChars="0"/>
        <w:rPr>
          <w:rFonts w:ascii="Times New Roman" w:hAnsi="Times New Roman" w:cs="Times New Roman"/>
          <w:sz w:val="20"/>
          <w:szCs w:val="20"/>
        </w:rPr>
      </w:pPr>
      <w:r>
        <w:rPr>
          <w:rFonts w:ascii="Times New Roman" w:hAnsi="Times New Roman" w:cs="Times New Roman"/>
          <w:sz w:val="20"/>
          <w:szCs w:val="20"/>
        </w:rPr>
        <w:t>provide a free education tool for students to understand the complex decision-making process in transportation planning and optimization processes.</w:t>
      </w:r>
    </w:p>
    <w:p w14:paraId="22A22909" w14:textId="77777777" w:rsidR="004D2C35" w:rsidRDefault="004D2C35">
      <w:pPr>
        <w:ind w:left="288"/>
        <w:rPr>
          <w:rFonts w:ascii="Times New Roman" w:hAnsi="Times New Roman" w:cs="Times New Roman"/>
          <w:sz w:val="20"/>
          <w:szCs w:val="20"/>
        </w:rPr>
      </w:pPr>
    </w:p>
    <w:p w14:paraId="420D0EE4" w14:textId="77777777" w:rsidR="004D2C35" w:rsidRDefault="008F2B5A">
      <w:pPr>
        <w:pStyle w:val="ListParagraph"/>
        <w:numPr>
          <w:ilvl w:val="0"/>
          <w:numId w:val="2"/>
        </w:numPr>
        <w:ind w:left="288" w:firstLineChars="0"/>
        <w:rPr>
          <w:rFonts w:ascii="Times New Roman" w:hAnsi="Times New Roman" w:cs="Times New Roman"/>
          <w:sz w:val="20"/>
          <w:szCs w:val="20"/>
        </w:rPr>
      </w:pPr>
      <w:r>
        <w:rPr>
          <w:rFonts w:ascii="Times New Roman" w:hAnsi="Times New Roman" w:cs="Times New Roman"/>
          <w:b/>
          <w:sz w:val="20"/>
          <w:szCs w:val="20"/>
        </w:rPr>
        <w:t>parallel computing on shared memory multi-core computer</w:t>
      </w:r>
    </w:p>
    <w:p w14:paraId="0A012BC1" w14:textId="77777777" w:rsidR="004D2C35" w:rsidRDefault="008F2B5A">
      <w:pPr>
        <w:ind w:left="288"/>
        <w:rPr>
          <w:rFonts w:ascii="Times New Roman" w:hAnsi="Times New Roman" w:cs="Times New Roman"/>
          <w:sz w:val="20"/>
          <w:szCs w:val="20"/>
        </w:rPr>
      </w:pPr>
      <w:r>
        <w:rPr>
          <w:rFonts w:ascii="Times New Roman" w:hAnsi="Times New Roman" w:cs="Times New Roman"/>
          <w:sz w:val="20"/>
          <w:szCs w:val="20"/>
        </w:rPr>
        <w:t>Emerging multi-core computer processor techniques are offering unprecedented available parallel computing power, on most of laptops and desktops currently available in the market. To exploit this paradigm change in computing, we will require a new software architecture and algorithm design so as to facilitate the most efficient use of emergent parallel hardware.</w:t>
      </w:r>
    </w:p>
    <w:p w14:paraId="69F8464E" w14:textId="77777777" w:rsidR="004D2C35" w:rsidRDefault="004D2C35">
      <w:pPr>
        <w:ind w:left="288"/>
        <w:rPr>
          <w:rFonts w:ascii="Times New Roman" w:hAnsi="Times New Roman" w:cs="Times New Roman"/>
          <w:sz w:val="20"/>
          <w:szCs w:val="20"/>
        </w:rPr>
      </w:pPr>
    </w:p>
    <w:p w14:paraId="74AE0B34" w14:textId="77777777" w:rsidR="004D2C35" w:rsidRDefault="008F2B5A">
      <w:pPr>
        <w:pStyle w:val="ListParagraph"/>
        <w:numPr>
          <w:ilvl w:val="0"/>
          <w:numId w:val="2"/>
        </w:numPr>
        <w:ind w:left="288" w:firstLineChars="0"/>
        <w:rPr>
          <w:rFonts w:ascii="Times New Roman" w:hAnsi="Times New Roman" w:cs="Times New Roman"/>
          <w:sz w:val="20"/>
          <w:szCs w:val="20"/>
        </w:rPr>
      </w:pPr>
      <w:r>
        <w:rPr>
          <w:rFonts w:ascii="Times New Roman" w:hAnsi="Times New Roman" w:cs="Times New Roman"/>
          <w:b/>
          <w:sz w:val="20"/>
          <w:szCs w:val="20"/>
        </w:rPr>
        <w:t>Integrated signal timing optimization (to be added)</w:t>
      </w:r>
    </w:p>
    <w:p w14:paraId="53F0C72B" w14:textId="77777777" w:rsidR="004D2C35" w:rsidRDefault="008F2B5A">
      <w:pPr>
        <w:pStyle w:val="ListParagraph"/>
        <w:numPr>
          <w:ilvl w:val="0"/>
          <w:numId w:val="2"/>
        </w:numPr>
        <w:ind w:left="288" w:firstLineChars="0"/>
        <w:rPr>
          <w:rFonts w:ascii="Times New Roman" w:hAnsi="Times New Roman" w:cs="Times New Roman"/>
          <w:sz w:val="20"/>
          <w:szCs w:val="20"/>
        </w:rPr>
      </w:pPr>
      <w:r>
        <w:rPr>
          <w:rFonts w:ascii="Times New Roman" w:hAnsi="Times New Roman" w:cs="Times New Roman"/>
          <w:b/>
          <w:sz w:val="20"/>
          <w:szCs w:val="20"/>
        </w:rPr>
        <w:t>Integrated OD demand estimation through path flow estimator (to be added)</w:t>
      </w:r>
    </w:p>
    <w:p w14:paraId="5715B16F" w14:textId="77777777" w:rsidR="004D2C35" w:rsidRDefault="004D2C35">
      <w:pPr>
        <w:ind w:left="288"/>
        <w:rPr>
          <w:rFonts w:ascii="Times New Roman" w:hAnsi="Times New Roman" w:cs="Times New Roman"/>
          <w:sz w:val="20"/>
          <w:szCs w:val="20"/>
        </w:rPr>
      </w:pPr>
    </w:p>
    <w:p w14:paraId="7644CFFB" w14:textId="5AB6CB13" w:rsidR="004D2C35" w:rsidRDefault="008F2B5A" w:rsidP="008C5E60">
      <w:pPr>
        <w:ind w:leftChars="135" w:left="283"/>
        <w:rPr>
          <w:rFonts w:ascii="Times New Roman" w:hAnsi="Times New Roman" w:cs="Times New Roman"/>
          <w:sz w:val="20"/>
          <w:szCs w:val="20"/>
        </w:rPr>
      </w:pPr>
      <w:r>
        <w:rPr>
          <w:rFonts w:ascii="Times New Roman" w:hAnsi="Times New Roman" w:cs="Times New Roman"/>
          <w:sz w:val="20"/>
          <w:szCs w:val="20"/>
        </w:rPr>
        <w:t xml:space="preserve">The latest software release can be downloaded at our Github website. The source code can be downloaded at </w:t>
      </w:r>
      <w:r w:rsidR="00A7336A" w:rsidRPr="008C5E60">
        <w:rPr>
          <w:rFonts w:ascii="Times New Roman" w:hAnsi="Times New Roman" w:cs="Times New Roman"/>
          <w:sz w:val="20"/>
          <w:szCs w:val="20"/>
        </w:rPr>
        <w:t>https://github.com/asu-trans-ai-lab/DTALite</w:t>
      </w:r>
      <w:r w:rsidRPr="008C5E60">
        <w:rPr>
          <w:rFonts w:ascii="Times New Roman" w:hAnsi="Times New Roman" w:cs="Times New Roman"/>
          <w:sz w:val="20"/>
          <w:szCs w:val="20"/>
        </w:rPr>
        <w:t xml:space="preserve">. </w:t>
      </w:r>
      <w:r>
        <w:rPr>
          <w:rFonts w:ascii="Times New Roman" w:hAnsi="Times New Roman" w:cs="Times New Roman"/>
          <w:sz w:val="20"/>
          <w:szCs w:val="20"/>
        </w:rPr>
        <w:t xml:space="preserve">Table 1 illustrates the contents of different folders at Github </w:t>
      </w:r>
      <w:r w:rsidR="00A7336A" w:rsidRPr="008C5E60">
        <w:rPr>
          <w:rFonts w:ascii="Times New Roman" w:hAnsi="Times New Roman" w:cs="Times New Roman"/>
          <w:sz w:val="20"/>
          <w:szCs w:val="20"/>
        </w:rPr>
        <w:t>https://github.com/asu-trans-ai-lab/DTALite</w:t>
      </w:r>
      <w:r>
        <w:rPr>
          <w:rFonts w:ascii="Times New Roman" w:hAnsi="Times New Roman" w:cs="Times New Roman"/>
          <w:sz w:val="20"/>
          <w:szCs w:val="20"/>
        </w:rPr>
        <w:t xml:space="preserve">. </w:t>
      </w:r>
    </w:p>
    <w:p w14:paraId="48EBB629" w14:textId="77777777" w:rsidR="004D2C35" w:rsidRDefault="008F2B5A">
      <w:pPr>
        <w:ind w:left="288"/>
        <w:jc w:val="center"/>
        <w:rPr>
          <w:rFonts w:ascii="Times New Roman" w:hAnsi="Times New Roman" w:cs="Times New Roman"/>
          <w:sz w:val="20"/>
          <w:szCs w:val="20"/>
        </w:rPr>
      </w:pPr>
      <w:r>
        <w:rPr>
          <w:rFonts w:ascii="Times New Roman" w:hAnsi="Times New Roman" w:cs="Times New Roman"/>
          <w:sz w:val="20"/>
          <w:szCs w:val="20"/>
        </w:rPr>
        <w:t>Table 1. contents of folders at Github.</w:t>
      </w:r>
    </w:p>
    <w:tbl>
      <w:tblPr>
        <w:tblStyle w:val="TableGrid"/>
        <w:tblW w:w="0" w:type="auto"/>
        <w:jc w:val="center"/>
        <w:tblLook w:val="04A0" w:firstRow="1" w:lastRow="0" w:firstColumn="1" w:lastColumn="0" w:noHBand="0" w:noVBand="1"/>
      </w:tblPr>
      <w:tblGrid>
        <w:gridCol w:w="2540"/>
        <w:gridCol w:w="4408"/>
      </w:tblGrid>
      <w:tr w:rsidR="004D2C35" w14:paraId="4F1F6875" w14:textId="77777777">
        <w:trPr>
          <w:trHeight w:val="506"/>
          <w:jc w:val="center"/>
        </w:trPr>
        <w:tc>
          <w:tcPr>
            <w:tcW w:w="2540" w:type="dxa"/>
          </w:tcPr>
          <w:p w14:paraId="15B824FB" w14:textId="77777777" w:rsidR="004D2C35" w:rsidRDefault="008F2B5A">
            <w:pPr>
              <w:ind w:left="288"/>
              <w:jc w:val="center"/>
              <w:rPr>
                <w:rFonts w:ascii="Times New Roman" w:hAnsi="Times New Roman" w:cs="Times New Roman"/>
                <w:b/>
                <w:sz w:val="20"/>
                <w:szCs w:val="20"/>
              </w:rPr>
            </w:pPr>
            <w:r>
              <w:rPr>
                <w:rFonts w:ascii="Times New Roman" w:hAnsi="Times New Roman" w:cs="Times New Roman"/>
                <w:b/>
                <w:sz w:val="20"/>
                <w:szCs w:val="20"/>
              </w:rPr>
              <w:t>Github Folder Name</w:t>
            </w:r>
          </w:p>
        </w:tc>
        <w:tc>
          <w:tcPr>
            <w:tcW w:w="4408" w:type="dxa"/>
          </w:tcPr>
          <w:p w14:paraId="546F5BBE" w14:textId="77777777" w:rsidR="004D2C35" w:rsidRDefault="008F2B5A">
            <w:pPr>
              <w:ind w:left="288"/>
              <w:jc w:val="center"/>
              <w:rPr>
                <w:rFonts w:ascii="Times New Roman" w:hAnsi="Times New Roman" w:cs="Times New Roman"/>
                <w:b/>
                <w:sz w:val="20"/>
                <w:szCs w:val="20"/>
              </w:rPr>
            </w:pPr>
            <w:r>
              <w:rPr>
                <w:rFonts w:ascii="Times New Roman" w:hAnsi="Times New Roman" w:cs="Times New Roman"/>
                <w:b/>
                <w:sz w:val="20"/>
                <w:szCs w:val="20"/>
              </w:rPr>
              <w:t>Contents</w:t>
            </w:r>
          </w:p>
        </w:tc>
      </w:tr>
      <w:tr w:rsidR="004D2C35" w14:paraId="0DA15EC4" w14:textId="77777777">
        <w:trPr>
          <w:trHeight w:val="436"/>
          <w:jc w:val="center"/>
        </w:trPr>
        <w:tc>
          <w:tcPr>
            <w:tcW w:w="2540" w:type="dxa"/>
          </w:tcPr>
          <w:p w14:paraId="02F72195" w14:textId="77777777" w:rsidR="004D2C35" w:rsidRDefault="008F2B5A">
            <w:pPr>
              <w:ind w:left="288"/>
              <w:jc w:val="center"/>
              <w:rPr>
                <w:rFonts w:ascii="Times New Roman" w:hAnsi="Times New Roman" w:cs="Times New Roman"/>
                <w:sz w:val="20"/>
                <w:szCs w:val="20"/>
              </w:rPr>
            </w:pPr>
            <w:r>
              <w:rPr>
                <w:rFonts w:ascii="Times New Roman" w:hAnsi="Times New Roman" w:cs="Times New Roman"/>
                <w:sz w:val="20"/>
                <w:szCs w:val="20"/>
              </w:rPr>
              <w:t>Src</w:t>
            </w:r>
          </w:p>
        </w:tc>
        <w:tc>
          <w:tcPr>
            <w:tcW w:w="4408" w:type="dxa"/>
          </w:tcPr>
          <w:p w14:paraId="5DCFF2C5" w14:textId="41AB70B2" w:rsidR="004D2C35" w:rsidRDefault="008F2B5A">
            <w:pPr>
              <w:ind w:left="288"/>
              <w:jc w:val="left"/>
              <w:rPr>
                <w:rFonts w:ascii="Times New Roman" w:hAnsi="Times New Roman" w:cs="Times New Roman"/>
                <w:sz w:val="20"/>
                <w:szCs w:val="20"/>
              </w:rPr>
            </w:pPr>
            <w:r>
              <w:rPr>
                <w:rFonts w:ascii="Times New Roman" w:hAnsi="Times New Roman" w:cs="Times New Roman"/>
                <w:sz w:val="20"/>
                <w:szCs w:val="20"/>
              </w:rPr>
              <w:t xml:space="preserve">source code of </w:t>
            </w:r>
            <w:r w:rsidR="00C818C6">
              <w:rPr>
                <w:rFonts w:ascii="Times New Roman" w:hAnsi="Times New Roman" w:cs="Times New Roman"/>
                <w:sz w:val="20"/>
                <w:szCs w:val="20"/>
              </w:rPr>
              <w:t>DTALite</w:t>
            </w:r>
          </w:p>
        </w:tc>
      </w:tr>
      <w:tr w:rsidR="004D2C35" w14:paraId="66CB30DB" w14:textId="77777777">
        <w:trPr>
          <w:trHeight w:val="436"/>
          <w:jc w:val="center"/>
        </w:trPr>
        <w:tc>
          <w:tcPr>
            <w:tcW w:w="2540" w:type="dxa"/>
          </w:tcPr>
          <w:p w14:paraId="02BD3E9A" w14:textId="5AB4EB52" w:rsidR="004D2C35" w:rsidRDefault="00A7336A">
            <w:pPr>
              <w:ind w:left="288"/>
              <w:jc w:val="center"/>
              <w:rPr>
                <w:rFonts w:ascii="Times New Roman" w:hAnsi="Times New Roman" w:cs="Times New Roman"/>
                <w:sz w:val="20"/>
                <w:szCs w:val="20"/>
              </w:rPr>
            </w:pPr>
            <w:r>
              <w:rPr>
                <w:rFonts w:ascii="Times New Roman" w:hAnsi="Times New Roman" w:cs="Times New Roman"/>
                <w:sz w:val="20"/>
                <w:szCs w:val="20"/>
              </w:rPr>
              <w:t>test</w:t>
            </w:r>
          </w:p>
        </w:tc>
        <w:tc>
          <w:tcPr>
            <w:tcW w:w="4408" w:type="dxa"/>
          </w:tcPr>
          <w:p w14:paraId="311752AB" w14:textId="09263378" w:rsidR="004D2C35" w:rsidRDefault="008F2B5A">
            <w:pPr>
              <w:ind w:left="288"/>
              <w:jc w:val="left"/>
              <w:rPr>
                <w:rFonts w:ascii="Times New Roman" w:hAnsi="Times New Roman" w:cs="Times New Roman"/>
                <w:sz w:val="20"/>
                <w:szCs w:val="20"/>
              </w:rPr>
            </w:pPr>
            <w:r>
              <w:rPr>
                <w:rFonts w:ascii="Times New Roman" w:hAnsi="Times New Roman" w:cs="Times New Roman"/>
                <w:sz w:val="20"/>
                <w:szCs w:val="20"/>
              </w:rPr>
              <w:t xml:space="preserve">a simple working dataset for console application </w:t>
            </w:r>
            <w:r w:rsidR="00C818C6">
              <w:rPr>
                <w:rFonts w:ascii="Times New Roman" w:hAnsi="Times New Roman" w:cs="Times New Roman"/>
                <w:sz w:val="20"/>
                <w:szCs w:val="20"/>
              </w:rPr>
              <w:t>DTALite</w:t>
            </w:r>
            <w:r>
              <w:rPr>
                <w:rFonts w:ascii="Times New Roman" w:hAnsi="Times New Roman" w:cs="Times New Roman"/>
                <w:sz w:val="20"/>
                <w:szCs w:val="20"/>
              </w:rPr>
              <w:t xml:space="preserve"> and visualizer of NeXTA.</w:t>
            </w:r>
          </w:p>
        </w:tc>
      </w:tr>
      <w:tr w:rsidR="004D2C35" w14:paraId="266CD823" w14:textId="77777777">
        <w:trPr>
          <w:trHeight w:val="471"/>
          <w:jc w:val="center"/>
        </w:trPr>
        <w:tc>
          <w:tcPr>
            <w:tcW w:w="2540" w:type="dxa"/>
          </w:tcPr>
          <w:p w14:paraId="1C1E1E06" w14:textId="50D39E5E" w:rsidR="004D2C35" w:rsidRDefault="008F2B5A">
            <w:pPr>
              <w:ind w:left="288"/>
              <w:jc w:val="center"/>
              <w:rPr>
                <w:rFonts w:ascii="Times New Roman" w:hAnsi="Times New Roman" w:cs="Times New Roman"/>
                <w:sz w:val="20"/>
                <w:szCs w:val="20"/>
              </w:rPr>
            </w:pPr>
            <w:r>
              <w:rPr>
                <w:rFonts w:ascii="Times New Roman" w:hAnsi="Times New Roman" w:cs="Times New Roman"/>
                <w:sz w:val="20"/>
                <w:szCs w:val="20"/>
              </w:rPr>
              <w:t>Doc</w:t>
            </w:r>
          </w:p>
        </w:tc>
        <w:tc>
          <w:tcPr>
            <w:tcW w:w="4408" w:type="dxa"/>
          </w:tcPr>
          <w:p w14:paraId="4A728533" w14:textId="71BA6EE2" w:rsidR="004D2C35" w:rsidRDefault="008F2B5A">
            <w:pPr>
              <w:ind w:left="288"/>
              <w:jc w:val="left"/>
              <w:rPr>
                <w:rFonts w:ascii="Times New Roman" w:hAnsi="Times New Roman" w:cs="Times New Roman"/>
                <w:sz w:val="20"/>
                <w:szCs w:val="20"/>
              </w:rPr>
            </w:pPr>
            <w:r>
              <w:rPr>
                <w:rFonts w:ascii="Times New Roman" w:hAnsi="Times New Roman" w:cs="Times New Roman"/>
                <w:sz w:val="20"/>
                <w:szCs w:val="20"/>
              </w:rPr>
              <w:t xml:space="preserve">user’s guide and other documentations for </w:t>
            </w:r>
            <w:r w:rsidR="00C818C6">
              <w:rPr>
                <w:rFonts w:ascii="Times New Roman" w:hAnsi="Times New Roman" w:cs="Times New Roman"/>
                <w:sz w:val="20"/>
                <w:szCs w:val="20"/>
              </w:rPr>
              <w:t>DTALite</w:t>
            </w:r>
          </w:p>
        </w:tc>
      </w:tr>
      <w:tr w:rsidR="004D2C35" w14:paraId="039384E4" w14:textId="77777777">
        <w:trPr>
          <w:trHeight w:val="436"/>
          <w:jc w:val="center"/>
        </w:trPr>
        <w:tc>
          <w:tcPr>
            <w:tcW w:w="2540" w:type="dxa"/>
          </w:tcPr>
          <w:p w14:paraId="38AC6BB1" w14:textId="6AF46676" w:rsidR="004D2C35" w:rsidRDefault="008F2B5A">
            <w:pPr>
              <w:ind w:left="288"/>
              <w:jc w:val="center"/>
              <w:rPr>
                <w:rFonts w:ascii="Times New Roman" w:hAnsi="Times New Roman" w:cs="Times New Roman"/>
                <w:sz w:val="20"/>
                <w:szCs w:val="20"/>
              </w:rPr>
            </w:pPr>
            <w:r>
              <w:rPr>
                <w:rFonts w:ascii="Times New Roman" w:hAnsi="Times New Roman" w:cs="Times New Roman"/>
                <w:sz w:val="20"/>
                <w:szCs w:val="20"/>
              </w:rPr>
              <w:t>Data</w:t>
            </w:r>
          </w:p>
        </w:tc>
        <w:tc>
          <w:tcPr>
            <w:tcW w:w="4408" w:type="dxa"/>
          </w:tcPr>
          <w:p w14:paraId="49AC28E3" w14:textId="0EC25989" w:rsidR="004D2C35" w:rsidRDefault="002D438C">
            <w:pPr>
              <w:ind w:left="288"/>
              <w:jc w:val="left"/>
              <w:rPr>
                <w:rFonts w:ascii="Times New Roman" w:hAnsi="Times New Roman" w:cs="Times New Roman"/>
                <w:sz w:val="20"/>
                <w:szCs w:val="20"/>
              </w:rPr>
            </w:pPr>
            <w:r>
              <w:rPr>
                <w:rFonts w:ascii="Times New Roman" w:hAnsi="Times New Roman" w:cs="Times New Roman"/>
                <w:sz w:val="20"/>
                <w:szCs w:val="20"/>
              </w:rPr>
              <w:t>s</w:t>
            </w:r>
            <w:r w:rsidR="008F2B5A">
              <w:rPr>
                <w:rFonts w:ascii="Times New Roman" w:hAnsi="Times New Roman" w:cs="Times New Roman"/>
                <w:sz w:val="20"/>
                <w:szCs w:val="20"/>
              </w:rPr>
              <w:t xml:space="preserve">ample datasets for </w:t>
            </w:r>
            <w:r w:rsidR="00C818C6">
              <w:rPr>
                <w:rFonts w:ascii="Times New Roman" w:hAnsi="Times New Roman" w:cs="Times New Roman"/>
                <w:sz w:val="20"/>
                <w:szCs w:val="20"/>
              </w:rPr>
              <w:t>DTALite</w:t>
            </w:r>
            <w:r w:rsidR="008F2B5A">
              <w:rPr>
                <w:rFonts w:ascii="Times New Roman" w:hAnsi="Times New Roman" w:cs="Times New Roman"/>
                <w:sz w:val="20"/>
                <w:szCs w:val="20"/>
              </w:rPr>
              <w:t>:</w:t>
            </w:r>
          </w:p>
          <w:p w14:paraId="6CA96028" w14:textId="77777777" w:rsidR="004D2C35" w:rsidRDefault="008F2B5A">
            <w:pPr>
              <w:ind w:left="288"/>
              <w:jc w:val="left"/>
              <w:rPr>
                <w:rFonts w:ascii="Times New Roman" w:hAnsi="Times New Roman" w:cs="Times New Roman"/>
                <w:sz w:val="20"/>
                <w:szCs w:val="20"/>
              </w:rPr>
            </w:pPr>
            <w:r>
              <w:rPr>
                <w:rFonts w:ascii="Times New Roman" w:hAnsi="Times New Roman" w:cs="Times New Roman"/>
                <w:sz w:val="20"/>
                <w:szCs w:val="20"/>
              </w:rPr>
              <w:t>1. two_corridor</w:t>
            </w:r>
          </w:p>
          <w:p w14:paraId="38DADA9D" w14:textId="77777777" w:rsidR="004D2C35" w:rsidRDefault="008F2B5A">
            <w:pPr>
              <w:ind w:left="288"/>
              <w:jc w:val="left"/>
              <w:rPr>
                <w:rFonts w:ascii="Times New Roman" w:hAnsi="Times New Roman" w:cs="Times New Roman"/>
                <w:sz w:val="20"/>
                <w:szCs w:val="20"/>
              </w:rPr>
            </w:pPr>
            <w:r>
              <w:rPr>
                <w:rFonts w:ascii="Times New Roman" w:hAnsi="Times New Roman" w:cs="Times New Roman"/>
                <w:sz w:val="20"/>
                <w:szCs w:val="20"/>
              </w:rPr>
              <w:t>2. Braess’s_paradox</w:t>
            </w:r>
          </w:p>
          <w:p w14:paraId="3F018B15" w14:textId="4DBA6D5C" w:rsidR="004D2C35" w:rsidRDefault="008F2B5A">
            <w:pPr>
              <w:ind w:left="288"/>
              <w:jc w:val="left"/>
              <w:rPr>
                <w:rFonts w:ascii="Times New Roman" w:hAnsi="Times New Roman" w:cs="Times New Roman"/>
                <w:sz w:val="20"/>
                <w:szCs w:val="20"/>
              </w:rPr>
            </w:pPr>
            <w:r>
              <w:rPr>
                <w:rFonts w:ascii="Times New Roman" w:hAnsi="Times New Roman" w:cs="Times New Roman"/>
                <w:sz w:val="20"/>
                <w:szCs w:val="20"/>
              </w:rPr>
              <w:t xml:space="preserve">3. </w:t>
            </w:r>
            <w:r w:rsidR="00A7336A">
              <w:rPr>
                <w:rFonts w:ascii="Times New Roman" w:hAnsi="Times New Roman" w:cs="Times New Roman"/>
                <w:sz w:val="20"/>
                <w:szCs w:val="20"/>
              </w:rPr>
              <w:t>three_corridor</w:t>
            </w:r>
          </w:p>
          <w:p w14:paraId="39417A7F" w14:textId="77777777" w:rsidR="004D2C35" w:rsidRDefault="008F2B5A">
            <w:pPr>
              <w:ind w:left="288"/>
              <w:jc w:val="left"/>
              <w:rPr>
                <w:rFonts w:ascii="Times New Roman" w:hAnsi="Times New Roman" w:cs="Times New Roman"/>
                <w:sz w:val="20"/>
                <w:szCs w:val="20"/>
              </w:rPr>
            </w:pPr>
            <w:r>
              <w:rPr>
                <w:rFonts w:ascii="Times New Roman" w:hAnsi="Times New Roman" w:cs="Times New Roman"/>
                <w:sz w:val="20"/>
                <w:szCs w:val="20"/>
              </w:rPr>
              <w:t>4. Sious_Falls</w:t>
            </w:r>
          </w:p>
          <w:p w14:paraId="62B52032" w14:textId="77777777" w:rsidR="004D2C35" w:rsidRDefault="008F2B5A">
            <w:pPr>
              <w:ind w:left="288"/>
              <w:jc w:val="left"/>
              <w:rPr>
                <w:rFonts w:ascii="Times New Roman" w:hAnsi="Times New Roman" w:cs="Times New Roman"/>
                <w:sz w:val="20"/>
                <w:szCs w:val="20"/>
              </w:rPr>
            </w:pPr>
            <w:r>
              <w:rPr>
                <w:rFonts w:ascii="Times New Roman" w:hAnsi="Times New Roman" w:cs="Times New Roman"/>
                <w:sz w:val="20"/>
                <w:szCs w:val="20"/>
              </w:rPr>
              <w:t>5. Chicago_sketch</w:t>
            </w:r>
          </w:p>
          <w:p w14:paraId="20053A1F" w14:textId="2BA7FDE8" w:rsidR="00A7336A" w:rsidRDefault="00A7336A" w:rsidP="00A7336A">
            <w:pPr>
              <w:ind w:left="288"/>
              <w:jc w:val="left"/>
              <w:rPr>
                <w:rFonts w:ascii="Times New Roman" w:hAnsi="Times New Roman" w:cs="Times New Roman"/>
                <w:sz w:val="20"/>
                <w:szCs w:val="20"/>
              </w:rPr>
            </w:pPr>
            <w:r>
              <w:rPr>
                <w:rFonts w:ascii="Times New Roman" w:hAnsi="Times New Roman" w:cs="Times New Roman"/>
                <w:sz w:val="20"/>
                <w:szCs w:val="20"/>
              </w:rPr>
              <w:t>6. Tempe ASU network</w:t>
            </w:r>
          </w:p>
        </w:tc>
      </w:tr>
    </w:tbl>
    <w:p w14:paraId="4D5DD932" w14:textId="77777777" w:rsidR="004D2C35" w:rsidRDefault="004D2C35">
      <w:pPr>
        <w:ind w:left="288"/>
        <w:jc w:val="left"/>
        <w:rPr>
          <w:rFonts w:ascii="Times New Roman" w:hAnsi="Times New Roman" w:cs="Times New Roman"/>
          <w:sz w:val="20"/>
          <w:szCs w:val="20"/>
        </w:rPr>
      </w:pPr>
    </w:p>
    <w:p w14:paraId="6842500E" w14:textId="77777777" w:rsidR="004D2C35" w:rsidRDefault="004D2C35">
      <w:pPr>
        <w:ind w:left="288"/>
        <w:rPr>
          <w:rFonts w:ascii="Times New Roman" w:hAnsi="Times New Roman" w:cs="Times New Roman"/>
          <w:sz w:val="20"/>
          <w:szCs w:val="20"/>
        </w:rPr>
      </w:pPr>
    </w:p>
    <w:p w14:paraId="530619C7" w14:textId="7F5D0C86" w:rsidR="004D2C35" w:rsidRDefault="008F2B5A">
      <w:pPr>
        <w:pStyle w:val="Heading2"/>
        <w:spacing w:before="0" w:after="0" w:line="240" w:lineRule="auto"/>
        <w:ind w:left="288" w:hanging="425"/>
        <w:rPr>
          <w:rFonts w:ascii="Times New Roman" w:hAnsi="Times New Roman" w:cs="Times New Roman"/>
          <w:sz w:val="20"/>
          <w:szCs w:val="20"/>
        </w:rPr>
      </w:pPr>
      <w:bookmarkStart w:id="3" w:name="_Toc110979249"/>
      <w:r>
        <w:rPr>
          <w:rFonts w:ascii="Times New Roman" w:eastAsia="SimSun" w:hAnsi="Times New Roman" w:cs="Times New Roman"/>
          <w:sz w:val="20"/>
          <w:szCs w:val="20"/>
        </w:rPr>
        <w:t xml:space="preserve">1.2 </w:t>
      </w:r>
      <w:r>
        <w:rPr>
          <w:rFonts w:ascii="Times New Roman" w:hAnsi="Times New Roman" w:cs="Times New Roman"/>
          <w:sz w:val="20"/>
          <w:szCs w:val="20"/>
        </w:rPr>
        <w:t>System Architecture</w:t>
      </w:r>
      <w:bookmarkEnd w:id="3"/>
    </w:p>
    <w:p w14:paraId="2C17C854" w14:textId="54B6A391" w:rsidR="004D2C35" w:rsidRDefault="008F2B5A">
      <w:pPr>
        <w:ind w:left="288"/>
        <w:rPr>
          <w:rFonts w:ascii="Times New Roman" w:hAnsi="Times New Roman" w:cs="Times New Roman"/>
          <w:sz w:val="20"/>
          <w:szCs w:val="20"/>
        </w:rPr>
      </w:pPr>
      <w:r>
        <w:rPr>
          <w:rFonts w:ascii="Times New Roman" w:hAnsi="Times New Roman" w:cs="Times New Roman"/>
          <w:sz w:val="20"/>
          <w:szCs w:val="20"/>
        </w:rPr>
        <w:t xml:space="preserve">The software architecture of </w:t>
      </w:r>
      <w:r w:rsidR="00C818C6">
        <w:rPr>
          <w:rFonts w:ascii="Times New Roman" w:hAnsi="Times New Roman" w:cs="Times New Roman"/>
          <w:sz w:val="20"/>
          <w:szCs w:val="20"/>
        </w:rPr>
        <w:t>DTALite</w:t>
      </w:r>
      <w:r>
        <w:rPr>
          <w:rFonts w:ascii="Times New Roman" w:hAnsi="Times New Roman" w:cs="Times New Roman"/>
          <w:sz w:val="20"/>
          <w:szCs w:val="20"/>
        </w:rPr>
        <w:t xml:space="preserve"> aims to integrate many rich modeling and visualization capabilities into an open-source traffic assignment model suitable for practical everyday use within the context of an entire large-scale metropolitan area network. Using a modularized design, the open-source suite of</w:t>
      </w:r>
      <w:r>
        <w:rPr>
          <w:rFonts w:ascii="Times New Roman" w:hAnsi="Times New Roman" w:cs="Times New Roman"/>
          <w:b/>
          <w:sz w:val="20"/>
          <w:szCs w:val="20"/>
        </w:rPr>
        <w:t xml:space="preserve"> simulation engine + visualization interface</w:t>
      </w:r>
      <w:r>
        <w:rPr>
          <w:rFonts w:ascii="Times New Roman" w:hAnsi="Times New Roman" w:cs="Times New Roman"/>
          <w:sz w:val="20"/>
          <w:szCs w:val="20"/>
        </w:rPr>
        <w:t xml:space="preserve"> can also serve future needs by enabling transportation researchers and software developers to continue to build upon and expand its range of capabilities. The </w:t>
      </w:r>
      <w:r>
        <w:rPr>
          <w:rFonts w:ascii="Times New Roman" w:hAnsi="Times New Roman" w:cs="Times New Roman"/>
          <w:b/>
          <w:sz w:val="20"/>
          <w:szCs w:val="20"/>
        </w:rPr>
        <w:t xml:space="preserve">streamlined data flow </w:t>
      </w:r>
      <w:r>
        <w:rPr>
          <w:rFonts w:ascii="Times New Roman" w:hAnsi="Times New Roman" w:cs="Times New Roman"/>
          <w:sz w:val="20"/>
          <w:szCs w:val="20"/>
        </w:rPr>
        <w:t>from static traffic assignment models can allow state DOTs and regional MPOs to rapidly apply the advanced STA/DTA methodology, and further examine the effectiveness of traffic mobility, reliability and safety improvement strategies, individually and in combination, for a large-scale regional network, a subarea or a corridor.</w:t>
      </w:r>
    </w:p>
    <w:p w14:paraId="276CFA9C" w14:textId="17229EBB" w:rsidR="004D2C35" w:rsidRDefault="00D53FB3">
      <w:pPr>
        <w:jc w:val="left"/>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699251CD" wp14:editId="73797FA4">
            <wp:extent cx="5265420" cy="434340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5420" cy="4343400"/>
                    </a:xfrm>
                    <a:prstGeom prst="rect">
                      <a:avLst/>
                    </a:prstGeom>
                    <a:noFill/>
                    <a:ln>
                      <a:noFill/>
                    </a:ln>
                  </pic:spPr>
                </pic:pic>
              </a:graphicData>
            </a:graphic>
          </wp:inline>
        </w:drawing>
      </w:r>
    </w:p>
    <w:p w14:paraId="1AD70013" w14:textId="77777777" w:rsidR="004D2C35" w:rsidRDefault="008F2B5A">
      <w:pPr>
        <w:ind w:left="288"/>
        <w:jc w:val="center"/>
        <w:rPr>
          <w:rFonts w:ascii="Times New Roman" w:hAnsi="Times New Roman" w:cs="Times New Roman"/>
          <w:sz w:val="20"/>
          <w:szCs w:val="20"/>
        </w:rPr>
      </w:pPr>
      <w:r>
        <w:rPr>
          <w:rFonts w:ascii="Times New Roman" w:hAnsi="Times New Roman" w:cs="Times New Roman"/>
          <w:sz w:val="20"/>
          <w:szCs w:val="20"/>
        </w:rPr>
        <w:t>Figure 1.1 Software System Architecture</w:t>
      </w:r>
    </w:p>
    <w:p w14:paraId="452AA4BB" w14:textId="77777777" w:rsidR="004D2C35" w:rsidRDefault="004D2C35">
      <w:pPr>
        <w:ind w:left="288"/>
        <w:jc w:val="center"/>
        <w:rPr>
          <w:rFonts w:ascii="Times New Roman" w:hAnsi="Times New Roman" w:cs="Times New Roman"/>
          <w:sz w:val="20"/>
          <w:szCs w:val="20"/>
        </w:rPr>
      </w:pPr>
    </w:p>
    <w:p w14:paraId="0FFE6CE2" w14:textId="77777777" w:rsidR="004D2C35" w:rsidRDefault="008F2B5A">
      <w:pPr>
        <w:ind w:left="288"/>
        <w:jc w:val="left"/>
        <w:rPr>
          <w:rFonts w:ascii="Times New Roman" w:hAnsi="Times New Roman" w:cs="Times New Roman"/>
          <w:sz w:val="20"/>
          <w:szCs w:val="20"/>
        </w:rPr>
      </w:pPr>
      <w:r>
        <w:rPr>
          <w:rFonts w:ascii="Times New Roman" w:hAnsi="Times New Roman" w:cs="Times New Roman"/>
          <w:sz w:val="20"/>
          <w:szCs w:val="20"/>
        </w:rPr>
        <w:t>The components and different modules in the system are listed as following:</w:t>
      </w:r>
    </w:p>
    <w:p w14:paraId="2EA3D080" w14:textId="293E1FEE" w:rsidR="004D2C35" w:rsidRDefault="008F2B5A">
      <w:pPr>
        <w:ind w:left="288"/>
        <w:rPr>
          <w:rFonts w:ascii="Times New Roman" w:hAnsi="Times New Roman" w:cs="Times New Roman"/>
          <w:sz w:val="20"/>
          <w:szCs w:val="20"/>
        </w:rPr>
      </w:pPr>
      <w:r>
        <w:rPr>
          <w:rFonts w:ascii="Times New Roman" w:hAnsi="Times New Roman" w:cs="Times New Roman"/>
          <w:b/>
          <w:sz w:val="20"/>
          <w:szCs w:val="20"/>
        </w:rPr>
        <w:t>a. Network Data</w:t>
      </w:r>
      <w:r>
        <w:rPr>
          <w:rFonts w:ascii="Times New Roman" w:hAnsi="Times New Roman" w:cs="Times New Roman"/>
          <w:sz w:val="20"/>
          <w:szCs w:val="20"/>
        </w:rPr>
        <w:t xml:space="preserve"> includes two essential files, node.csv and link.csv for the </w:t>
      </w:r>
      <w:r w:rsidR="00D52F30">
        <w:rPr>
          <w:rFonts w:ascii="Times New Roman" w:hAnsi="Times New Roman" w:cs="Times New Roman"/>
          <w:sz w:val="20"/>
          <w:szCs w:val="20"/>
        </w:rPr>
        <w:t>macroscopic</w:t>
      </w:r>
      <w:r>
        <w:rPr>
          <w:rFonts w:ascii="Times New Roman" w:hAnsi="Times New Roman" w:cs="Times New Roman"/>
          <w:sz w:val="20"/>
          <w:szCs w:val="20"/>
        </w:rPr>
        <w:t xml:space="preserve"> network representation.</w:t>
      </w:r>
    </w:p>
    <w:p w14:paraId="5D829364" w14:textId="77777777" w:rsidR="004D2C35" w:rsidRDefault="008F2B5A">
      <w:pPr>
        <w:ind w:left="288"/>
        <w:rPr>
          <w:rFonts w:ascii="Times New Roman" w:hAnsi="Times New Roman" w:cs="Times New Roman"/>
          <w:sz w:val="20"/>
          <w:szCs w:val="20"/>
        </w:rPr>
      </w:pPr>
      <w:r>
        <w:rPr>
          <w:rFonts w:ascii="Times New Roman" w:hAnsi="Times New Roman" w:cs="Times New Roman"/>
          <w:b/>
          <w:sz w:val="20"/>
          <w:szCs w:val="20"/>
        </w:rPr>
        <w:t>b.</w:t>
      </w:r>
      <w:r>
        <w:rPr>
          <w:rFonts w:ascii="Times New Roman" w:hAnsi="Times New Roman" w:cs="Times New Roman"/>
          <w:b/>
          <w:color w:val="0070C0"/>
          <w:kern w:val="0"/>
          <w:sz w:val="20"/>
          <w:szCs w:val="20"/>
        </w:rPr>
        <w:t xml:space="preserve"> </w:t>
      </w:r>
      <w:r>
        <w:rPr>
          <w:rFonts w:ascii="Times New Roman" w:hAnsi="Times New Roman" w:cs="Times New Roman"/>
          <w:b/>
          <w:sz w:val="20"/>
          <w:szCs w:val="20"/>
        </w:rPr>
        <w:t xml:space="preserve">OD Demand Meta Database </w:t>
      </w:r>
      <w:r>
        <w:rPr>
          <w:rFonts w:ascii="Times New Roman" w:hAnsi="Times New Roman" w:cs="Times New Roman"/>
          <w:sz w:val="20"/>
          <w:szCs w:val="20"/>
        </w:rPr>
        <w:t>includes the setting.csv as the configuration file that describes information such as agent type, demand period, demand file list, which help users to represent the OD demand information for different user types at specific demand periods.</w:t>
      </w:r>
    </w:p>
    <w:p w14:paraId="755D5BCF" w14:textId="77777777" w:rsidR="004D2C35" w:rsidRDefault="008F2B5A">
      <w:pPr>
        <w:ind w:left="288"/>
        <w:rPr>
          <w:rFonts w:ascii="Times New Roman" w:hAnsi="Times New Roman" w:cs="Times New Roman"/>
          <w:sz w:val="20"/>
          <w:szCs w:val="20"/>
        </w:rPr>
      </w:pPr>
      <w:r>
        <w:rPr>
          <w:rFonts w:ascii="Times New Roman" w:hAnsi="Times New Roman" w:cs="Times New Roman"/>
          <w:b/>
          <w:sz w:val="20"/>
          <w:szCs w:val="20"/>
        </w:rPr>
        <w:t>c. Traffic Assignment Module</w:t>
      </w:r>
      <w:r>
        <w:rPr>
          <w:rFonts w:ascii="Times New Roman" w:hAnsi="Times New Roman" w:cs="Times New Roman"/>
          <w:sz w:val="20"/>
          <w:szCs w:val="20"/>
        </w:rPr>
        <w:t xml:space="preserve"> includes the key steps of the assignment, including the BPR Volume Delay Function, Shortest Path Tree Generation, and Flow Assignment, which generates the path flow and link flow according to the UE principle.</w:t>
      </w:r>
    </w:p>
    <w:p w14:paraId="19981767" w14:textId="77777777" w:rsidR="004D2C35" w:rsidRDefault="008F2B5A">
      <w:pPr>
        <w:ind w:left="288"/>
        <w:rPr>
          <w:rFonts w:ascii="Times New Roman" w:hAnsi="Times New Roman" w:cs="Times New Roman"/>
          <w:sz w:val="20"/>
          <w:szCs w:val="20"/>
        </w:rPr>
      </w:pPr>
      <w:r>
        <w:rPr>
          <w:rFonts w:ascii="Times New Roman" w:hAnsi="Times New Roman" w:cs="Times New Roman"/>
          <w:b/>
          <w:sz w:val="20"/>
          <w:szCs w:val="20"/>
        </w:rPr>
        <w:t>d. NEXTA: Visualization Interface Module</w:t>
      </w:r>
      <w:r>
        <w:rPr>
          <w:rFonts w:ascii="Times New Roman" w:hAnsi="Times New Roman" w:cs="Times New Roman"/>
          <w:sz w:val="20"/>
          <w:szCs w:val="20"/>
        </w:rPr>
        <w:t xml:space="preserve"> is able to visualize the network and the output of traffic assignment, including Static Link Performance and Agent Trajectory. </w:t>
      </w:r>
    </w:p>
    <w:p w14:paraId="7AC67FFD" w14:textId="77777777" w:rsidR="004D2C35" w:rsidRDefault="008F2B5A">
      <w:pPr>
        <w:ind w:left="288"/>
        <w:rPr>
          <w:rFonts w:ascii="Times New Roman" w:hAnsi="Times New Roman" w:cs="Times New Roman"/>
          <w:sz w:val="20"/>
          <w:szCs w:val="20"/>
        </w:rPr>
      </w:pPr>
      <w:r>
        <w:rPr>
          <w:rFonts w:ascii="Times New Roman" w:hAnsi="Times New Roman" w:cs="Times New Roman"/>
          <w:b/>
          <w:sz w:val="20"/>
          <w:szCs w:val="20"/>
        </w:rPr>
        <w:t>e. Space-Time Simulation Module</w:t>
      </w:r>
      <w:r>
        <w:rPr>
          <w:rFonts w:ascii="Times New Roman" w:hAnsi="Times New Roman" w:cs="Times New Roman"/>
          <w:sz w:val="20"/>
          <w:szCs w:val="20"/>
        </w:rPr>
        <w:t xml:space="preserve"> utilizes the path flow output of Traffic Assignment Module to perform Space-Time Simulation, while the underlying traffic flow models in the Space-Time Simulation Module are Point Queue (PQ) and Spatial Queue (SQ). A simplified kinematic wave (KW) model can be also used in an advanced mode, similar to DTALite.</w:t>
      </w:r>
    </w:p>
    <w:p w14:paraId="2C29083E" w14:textId="77777777" w:rsidR="004D2C35" w:rsidRDefault="008F2B5A">
      <w:pPr>
        <w:ind w:left="288"/>
        <w:rPr>
          <w:rFonts w:ascii="Times New Roman" w:hAnsi="Times New Roman" w:cs="Times New Roman"/>
          <w:sz w:val="20"/>
          <w:szCs w:val="20"/>
        </w:rPr>
      </w:pPr>
      <w:r>
        <w:rPr>
          <w:rFonts w:ascii="Times New Roman" w:hAnsi="Times New Roman" w:cs="Times New Roman"/>
          <w:b/>
          <w:sz w:val="20"/>
          <w:szCs w:val="20"/>
        </w:rPr>
        <w:t xml:space="preserve">f. Capacity Management </w:t>
      </w:r>
      <w:r>
        <w:rPr>
          <w:rFonts w:ascii="Times New Roman" w:hAnsi="Times New Roman" w:cs="Times New Roman"/>
          <w:sz w:val="20"/>
          <w:szCs w:val="20"/>
        </w:rPr>
        <w:t>aims to manage the static and time-dependent link capacity input for Space-Time Simulation, such as signal timing plans and multi-modal service plans.</w:t>
      </w:r>
    </w:p>
    <w:p w14:paraId="3D2E0BC3" w14:textId="77777777" w:rsidR="004D2C35" w:rsidRDefault="008F2B5A">
      <w:pPr>
        <w:ind w:left="288"/>
        <w:rPr>
          <w:rFonts w:ascii="Times New Roman" w:hAnsi="Times New Roman" w:cs="Times New Roman"/>
          <w:sz w:val="20"/>
          <w:szCs w:val="20"/>
        </w:rPr>
      </w:pPr>
      <w:r>
        <w:rPr>
          <w:rFonts w:ascii="Times New Roman" w:hAnsi="Times New Roman" w:cs="Times New Roman"/>
          <w:b/>
          <w:sz w:val="20"/>
          <w:szCs w:val="20"/>
        </w:rPr>
        <w:t>g.</w:t>
      </w:r>
      <w:r>
        <w:rPr>
          <w:rFonts w:ascii="Times New Roman" w:hAnsi="Times New Roman" w:cs="Times New Roman"/>
          <w:b/>
          <w:color w:val="000000"/>
          <w:kern w:val="0"/>
          <w:sz w:val="20"/>
          <w:szCs w:val="20"/>
        </w:rPr>
        <w:t xml:space="preserve"> </w:t>
      </w:r>
      <w:r>
        <w:rPr>
          <w:rFonts w:ascii="Times New Roman" w:hAnsi="Times New Roman" w:cs="Times New Roman"/>
          <w:b/>
          <w:sz w:val="20"/>
          <w:szCs w:val="20"/>
        </w:rPr>
        <w:t>Simulation Output Module</w:t>
      </w:r>
      <w:r>
        <w:rPr>
          <w:rFonts w:ascii="Times New Roman" w:hAnsi="Times New Roman" w:cs="Times New Roman"/>
          <w:sz w:val="20"/>
          <w:szCs w:val="20"/>
        </w:rPr>
        <w:t xml:space="preserve"> covers the output file of Space-Time Simulation Module, including Dynamic Link Performance and Agent Trajectory in terms of link_performance.csv and agent.csv, which can be visualized in NeXTA.</w:t>
      </w:r>
    </w:p>
    <w:p w14:paraId="2A861E7E" w14:textId="77777777" w:rsidR="004D2C35" w:rsidRDefault="004D2C35">
      <w:pPr>
        <w:ind w:left="288"/>
        <w:rPr>
          <w:rFonts w:ascii="Times New Roman" w:hAnsi="Times New Roman" w:cs="Times New Roman"/>
          <w:sz w:val="20"/>
          <w:szCs w:val="20"/>
        </w:rPr>
      </w:pPr>
    </w:p>
    <w:p w14:paraId="764C9BC4" w14:textId="77777777" w:rsidR="004D2C35" w:rsidRDefault="008F2B5A">
      <w:pPr>
        <w:ind w:left="288"/>
        <w:rPr>
          <w:rFonts w:ascii="Times New Roman" w:hAnsi="Times New Roman" w:cs="Times New Roman"/>
          <w:sz w:val="20"/>
          <w:szCs w:val="20"/>
        </w:rPr>
      </w:pPr>
      <w:r>
        <w:rPr>
          <w:rFonts w:ascii="Times New Roman" w:hAnsi="Times New Roman" w:cs="Times New Roman"/>
          <w:sz w:val="20"/>
          <w:szCs w:val="20"/>
        </w:rPr>
        <w:t>Regarding parameters in settings.csv, Table 2 illustrates the differences between two key steps of Static Traffic Assignment and DTA + space-time simulation.</w:t>
      </w:r>
    </w:p>
    <w:p w14:paraId="05CEA7B5" w14:textId="77777777" w:rsidR="006E756A" w:rsidRDefault="006E756A">
      <w:pPr>
        <w:ind w:left="288"/>
        <w:rPr>
          <w:rFonts w:ascii="Times New Roman" w:hAnsi="Times New Roman" w:cs="Times New Roman"/>
          <w:sz w:val="20"/>
          <w:szCs w:val="20"/>
        </w:rPr>
      </w:pPr>
    </w:p>
    <w:p w14:paraId="56FF16AC" w14:textId="01DCA189" w:rsidR="004D2C35" w:rsidRDefault="008F2B5A">
      <w:pPr>
        <w:ind w:left="288"/>
        <w:jc w:val="center"/>
        <w:rPr>
          <w:rFonts w:ascii="Times New Roman" w:hAnsi="Times New Roman" w:cs="Times New Roman"/>
          <w:sz w:val="20"/>
          <w:szCs w:val="20"/>
        </w:rPr>
      </w:pPr>
      <w:r>
        <w:rPr>
          <w:rFonts w:ascii="Times New Roman" w:hAnsi="Times New Roman" w:cs="Times New Roman"/>
          <w:sz w:val="20"/>
          <w:szCs w:val="20"/>
        </w:rPr>
        <w:t xml:space="preserve">Table 2. The </w:t>
      </w:r>
      <w:del w:id="4" w:author="Xuesong Zhou" w:date="2023-03-04T13:42:00Z">
        <w:r w:rsidDel="006F0749">
          <w:rPr>
            <w:rFonts w:ascii="Times New Roman" w:hAnsi="Times New Roman" w:cs="Times New Roman"/>
            <w:sz w:val="20"/>
            <w:szCs w:val="20"/>
          </w:rPr>
          <w:delText xml:space="preserve">differences </w:delText>
        </w:r>
      </w:del>
      <w:r>
        <w:rPr>
          <w:rFonts w:ascii="Times New Roman" w:hAnsi="Times New Roman" w:cs="Times New Roman"/>
          <w:sz w:val="20"/>
          <w:szCs w:val="20"/>
        </w:rPr>
        <w:t xml:space="preserve">between </w:t>
      </w:r>
      <w:del w:id="5" w:author="Xuesong Zhou" w:date="2023-03-04T13:42:00Z">
        <w:r w:rsidDel="006F0749">
          <w:rPr>
            <w:rFonts w:ascii="Times New Roman" w:hAnsi="Times New Roman" w:cs="Times New Roman"/>
            <w:sz w:val="20"/>
            <w:szCs w:val="20"/>
          </w:rPr>
          <w:delText xml:space="preserve">Static </w:delText>
        </w:r>
      </w:del>
      <w:ins w:id="6" w:author="Xuesong Zhou" w:date="2023-03-04T13:42:00Z">
        <w:r w:rsidR="006F0749">
          <w:rPr>
            <w:rFonts w:ascii="Times New Roman" w:hAnsi="Times New Roman" w:cs="Times New Roman"/>
            <w:sz w:val="20"/>
            <w:szCs w:val="20"/>
          </w:rPr>
          <w:t>Analytical</w:t>
        </w:r>
        <w:r w:rsidR="006F0749">
          <w:rPr>
            <w:rFonts w:ascii="Times New Roman" w:hAnsi="Times New Roman" w:cs="Times New Roman"/>
            <w:sz w:val="20"/>
            <w:szCs w:val="20"/>
          </w:rPr>
          <w:t xml:space="preserve"> </w:t>
        </w:r>
      </w:ins>
      <w:r>
        <w:rPr>
          <w:rFonts w:ascii="Times New Roman" w:hAnsi="Times New Roman" w:cs="Times New Roman"/>
          <w:sz w:val="20"/>
          <w:szCs w:val="20"/>
        </w:rPr>
        <w:t xml:space="preserve">Traffic Assignment and DTA+ </w:t>
      </w:r>
      <w:del w:id="7" w:author="Xuesong Zhou" w:date="2023-03-04T13:42:00Z">
        <w:r w:rsidDel="006F0749">
          <w:rPr>
            <w:rFonts w:ascii="Times New Roman" w:hAnsi="Times New Roman" w:cs="Times New Roman"/>
            <w:sz w:val="20"/>
            <w:szCs w:val="20"/>
          </w:rPr>
          <w:delText>space-time simulation</w:delText>
        </w:r>
      </w:del>
      <w:ins w:id="8" w:author="Xuesong Zhou" w:date="2023-03-04T13:42:00Z">
        <w:r w:rsidR="006F0749">
          <w:rPr>
            <w:rFonts w:ascii="Times New Roman" w:hAnsi="Times New Roman" w:cs="Times New Roman"/>
            <w:sz w:val="20"/>
            <w:szCs w:val="20"/>
          </w:rPr>
          <w:t xml:space="preserve">network </w:t>
        </w:r>
        <w:proofErr w:type="gramStart"/>
        <w:r w:rsidR="006F0749">
          <w:rPr>
            <w:rFonts w:ascii="Times New Roman" w:hAnsi="Times New Roman" w:cs="Times New Roman"/>
            <w:sz w:val="20"/>
            <w:szCs w:val="20"/>
          </w:rPr>
          <w:t>based</w:t>
        </w:r>
        <w:proofErr w:type="gramEnd"/>
        <w:r w:rsidR="006F0749">
          <w:rPr>
            <w:rFonts w:ascii="Times New Roman" w:hAnsi="Times New Roman" w:cs="Times New Roman"/>
            <w:sz w:val="20"/>
            <w:szCs w:val="20"/>
          </w:rPr>
          <w:t xml:space="preserve"> </w:t>
        </w:r>
      </w:ins>
    </w:p>
    <w:tbl>
      <w:tblPr>
        <w:tblStyle w:val="TableGrid"/>
        <w:tblpPr w:leftFromText="180" w:rightFromText="180" w:vertAnchor="text" w:horzAnchor="margin" w:tblpY="302"/>
        <w:tblOverlap w:val="never"/>
        <w:tblW w:w="0" w:type="auto"/>
        <w:tblLook w:val="04A0" w:firstRow="1" w:lastRow="0" w:firstColumn="1" w:lastColumn="0" w:noHBand="0" w:noVBand="1"/>
      </w:tblPr>
      <w:tblGrid>
        <w:gridCol w:w="2124"/>
        <w:gridCol w:w="2847"/>
        <w:gridCol w:w="3325"/>
      </w:tblGrid>
      <w:tr w:rsidR="006F0749" w14:paraId="122924BC" w14:textId="77777777">
        <w:tc>
          <w:tcPr>
            <w:tcW w:w="0" w:type="auto"/>
          </w:tcPr>
          <w:p w14:paraId="13159BEE" w14:textId="77777777" w:rsidR="004D2C35" w:rsidRDefault="004D2C35">
            <w:pPr>
              <w:ind w:left="288"/>
              <w:jc w:val="center"/>
              <w:rPr>
                <w:rFonts w:ascii="Times New Roman" w:hAnsi="Times New Roman" w:cs="Times New Roman"/>
                <w:sz w:val="20"/>
                <w:szCs w:val="20"/>
              </w:rPr>
            </w:pPr>
          </w:p>
        </w:tc>
        <w:tc>
          <w:tcPr>
            <w:tcW w:w="0" w:type="auto"/>
          </w:tcPr>
          <w:p w14:paraId="3F0BABF7" w14:textId="3D57DB0E" w:rsidR="004D2C35" w:rsidRPr="00306814" w:rsidRDefault="008F2B5A">
            <w:pPr>
              <w:ind w:left="288"/>
              <w:jc w:val="center"/>
              <w:rPr>
                <w:rFonts w:ascii="Times New Roman" w:hAnsi="Times New Roman" w:cs="Times New Roman"/>
                <w:sz w:val="20"/>
                <w:szCs w:val="20"/>
              </w:rPr>
            </w:pPr>
            <w:del w:id="9" w:author="Xuesong Zhou" w:date="2023-03-04T13:40:00Z">
              <w:r w:rsidRPr="00306814" w:rsidDel="00026955">
                <w:rPr>
                  <w:rFonts w:ascii="Times New Roman" w:hAnsi="Times New Roman" w:cs="Times New Roman"/>
                  <w:sz w:val="20"/>
                  <w:szCs w:val="20"/>
                </w:rPr>
                <w:delText xml:space="preserve">Static </w:delText>
              </w:r>
            </w:del>
            <w:ins w:id="10" w:author="Xuesong Zhou" w:date="2023-03-04T13:40:00Z">
              <w:r w:rsidR="00026955">
                <w:rPr>
                  <w:rFonts w:ascii="Times New Roman" w:hAnsi="Times New Roman" w:cs="Times New Roman"/>
                  <w:sz w:val="20"/>
                  <w:szCs w:val="20"/>
                </w:rPr>
                <w:t xml:space="preserve">Analytical Dynamic </w:t>
              </w:r>
            </w:ins>
            <w:r w:rsidRPr="00306814">
              <w:rPr>
                <w:rFonts w:ascii="Times New Roman" w:hAnsi="Times New Roman" w:cs="Times New Roman"/>
                <w:sz w:val="20"/>
                <w:szCs w:val="20"/>
              </w:rPr>
              <w:t>Traffic Assignment</w:t>
            </w:r>
          </w:p>
        </w:tc>
        <w:tc>
          <w:tcPr>
            <w:tcW w:w="0" w:type="auto"/>
          </w:tcPr>
          <w:p w14:paraId="3DD0E68B" w14:textId="1048E1D7" w:rsidR="004D2C35" w:rsidRPr="00306814" w:rsidRDefault="00026955">
            <w:pPr>
              <w:ind w:left="288"/>
              <w:jc w:val="center"/>
              <w:rPr>
                <w:rFonts w:ascii="Times New Roman" w:hAnsi="Times New Roman" w:cs="Times New Roman"/>
                <w:sz w:val="20"/>
                <w:szCs w:val="20"/>
              </w:rPr>
            </w:pPr>
            <w:ins w:id="11" w:author="Xuesong Zhou" w:date="2023-03-04T13:40:00Z">
              <w:r>
                <w:rPr>
                  <w:rFonts w:ascii="Times New Roman" w:hAnsi="Times New Roman" w:cs="Times New Roman"/>
                  <w:sz w:val="20"/>
                  <w:szCs w:val="20"/>
                </w:rPr>
                <w:t xml:space="preserve">Simulation-based </w:t>
              </w:r>
            </w:ins>
            <w:del w:id="12" w:author="Xuesong Zhou" w:date="2023-03-04T13:42:00Z">
              <w:r w:rsidR="008F2B5A" w:rsidRPr="00306814" w:rsidDel="006F0749">
                <w:rPr>
                  <w:rFonts w:ascii="Times New Roman" w:hAnsi="Times New Roman" w:cs="Times New Roman"/>
                  <w:sz w:val="20"/>
                  <w:szCs w:val="20"/>
                </w:rPr>
                <w:delText>Dynamic Traffic Assignmen</w:delText>
              </w:r>
            </w:del>
            <w:ins w:id="13" w:author="Xuesong Zhou" w:date="2023-03-04T13:42:00Z">
              <w:r w:rsidR="006F0749">
                <w:rPr>
                  <w:rFonts w:ascii="Times New Roman" w:hAnsi="Times New Roman" w:cs="Times New Roman"/>
                  <w:sz w:val="20"/>
                  <w:szCs w:val="20"/>
                </w:rPr>
                <w:t xml:space="preserve">Network loading </w:t>
              </w:r>
            </w:ins>
            <w:del w:id="14" w:author="Xuesong Zhou" w:date="2023-03-04T13:43:00Z">
              <w:r w:rsidR="008F2B5A" w:rsidRPr="00306814" w:rsidDel="006F0749">
                <w:rPr>
                  <w:rFonts w:ascii="Times New Roman" w:hAnsi="Times New Roman" w:cs="Times New Roman"/>
                  <w:sz w:val="20"/>
                  <w:szCs w:val="20"/>
                </w:rPr>
                <w:delText>t</w:delText>
              </w:r>
            </w:del>
            <w:del w:id="15" w:author="Xuesong Zhou" w:date="2023-03-04T13:40:00Z">
              <w:r w:rsidR="008F2B5A" w:rsidRPr="00306814" w:rsidDel="00026955">
                <w:rPr>
                  <w:rFonts w:ascii="Times New Roman" w:hAnsi="Times New Roman" w:cs="Times New Roman"/>
                  <w:sz w:val="20"/>
                  <w:szCs w:val="20"/>
                </w:rPr>
                <w:delText xml:space="preserve"> + space-time simulation</w:delText>
              </w:r>
            </w:del>
          </w:p>
        </w:tc>
      </w:tr>
      <w:tr w:rsidR="006F0749" w14:paraId="291C29AD" w14:textId="77777777">
        <w:tc>
          <w:tcPr>
            <w:tcW w:w="0" w:type="auto"/>
          </w:tcPr>
          <w:p w14:paraId="4F7309A7" w14:textId="10D829DA" w:rsidR="006E756A" w:rsidRDefault="006E756A">
            <w:pPr>
              <w:ind w:left="288"/>
              <w:jc w:val="center"/>
              <w:rPr>
                <w:rFonts w:ascii="Times New Roman" w:hAnsi="Times New Roman" w:cs="Times New Roman"/>
                <w:sz w:val="20"/>
                <w:szCs w:val="20"/>
              </w:rPr>
            </w:pPr>
            <w:r>
              <w:rPr>
                <w:rFonts w:ascii="Times New Roman" w:hAnsi="Times New Roman" w:cs="Times New Roman"/>
                <w:sz w:val="20"/>
                <w:szCs w:val="20"/>
              </w:rPr>
              <w:t>Travel time evaluation</w:t>
            </w:r>
          </w:p>
        </w:tc>
        <w:tc>
          <w:tcPr>
            <w:tcW w:w="0" w:type="auto"/>
          </w:tcPr>
          <w:p w14:paraId="0B461ED8" w14:textId="4FCA416C" w:rsidR="006E756A" w:rsidRPr="00306814" w:rsidRDefault="006E756A">
            <w:pPr>
              <w:ind w:left="288"/>
              <w:jc w:val="center"/>
              <w:rPr>
                <w:rFonts w:ascii="Times New Roman" w:hAnsi="Times New Roman" w:cs="Times New Roman"/>
                <w:sz w:val="20"/>
                <w:szCs w:val="20"/>
              </w:rPr>
            </w:pPr>
            <w:r w:rsidRPr="00306814">
              <w:rPr>
                <w:rFonts w:ascii="Times New Roman" w:hAnsi="Times New Roman" w:cs="Times New Roman"/>
                <w:sz w:val="20"/>
                <w:szCs w:val="20"/>
              </w:rPr>
              <w:t>BPR function with volume/capacity ratio (soft capacity constraints)</w:t>
            </w:r>
          </w:p>
        </w:tc>
        <w:tc>
          <w:tcPr>
            <w:tcW w:w="0" w:type="auto"/>
          </w:tcPr>
          <w:p w14:paraId="1C19E969" w14:textId="1D3CB30A" w:rsidR="006E756A" w:rsidRPr="00306814" w:rsidRDefault="006E756A">
            <w:pPr>
              <w:ind w:left="288"/>
              <w:jc w:val="center"/>
              <w:rPr>
                <w:rFonts w:ascii="Times New Roman" w:hAnsi="Times New Roman" w:cs="Times New Roman"/>
                <w:sz w:val="20"/>
                <w:szCs w:val="20"/>
              </w:rPr>
            </w:pPr>
            <w:r w:rsidRPr="00306814">
              <w:rPr>
                <w:rFonts w:ascii="Times New Roman" w:hAnsi="Times New Roman" w:cs="Times New Roman"/>
                <w:sz w:val="20"/>
                <w:szCs w:val="20"/>
              </w:rPr>
              <w:t>Space-time network based simulation with tight capacity constraints</w:t>
            </w:r>
          </w:p>
        </w:tc>
      </w:tr>
      <w:tr w:rsidR="006F0749" w14:paraId="0E798433" w14:textId="77777777">
        <w:tc>
          <w:tcPr>
            <w:tcW w:w="0" w:type="auto"/>
          </w:tcPr>
          <w:p w14:paraId="3877A518" w14:textId="5DD187E0" w:rsidR="006E756A" w:rsidRDefault="006E756A">
            <w:pPr>
              <w:ind w:left="288"/>
              <w:jc w:val="center"/>
              <w:rPr>
                <w:rFonts w:ascii="Times New Roman" w:hAnsi="Times New Roman" w:cs="Times New Roman"/>
                <w:sz w:val="20"/>
                <w:szCs w:val="20"/>
              </w:rPr>
            </w:pPr>
            <w:r>
              <w:rPr>
                <w:rFonts w:ascii="Times New Roman" w:hAnsi="Times New Roman" w:cs="Times New Roman"/>
                <w:sz w:val="20"/>
                <w:szCs w:val="20"/>
              </w:rPr>
              <w:t>Demand input</w:t>
            </w:r>
          </w:p>
        </w:tc>
        <w:tc>
          <w:tcPr>
            <w:tcW w:w="0" w:type="auto"/>
          </w:tcPr>
          <w:p w14:paraId="61055BFD" w14:textId="743B140B" w:rsidR="006E756A" w:rsidRDefault="006E756A">
            <w:pPr>
              <w:ind w:left="288"/>
              <w:jc w:val="center"/>
              <w:rPr>
                <w:rFonts w:ascii="Times New Roman" w:hAnsi="Times New Roman" w:cs="Times New Roman"/>
                <w:sz w:val="20"/>
                <w:szCs w:val="20"/>
              </w:rPr>
            </w:pPr>
            <w:r>
              <w:rPr>
                <w:rFonts w:ascii="Times New Roman" w:hAnsi="Times New Roman" w:cs="Times New Roman"/>
                <w:sz w:val="20"/>
                <w:szCs w:val="20"/>
              </w:rPr>
              <w:t>OD demand</w:t>
            </w:r>
          </w:p>
        </w:tc>
        <w:tc>
          <w:tcPr>
            <w:tcW w:w="0" w:type="auto"/>
          </w:tcPr>
          <w:p w14:paraId="25A6E3AF" w14:textId="38436F39" w:rsidR="006E756A" w:rsidRDefault="006E756A">
            <w:pPr>
              <w:ind w:left="288"/>
              <w:jc w:val="center"/>
              <w:rPr>
                <w:rFonts w:ascii="Times New Roman" w:hAnsi="Times New Roman" w:cs="Times New Roman"/>
                <w:sz w:val="20"/>
                <w:szCs w:val="20"/>
              </w:rPr>
            </w:pPr>
            <w:r>
              <w:rPr>
                <w:rFonts w:ascii="Times New Roman" w:hAnsi="Times New Roman" w:cs="Times New Roman"/>
                <w:sz w:val="20"/>
                <w:szCs w:val="20"/>
              </w:rPr>
              <w:t xml:space="preserve">OD demand or </w:t>
            </w:r>
            <w:proofErr w:type="gramStart"/>
            <w:r>
              <w:rPr>
                <w:rFonts w:ascii="Times New Roman" w:hAnsi="Times New Roman" w:cs="Times New Roman"/>
                <w:sz w:val="20"/>
                <w:szCs w:val="20"/>
              </w:rPr>
              <w:t>agent based</w:t>
            </w:r>
            <w:proofErr w:type="gramEnd"/>
            <w:ins w:id="16" w:author="Xuesong Zhou" w:date="2023-03-04T13:43:00Z">
              <w:r w:rsidR="006F0749">
                <w:rPr>
                  <w:rFonts w:ascii="Times New Roman" w:hAnsi="Times New Roman" w:cs="Times New Roman"/>
                  <w:sz w:val="20"/>
                  <w:szCs w:val="20"/>
                </w:rPr>
                <w:t xml:space="preserve"> input from the analytical DTA</w:t>
              </w:r>
            </w:ins>
          </w:p>
        </w:tc>
      </w:tr>
      <w:tr w:rsidR="006F0749" w14:paraId="2459219D" w14:textId="77777777" w:rsidTr="00B60F83">
        <w:trPr>
          <w:trHeight w:val="493"/>
        </w:trPr>
        <w:tc>
          <w:tcPr>
            <w:tcW w:w="0" w:type="auto"/>
          </w:tcPr>
          <w:p w14:paraId="6BF7F349" w14:textId="77777777" w:rsidR="006E756A" w:rsidRDefault="006E756A">
            <w:pPr>
              <w:ind w:left="288"/>
              <w:jc w:val="center"/>
              <w:rPr>
                <w:rFonts w:ascii="Times New Roman" w:hAnsi="Times New Roman" w:cs="Times New Roman"/>
                <w:sz w:val="20"/>
                <w:szCs w:val="20"/>
              </w:rPr>
            </w:pPr>
            <w:r>
              <w:rPr>
                <w:rFonts w:ascii="Times New Roman" w:hAnsi="Times New Roman" w:cs="Times New Roman"/>
                <w:sz w:val="20"/>
                <w:szCs w:val="20"/>
              </w:rPr>
              <w:t>Output (1):</w:t>
            </w:r>
          </w:p>
          <w:p w14:paraId="66D140E9" w14:textId="223D3267" w:rsidR="006E756A" w:rsidRDefault="006E756A">
            <w:pPr>
              <w:ind w:left="288"/>
              <w:jc w:val="center"/>
              <w:rPr>
                <w:rFonts w:ascii="Times New Roman" w:hAnsi="Times New Roman" w:cs="Times New Roman"/>
                <w:sz w:val="20"/>
                <w:szCs w:val="20"/>
              </w:rPr>
            </w:pPr>
            <w:r>
              <w:rPr>
                <w:rFonts w:ascii="Times New Roman" w:hAnsi="Times New Roman" w:cs="Times New Roman"/>
                <w:sz w:val="20"/>
                <w:szCs w:val="20"/>
              </w:rPr>
              <w:t>link performance</w:t>
            </w:r>
          </w:p>
        </w:tc>
        <w:tc>
          <w:tcPr>
            <w:tcW w:w="0" w:type="auto"/>
          </w:tcPr>
          <w:p w14:paraId="1C11B293" w14:textId="5BEBF3CD" w:rsidR="00026955" w:rsidRDefault="006E756A" w:rsidP="00026955">
            <w:pPr>
              <w:ind w:left="288"/>
              <w:jc w:val="center"/>
              <w:rPr>
                <w:ins w:id="17" w:author="Xuesong Zhou" w:date="2023-03-04T13:41:00Z"/>
                <w:rFonts w:ascii="Times New Roman" w:hAnsi="Times New Roman" w:cs="Times New Roman"/>
                <w:sz w:val="20"/>
                <w:szCs w:val="20"/>
              </w:rPr>
            </w:pPr>
            <w:del w:id="18" w:author="Xuesong Zhou" w:date="2023-03-04T13:41:00Z">
              <w:r w:rsidDel="00026955">
                <w:rPr>
                  <w:rFonts w:ascii="Times New Roman" w:hAnsi="Times New Roman" w:cs="Times New Roman"/>
                  <w:sz w:val="20"/>
                  <w:szCs w:val="20"/>
                </w:rPr>
                <w:delText xml:space="preserve">Static </w:delText>
              </w:r>
            </w:del>
            <w:r>
              <w:rPr>
                <w:rFonts w:ascii="Times New Roman" w:hAnsi="Times New Roman" w:cs="Times New Roman"/>
                <w:sz w:val="20"/>
                <w:szCs w:val="20"/>
              </w:rPr>
              <w:t xml:space="preserve">Link </w:t>
            </w:r>
            <w:proofErr w:type="gramStart"/>
            <w:r>
              <w:rPr>
                <w:rFonts w:ascii="Times New Roman" w:hAnsi="Times New Roman" w:cs="Times New Roman"/>
                <w:sz w:val="20"/>
                <w:szCs w:val="20"/>
              </w:rPr>
              <w:t>performance</w:t>
            </w:r>
            <w:ins w:id="19" w:author="Xuesong Zhou" w:date="2023-03-04T13:41:00Z">
              <w:r w:rsidR="00026955">
                <w:rPr>
                  <w:rFonts w:ascii="Times New Roman" w:hAnsi="Times New Roman" w:cs="Times New Roman"/>
                  <w:sz w:val="20"/>
                  <w:szCs w:val="20"/>
                </w:rPr>
                <w:t xml:space="preserve">,  </w:t>
              </w:r>
              <w:r w:rsidR="00026955">
                <w:rPr>
                  <w:rFonts w:ascii="Times New Roman" w:hAnsi="Times New Roman" w:cs="Times New Roman"/>
                  <w:sz w:val="20"/>
                  <w:szCs w:val="20"/>
                </w:rPr>
                <w:t>Dynamic</w:t>
              </w:r>
              <w:proofErr w:type="gramEnd"/>
              <w:r w:rsidR="00026955">
                <w:rPr>
                  <w:rFonts w:ascii="Times New Roman" w:hAnsi="Times New Roman" w:cs="Times New Roman"/>
                  <w:sz w:val="20"/>
                  <w:szCs w:val="20"/>
                </w:rPr>
                <w:t xml:space="preserve"> Link performance</w:t>
              </w:r>
            </w:ins>
            <w:ins w:id="20" w:author="Xuesong Zhou" w:date="2023-03-04T13:42:00Z">
              <w:r w:rsidR="006F0749">
                <w:rPr>
                  <w:rFonts w:ascii="Times New Roman" w:hAnsi="Times New Roman" w:cs="Times New Roman"/>
                  <w:sz w:val="20"/>
                  <w:szCs w:val="20"/>
                </w:rPr>
                <w:t xml:space="preserve"> based on </w:t>
              </w:r>
            </w:ins>
          </w:p>
          <w:p w14:paraId="048883E5" w14:textId="63627AC4" w:rsidR="006E756A" w:rsidRDefault="00026955" w:rsidP="00026955">
            <w:pPr>
              <w:ind w:left="288"/>
              <w:jc w:val="center"/>
              <w:rPr>
                <w:rFonts w:ascii="Times New Roman" w:hAnsi="Times New Roman" w:cs="Times New Roman"/>
                <w:sz w:val="20"/>
                <w:szCs w:val="20"/>
              </w:rPr>
            </w:pPr>
            <w:ins w:id="21" w:author="Xuesong Zhou" w:date="2023-03-04T13:41:00Z">
              <w:r>
                <w:rPr>
                  <w:rFonts w:ascii="Times New Roman" w:hAnsi="Times New Roman" w:cs="Times New Roman"/>
                  <w:sz w:val="20"/>
                  <w:szCs w:val="20"/>
                </w:rPr>
                <w:t>Queue</w:t>
              </w:r>
            </w:ins>
            <w:ins w:id="22" w:author="Xuesong Zhou" w:date="2023-03-04T13:42:00Z">
              <w:r w:rsidR="006F0749">
                <w:rPr>
                  <w:rFonts w:ascii="Times New Roman" w:hAnsi="Times New Roman" w:cs="Times New Roman"/>
                  <w:sz w:val="20"/>
                  <w:szCs w:val="20"/>
                </w:rPr>
                <w:t xml:space="preserve"> VDF</w:t>
              </w:r>
            </w:ins>
          </w:p>
          <w:p w14:paraId="04B4272E" w14:textId="1D35A6F0" w:rsidR="006E756A" w:rsidRDefault="006E756A">
            <w:pPr>
              <w:ind w:left="288"/>
              <w:jc w:val="center"/>
              <w:rPr>
                <w:rFonts w:ascii="Times New Roman" w:hAnsi="Times New Roman" w:cs="Times New Roman"/>
                <w:sz w:val="20"/>
                <w:szCs w:val="20"/>
              </w:rPr>
            </w:pPr>
            <w:del w:id="23" w:author="Xuesong Zhou" w:date="2023-03-04T13:41:00Z">
              <w:r w:rsidDel="00026955">
                <w:rPr>
                  <w:rFonts w:ascii="Times New Roman" w:hAnsi="Times New Roman" w:cs="Times New Roman"/>
                  <w:sz w:val="20"/>
                  <w:szCs w:val="20"/>
                </w:rPr>
                <w:delText>VOC, volume, delay</w:delText>
              </w:r>
            </w:del>
          </w:p>
        </w:tc>
        <w:tc>
          <w:tcPr>
            <w:tcW w:w="0" w:type="auto"/>
          </w:tcPr>
          <w:p w14:paraId="4955D8EB" w14:textId="21EB08DA" w:rsidR="006E756A" w:rsidDel="00026955" w:rsidRDefault="006E756A">
            <w:pPr>
              <w:ind w:left="288"/>
              <w:jc w:val="center"/>
              <w:rPr>
                <w:del w:id="24" w:author="Xuesong Zhou" w:date="2023-03-04T13:41:00Z"/>
                <w:rFonts w:ascii="Times New Roman" w:hAnsi="Times New Roman" w:cs="Times New Roman"/>
                <w:sz w:val="20"/>
                <w:szCs w:val="20"/>
              </w:rPr>
            </w:pPr>
            <w:del w:id="25" w:author="Xuesong Zhou" w:date="2023-03-04T13:41:00Z">
              <w:r w:rsidDel="00026955">
                <w:rPr>
                  <w:rFonts w:ascii="Times New Roman" w:hAnsi="Times New Roman" w:cs="Times New Roman"/>
                  <w:sz w:val="20"/>
                  <w:szCs w:val="20"/>
                </w:rPr>
                <w:delText>Dynamic Link performance</w:delText>
              </w:r>
            </w:del>
          </w:p>
          <w:p w14:paraId="0E4FBED8" w14:textId="560C8FF5" w:rsidR="006E756A" w:rsidRDefault="006E756A">
            <w:pPr>
              <w:ind w:left="288"/>
              <w:jc w:val="center"/>
              <w:rPr>
                <w:rFonts w:ascii="Times New Roman" w:hAnsi="Times New Roman" w:cs="Times New Roman"/>
                <w:sz w:val="20"/>
                <w:szCs w:val="20"/>
              </w:rPr>
            </w:pPr>
            <w:del w:id="26" w:author="Xuesong Zhou" w:date="2023-03-04T13:41:00Z">
              <w:r w:rsidDel="00026955">
                <w:rPr>
                  <w:rFonts w:ascii="Times New Roman" w:hAnsi="Times New Roman" w:cs="Times New Roman"/>
                  <w:sz w:val="20"/>
                  <w:szCs w:val="20"/>
                </w:rPr>
                <w:delText>Queue, delay at time t</w:delText>
              </w:r>
            </w:del>
          </w:p>
        </w:tc>
      </w:tr>
      <w:tr w:rsidR="006F0749" w14:paraId="6188F556" w14:textId="77777777">
        <w:tc>
          <w:tcPr>
            <w:tcW w:w="0" w:type="auto"/>
          </w:tcPr>
          <w:p w14:paraId="4F7F5FC7" w14:textId="356EE29A" w:rsidR="006E756A" w:rsidRDefault="006E756A">
            <w:pPr>
              <w:ind w:left="288"/>
              <w:jc w:val="center"/>
              <w:rPr>
                <w:rFonts w:ascii="Times New Roman" w:hAnsi="Times New Roman" w:cs="Times New Roman"/>
                <w:sz w:val="20"/>
                <w:szCs w:val="20"/>
              </w:rPr>
            </w:pPr>
            <w:r>
              <w:rPr>
                <w:rFonts w:ascii="Times New Roman" w:hAnsi="Times New Roman" w:cs="Times New Roman"/>
                <w:sz w:val="20"/>
                <w:szCs w:val="20"/>
              </w:rPr>
              <w:t xml:space="preserve">Output (2): </w:t>
            </w:r>
            <w:r w:rsidR="00D75F7A">
              <w:rPr>
                <w:rFonts w:ascii="Times New Roman" w:hAnsi="Times New Roman" w:cs="Times New Roman" w:hint="eastAsia"/>
                <w:sz w:val="20"/>
                <w:szCs w:val="20"/>
              </w:rPr>
              <w:t>route</w:t>
            </w:r>
            <w:r w:rsidR="00D75F7A">
              <w:rPr>
                <w:rFonts w:ascii="Times New Roman" w:hAnsi="Times New Roman" w:cs="Times New Roman"/>
                <w:sz w:val="20"/>
                <w:szCs w:val="20"/>
              </w:rPr>
              <w:t>_assignment</w:t>
            </w:r>
          </w:p>
        </w:tc>
        <w:tc>
          <w:tcPr>
            <w:tcW w:w="0" w:type="auto"/>
          </w:tcPr>
          <w:p w14:paraId="42ABC66B" w14:textId="1D236180" w:rsidR="00C841E3" w:rsidRDefault="00C841E3" w:rsidP="00C841E3">
            <w:pPr>
              <w:ind w:left="288"/>
              <w:jc w:val="center"/>
              <w:rPr>
                <w:rFonts w:ascii="Times New Roman" w:hAnsi="Times New Roman" w:cs="Times New Roman"/>
                <w:sz w:val="20"/>
                <w:szCs w:val="20"/>
              </w:rPr>
            </w:pPr>
            <w:del w:id="27" w:author="Xuesong Zhou" w:date="2023-03-04T13:41:00Z">
              <w:r w:rsidDel="00026955">
                <w:rPr>
                  <w:rFonts w:ascii="Times New Roman" w:hAnsi="Times New Roman" w:cs="Times New Roman"/>
                  <w:sz w:val="20"/>
                  <w:szCs w:val="20"/>
                </w:rPr>
                <w:delText xml:space="preserve">Static </w:delText>
              </w:r>
            </w:del>
            <w:r>
              <w:rPr>
                <w:rFonts w:ascii="Times New Roman" w:hAnsi="Times New Roman" w:cs="Times New Roman"/>
                <w:sz w:val="20"/>
                <w:szCs w:val="20"/>
              </w:rPr>
              <w:t>R</w:t>
            </w:r>
            <w:r>
              <w:rPr>
                <w:rFonts w:ascii="Times New Roman" w:hAnsi="Times New Roman" w:cs="Times New Roman" w:hint="eastAsia"/>
                <w:sz w:val="20"/>
                <w:szCs w:val="20"/>
              </w:rPr>
              <w:t>oute</w:t>
            </w:r>
            <w:r>
              <w:rPr>
                <w:rFonts w:ascii="Times New Roman" w:hAnsi="Times New Roman" w:cs="Times New Roman"/>
                <w:sz w:val="20"/>
                <w:szCs w:val="20"/>
              </w:rPr>
              <w:t>_assignment</w:t>
            </w:r>
          </w:p>
          <w:p w14:paraId="23FFBFDF" w14:textId="56E7BB21" w:rsidR="006E756A" w:rsidRPr="00ED7C9D" w:rsidRDefault="00ED7C9D" w:rsidP="009B7B6A">
            <w:pPr>
              <w:jc w:val="center"/>
              <w:rPr>
                <w:rFonts w:ascii="Times New Roman" w:hAnsi="Times New Roman" w:cs="Times New Roman"/>
                <w:sz w:val="20"/>
                <w:szCs w:val="20"/>
              </w:rPr>
            </w:pPr>
            <w:r>
              <w:rPr>
                <w:rFonts w:ascii="Times New Roman" w:hAnsi="Times New Roman" w:cs="Times New Roman"/>
                <w:sz w:val="20"/>
                <w:szCs w:val="20"/>
              </w:rPr>
              <w:t>Node</w:t>
            </w:r>
            <w:r>
              <w:rPr>
                <w:rFonts w:ascii="Times New Roman" w:hAnsi="Times New Roman" w:cs="Times New Roman" w:hint="eastAsia"/>
                <w:sz w:val="20"/>
                <w:szCs w:val="20"/>
              </w:rPr>
              <w:t>_</w:t>
            </w:r>
            <w:r>
              <w:rPr>
                <w:rFonts w:ascii="Times New Roman" w:hAnsi="Times New Roman" w:cs="Times New Roman"/>
                <w:sz w:val="20"/>
                <w:szCs w:val="20"/>
              </w:rPr>
              <w:t>sequence, link_sequen</w:t>
            </w:r>
            <w:r w:rsidR="009B7B6A">
              <w:rPr>
                <w:rFonts w:ascii="Times New Roman" w:hAnsi="Times New Roman" w:cs="Times New Roman"/>
                <w:sz w:val="20"/>
                <w:szCs w:val="20"/>
              </w:rPr>
              <w:t>ce</w:t>
            </w:r>
          </w:p>
        </w:tc>
        <w:tc>
          <w:tcPr>
            <w:tcW w:w="0" w:type="auto"/>
          </w:tcPr>
          <w:p w14:paraId="0DE21516" w14:textId="690A01FE" w:rsidR="009B7B6A" w:rsidDel="00026955" w:rsidRDefault="009B7B6A" w:rsidP="009B7B6A">
            <w:pPr>
              <w:ind w:left="288"/>
              <w:jc w:val="center"/>
              <w:rPr>
                <w:del w:id="28" w:author="Xuesong Zhou" w:date="2023-03-04T13:41:00Z"/>
                <w:rFonts w:ascii="Times New Roman" w:hAnsi="Times New Roman" w:cs="Times New Roman"/>
                <w:sz w:val="20"/>
                <w:szCs w:val="20"/>
              </w:rPr>
            </w:pPr>
            <w:del w:id="29" w:author="Xuesong Zhou" w:date="2023-03-04T13:41:00Z">
              <w:r w:rsidRPr="00306814" w:rsidDel="00026955">
                <w:rPr>
                  <w:rFonts w:ascii="Times New Roman" w:hAnsi="Times New Roman" w:cs="Times New Roman"/>
                  <w:sz w:val="20"/>
                  <w:szCs w:val="20"/>
                </w:rPr>
                <w:delText>Dynamic</w:delText>
              </w:r>
              <w:r w:rsidDel="00026955">
                <w:rPr>
                  <w:rFonts w:ascii="Times New Roman" w:hAnsi="Times New Roman" w:cs="Times New Roman"/>
                  <w:sz w:val="20"/>
                  <w:szCs w:val="20"/>
                </w:rPr>
                <w:delText xml:space="preserve"> R</w:delText>
              </w:r>
              <w:r w:rsidDel="00026955">
                <w:rPr>
                  <w:rFonts w:ascii="Times New Roman" w:hAnsi="Times New Roman" w:cs="Times New Roman" w:hint="eastAsia"/>
                  <w:sz w:val="20"/>
                  <w:szCs w:val="20"/>
                </w:rPr>
                <w:delText>oute</w:delText>
              </w:r>
              <w:r w:rsidDel="00026955">
                <w:rPr>
                  <w:rFonts w:ascii="Times New Roman" w:hAnsi="Times New Roman" w:cs="Times New Roman"/>
                  <w:sz w:val="20"/>
                  <w:szCs w:val="20"/>
                </w:rPr>
                <w:delText>_assignment</w:delText>
              </w:r>
            </w:del>
          </w:p>
          <w:p w14:paraId="6A29D2CD" w14:textId="14B7873F" w:rsidR="006E756A" w:rsidRPr="00C12090" w:rsidRDefault="009B7B6A" w:rsidP="009B7B6A">
            <w:pPr>
              <w:ind w:left="288"/>
              <w:jc w:val="center"/>
              <w:rPr>
                <w:rFonts w:ascii="Times New Roman" w:hAnsi="Times New Roman" w:cs="Times New Roman"/>
                <w:color w:val="FFFF00"/>
                <w:sz w:val="20"/>
                <w:szCs w:val="20"/>
              </w:rPr>
            </w:pPr>
            <w:del w:id="30" w:author="Xuesong Zhou" w:date="2023-03-04T13:41:00Z">
              <w:r w:rsidDel="00026955">
                <w:rPr>
                  <w:rFonts w:ascii="Times New Roman" w:hAnsi="Times New Roman" w:cs="Times New Roman"/>
                  <w:sz w:val="20"/>
                  <w:szCs w:val="20"/>
                </w:rPr>
                <w:delText>Node</w:delText>
              </w:r>
              <w:r w:rsidDel="00026955">
                <w:rPr>
                  <w:rFonts w:ascii="Times New Roman" w:hAnsi="Times New Roman" w:cs="Times New Roman" w:hint="eastAsia"/>
                  <w:sz w:val="20"/>
                  <w:szCs w:val="20"/>
                </w:rPr>
                <w:delText>_</w:delText>
              </w:r>
              <w:r w:rsidDel="00026955">
                <w:rPr>
                  <w:rFonts w:ascii="Times New Roman" w:hAnsi="Times New Roman" w:cs="Times New Roman"/>
                  <w:sz w:val="20"/>
                  <w:szCs w:val="20"/>
                </w:rPr>
                <w:delText>sequence, link_sequence, time</w:delText>
              </w:r>
              <w:r w:rsidDel="00026955">
                <w:rPr>
                  <w:rFonts w:ascii="Times New Roman" w:hAnsi="Times New Roman" w:cs="Times New Roman" w:hint="eastAsia"/>
                  <w:sz w:val="20"/>
                  <w:szCs w:val="20"/>
                </w:rPr>
                <w:delText>_</w:delText>
              </w:r>
              <w:r w:rsidDel="00026955">
                <w:rPr>
                  <w:rFonts w:ascii="Times New Roman" w:hAnsi="Times New Roman" w:cs="Times New Roman"/>
                  <w:sz w:val="20"/>
                  <w:szCs w:val="20"/>
                </w:rPr>
                <w:delText>sequence</w:delText>
              </w:r>
            </w:del>
          </w:p>
        </w:tc>
      </w:tr>
      <w:tr w:rsidR="006F0749" w14:paraId="5CE72DC3" w14:textId="77777777">
        <w:tc>
          <w:tcPr>
            <w:tcW w:w="0" w:type="auto"/>
          </w:tcPr>
          <w:p w14:paraId="11490BD4" w14:textId="61EEA539" w:rsidR="002E1947" w:rsidRDefault="002E1947" w:rsidP="002E1947">
            <w:pPr>
              <w:ind w:left="288"/>
              <w:jc w:val="center"/>
              <w:rPr>
                <w:rFonts w:ascii="Times New Roman" w:hAnsi="Times New Roman" w:cs="Times New Roman"/>
                <w:sz w:val="20"/>
                <w:szCs w:val="20"/>
              </w:rPr>
            </w:pPr>
            <w:r>
              <w:rPr>
                <w:rFonts w:ascii="Times New Roman" w:hAnsi="Times New Roman" w:cs="Times New Roman"/>
                <w:sz w:val="20"/>
                <w:szCs w:val="20"/>
              </w:rPr>
              <w:t>Output (</w:t>
            </w:r>
            <w:r w:rsidR="00D75F7A">
              <w:rPr>
                <w:rFonts w:ascii="Times New Roman" w:hAnsi="Times New Roman" w:cs="Times New Roman"/>
                <w:sz w:val="20"/>
                <w:szCs w:val="20"/>
              </w:rPr>
              <w:t>3</w:t>
            </w:r>
            <w:r>
              <w:rPr>
                <w:rFonts w:ascii="Times New Roman" w:hAnsi="Times New Roman" w:cs="Times New Roman"/>
                <w:sz w:val="20"/>
                <w:szCs w:val="20"/>
              </w:rPr>
              <w:t>):</w:t>
            </w:r>
          </w:p>
          <w:p w14:paraId="52932B59" w14:textId="2E145F51" w:rsidR="002E1947" w:rsidRPr="002E1947" w:rsidRDefault="00894D54" w:rsidP="002E1947">
            <w:pPr>
              <w:ind w:left="288"/>
              <w:jc w:val="center"/>
              <w:rPr>
                <w:rFonts w:ascii="Times New Roman" w:eastAsia="SimHei" w:hAnsi="Times New Roman" w:cs="Times New Roman"/>
                <w:sz w:val="20"/>
                <w:szCs w:val="20"/>
              </w:rPr>
            </w:pPr>
            <w:r>
              <w:rPr>
                <w:rFonts w:ascii="Times New Roman" w:hAnsi="Times New Roman" w:cs="Times New Roman"/>
                <w:sz w:val="20"/>
                <w:szCs w:val="20"/>
              </w:rPr>
              <w:t>t</w:t>
            </w:r>
            <w:r w:rsidR="002E1947" w:rsidRPr="002E1947">
              <w:rPr>
                <w:rFonts w:ascii="Times New Roman" w:hAnsi="Times New Roman" w:cs="Times New Roman"/>
                <w:sz w:val="20"/>
                <w:szCs w:val="20"/>
              </w:rPr>
              <w:t>rajectory</w:t>
            </w:r>
          </w:p>
        </w:tc>
        <w:tc>
          <w:tcPr>
            <w:tcW w:w="0" w:type="auto"/>
          </w:tcPr>
          <w:p w14:paraId="72F2CF9E" w14:textId="56664BDC" w:rsidR="002E1947" w:rsidRDefault="009B7B6A">
            <w:pPr>
              <w:ind w:left="288"/>
              <w:jc w:val="center"/>
              <w:rPr>
                <w:rFonts w:ascii="Times New Roman" w:hAnsi="Times New Roman" w:cs="Times New Roman"/>
                <w:sz w:val="20"/>
                <w:szCs w:val="20"/>
              </w:rPr>
            </w:pPr>
            <w:r>
              <w:rPr>
                <w:rFonts w:ascii="Times New Roman" w:hAnsi="Times New Roman" w:cs="Times New Roman"/>
                <w:sz w:val="20"/>
                <w:szCs w:val="20"/>
              </w:rPr>
              <w:t>no trajectory</w:t>
            </w:r>
            <w:r>
              <w:rPr>
                <w:rFonts w:ascii="Times New Roman" w:hAnsi="Times New Roman" w:cs="Times New Roman" w:hint="eastAsia"/>
                <w:sz w:val="20"/>
                <w:szCs w:val="20"/>
              </w:rPr>
              <w:t>.</w:t>
            </w:r>
            <w:r>
              <w:rPr>
                <w:rFonts w:ascii="Times New Roman" w:hAnsi="Times New Roman" w:cs="Times New Roman"/>
                <w:sz w:val="20"/>
                <w:szCs w:val="20"/>
              </w:rPr>
              <w:t>csv with static traffic assignment</w:t>
            </w:r>
          </w:p>
        </w:tc>
        <w:tc>
          <w:tcPr>
            <w:tcW w:w="0" w:type="auto"/>
          </w:tcPr>
          <w:p w14:paraId="6813DBE1" w14:textId="41BAD10B" w:rsidR="002E1947" w:rsidRDefault="00894D54">
            <w:pPr>
              <w:ind w:left="288"/>
              <w:jc w:val="center"/>
              <w:rPr>
                <w:rFonts w:ascii="Times New Roman" w:hAnsi="Times New Roman" w:cs="Times New Roman"/>
                <w:sz w:val="20"/>
                <w:szCs w:val="20"/>
              </w:rPr>
            </w:pPr>
            <w:r>
              <w:rPr>
                <w:rFonts w:ascii="Times New Roman" w:hAnsi="Times New Roman" w:cs="Times New Roman"/>
                <w:sz w:val="20"/>
                <w:szCs w:val="20"/>
              </w:rPr>
              <w:t>Individual agent trajectory with path sequence and time sequence</w:t>
            </w:r>
          </w:p>
        </w:tc>
      </w:tr>
    </w:tbl>
    <w:p w14:paraId="1A9F584A" w14:textId="74A75130" w:rsidR="006E756A" w:rsidRDefault="006E756A">
      <w:pPr>
        <w:rPr>
          <w:rFonts w:ascii="Times New Roman" w:eastAsia="SimHei" w:hAnsi="Times New Roman" w:cs="Times New Roman"/>
          <w:sz w:val="20"/>
          <w:szCs w:val="20"/>
        </w:rPr>
      </w:pPr>
    </w:p>
    <w:p w14:paraId="6E0AD9F5" w14:textId="1ECF075D" w:rsidR="006E756A" w:rsidRPr="00894D54" w:rsidRDefault="00906C51" w:rsidP="006E756A">
      <w:r w:rsidRPr="00906C51">
        <w:t>See</w:t>
      </w:r>
      <w:r w:rsidRPr="009B7B6A">
        <w:rPr>
          <w:color w:val="0070C0"/>
          <w:u w:val="single"/>
        </w:rPr>
        <w:t xml:space="preserve"> </w:t>
      </w:r>
      <w:hyperlink r:id="rId13" w:history="1">
        <w:r w:rsidR="006E756A" w:rsidRPr="009B7B6A">
          <w:rPr>
            <w:rStyle w:val="Hyperlink"/>
            <w:color w:val="0070C0"/>
          </w:rPr>
          <w:t>DLSim-MRM/settings.csv at main · asu-trans-ai-lab/DLSim-MRM (github.com)</w:t>
        </w:r>
      </w:hyperlink>
      <w:r w:rsidR="00894D54">
        <w:rPr>
          <w:rStyle w:val="Hyperlink"/>
          <w:rFonts w:hint="eastAsia"/>
          <w:color w:val="auto"/>
          <w:u w:val="none"/>
        </w:rPr>
        <w:t xml:space="preserve"> </w:t>
      </w:r>
      <w:r w:rsidRPr="00894D54">
        <w:rPr>
          <w:rStyle w:val="Hyperlink"/>
          <w:color w:val="auto"/>
          <w:u w:val="none"/>
        </w:rPr>
        <w:t>for more details</w:t>
      </w:r>
    </w:p>
    <w:p w14:paraId="1A6FE8CC" w14:textId="1625FE2E" w:rsidR="00D53FB3" w:rsidRDefault="00D53FB3">
      <w:pPr>
        <w:rPr>
          <w:ins w:id="31" w:author="Xuesong Zhou" w:date="2023-03-04T13:44:00Z"/>
          <w:rFonts w:ascii="Times New Roman" w:eastAsia="SimHei" w:hAnsi="Times New Roman" w:cs="Times New Roman"/>
          <w:sz w:val="20"/>
          <w:szCs w:val="20"/>
        </w:rPr>
      </w:pPr>
    </w:p>
    <w:p w14:paraId="4A94F39E" w14:textId="72E04291" w:rsidR="00022FF5" w:rsidRDefault="00022FF5">
      <w:pPr>
        <w:rPr>
          <w:ins w:id="32" w:author="Xuesong Zhou" w:date="2023-03-04T13:44:00Z"/>
          <w:rFonts w:ascii="Times New Roman" w:eastAsia="SimHei" w:hAnsi="Times New Roman" w:cs="Times New Roman"/>
          <w:sz w:val="20"/>
          <w:szCs w:val="20"/>
          <w:lang w:val="es-ES"/>
        </w:rPr>
      </w:pPr>
      <w:ins w:id="33" w:author="Xuesong Zhou" w:date="2023-03-04T13:44:00Z">
        <w:r w:rsidRPr="00022FF5">
          <w:rPr>
            <w:rFonts w:ascii="Times New Roman" w:eastAsia="SimHei" w:hAnsi="Times New Roman" w:cs="Times New Roman"/>
            <w:sz w:val="20"/>
            <w:szCs w:val="20"/>
            <w:lang w:val="es-ES"/>
            <w:rPrChange w:id="34" w:author="Xuesong Zhou" w:date="2023-03-04T13:44:00Z">
              <w:rPr>
                <w:rFonts w:ascii="Times New Roman" w:eastAsia="SimHei" w:hAnsi="Times New Roman" w:cs="Times New Roman"/>
                <w:sz w:val="20"/>
                <w:szCs w:val="20"/>
              </w:rPr>
            </w:rPrChange>
          </w:rPr>
          <w:t>OD esti</w:t>
        </w:r>
        <w:r>
          <w:rPr>
            <w:rFonts w:ascii="Times New Roman" w:eastAsia="SimHei" w:hAnsi="Times New Roman" w:cs="Times New Roman"/>
            <w:sz w:val="20"/>
            <w:szCs w:val="20"/>
            <w:lang w:val="es-ES"/>
          </w:rPr>
          <w:t>mation</w:t>
        </w:r>
      </w:ins>
    </w:p>
    <w:p w14:paraId="206699FB" w14:textId="6931DC28" w:rsidR="00022FF5" w:rsidRDefault="00022FF5">
      <w:pPr>
        <w:rPr>
          <w:ins w:id="35" w:author="Xuesong Zhou" w:date="2023-03-04T13:45:00Z"/>
          <w:rFonts w:ascii="Times New Roman" w:eastAsia="SimHei" w:hAnsi="Times New Roman" w:cs="Times New Roman"/>
          <w:sz w:val="20"/>
          <w:szCs w:val="20"/>
        </w:rPr>
      </w:pPr>
      <w:ins w:id="36" w:author="Xuesong Zhou" w:date="2023-03-04T13:44:00Z">
        <w:r w:rsidRPr="00022FF5">
          <w:rPr>
            <w:rFonts w:ascii="Times New Roman" w:eastAsia="SimHei" w:hAnsi="Times New Roman" w:cs="Times New Roman"/>
            <w:sz w:val="20"/>
            <w:szCs w:val="20"/>
            <w:rPrChange w:id="37" w:author="Xuesong Zhou" w:date="2023-03-04T13:44:00Z">
              <w:rPr>
                <w:rFonts w:ascii="Times New Roman" w:eastAsia="SimHei" w:hAnsi="Times New Roman" w:cs="Times New Roman"/>
                <w:sz w:val="20"/>
                <w:szCs w:val="20"/>
                <w:lang w:val="es-ES"/>
              </w:rPr>
            </w:rPrChange>
          </w:rPr>
          <w:t>Input: measurement.csv. output</w:t>
        </w:r>
        <w:r>
          <w:rPr>
            <w:rFonts w:ascii="Times New Roman" w:eastAsia="SimHei" w:hAnsi="Times New Roman" w:cs="Times New Roman"/>
            <w:sz w:val="20"/>
            <w:szCs w:val="20"/>
          </w:rPr>
          <w:t>: adjusted path volume in route_assignment.csv and link volume (befor</w:t>
        </w:r>
      </w:ins>
      <w:ins w:id="38" w:author="Xuesong Zhou" w:date="2023-03-04T13:45:00Z">
        <w:r>
          <w:rPr>
            <w:rFonts w:ascii="Times New Roman" w:eastAsia="SimHei" w:hAnsi="Times New Roman" w:cs="Times New Roman"/>
            <w:sz w:val="20"/>
            <w:szCs w:val="20"/>
          </w:rPr>
          <w:t xml:space="preserve">e and after odme) in link_performance.csv </w:t>
        </w:r>
      </w:ins>
    </w:p>
    <w:p w14:paraId="38D7CF16" w14:textId="4883BC6E" w:rsidR="00022FF5" w:rsidRDefault="00022FF5">
      <w:pPr>
        <w:rPr>
          <w:ins w:id="39" w:author="Xuesong Zhou" w:date="2023-03-04T13:45:00Z"/>
          <w:rFonts w:ascii="Times New Roman" w:eastAsia="SimHei" w:hAnsi="Times New Roman" w:cs="Times New Roman"/>
          <w:sz w:val="20"/>
          <w:szCs w:val="20"/>
        </w:rPr>
      </w:pPr>
    </w:p>
    <w:p w14:paraId="00E09C8F" w14:textId="7695661A" w:rsidR="001E1B7D" w:rsidRPr="00022FF5" w:rsidRDefault="001E1B7D">
      <w:pPr>
        <w:rPr>
          <w:ins w:id="40" w:author="Xuesong Zhou" w:date="2023-03-04T13:44:00Z"/>
          <w:rFonts w:ascii="Times New Roman" w:eastAsia="SimHei" w:hAnsi="Times New Roman" w:cs="Times New Roman"/>
          <w:sz w:val="20"/>
          <w:szCs w:val="20"/>
          <w:rPrChange w:id="41" w:author="Xuesong Zhou" w:date="2023-03-04T13:44:00Z">
            <w:rPr>
              <w:ins w:id="42" w:author="Xuesong Zhou" w:date="2023-03-04T13:44:00Z"/>
              <w:rFonts w:ascii="Times New Roman" w:eastAsia="SimHei" w:hAnsi="Times New Roman" w:cs="Times New Roman"/>
              <w:sz w:val="20"/>
              <w:szCs w:val="20"/>
              <w:lang w:val="es-ES"/>
            </w:rPr>
          </w:rPrChange>
        </w:rPr>
      </w:pPr>
      <w:ins w:id="43" w:author="Xuesong Zhou" w:date="2023-03-04T13:45:00Z">
        <w:r>
          <w:rPr>
            <w:rFonts w:ascii="Times New Roman" w:eastAsia="SimHei" w:hAnsi="Times New Roman" w:cs="Times New Roman"/>
            <w:sz w:val="20"/>
            <w:szCs w:val="20"/>
          </w:rPr>
          <w:t xml:space="preserve">Focus </w:t>
        </w:r>
      </w:ins>
      <w:ins w:id="44" w:author="Xuesong Zhou" w:date="2023-03-04T13:48:00Z">
        <w:r w:rsidR="0062158B">
          <w:rPr>
            <w:rFonts w:ascii="Times New Roman" w:eastAsia="SimHei" w:hAnsi="Times New Roman" w:cs="Times New Roman"/>
            <w:sz w:val="20"/>
            <w:szCs w:val="20"/>
          </w:rPr>
          <w:t xml:space="preserve">and O </w:t>
        </w:r>
      </w:ins>
      <w:ins w:id="45" w:author="Xuesong Zhou" w:date="2023-03-04T13:45:00Z">
        <w:r>
          <w:rPr>
            <w:rFonts w:ascii="Times New Roman" w:eastAsia="SimHei" w:hAnsi="Times New Roman" w:cs="Times New Roman"/>
            <w:sz w:val="20"/>
            <w:szCs w:val="20"/>
          </w:rPr>
          <w:t>step: input: subarea.csv. node and link, and demand, output subarea_related_zones.csv that show</w:t>
        </w:r>
      </w:ins>
      <w:ins w:id="46" w:author="Xuesong Zhou" w:date="2023-03-04T13:46:00Z">
        <w:r>
          <w:rPr>
            <w:rFonts w:ascii="Times New Roman" w:eastAsia="SimHei" w:hAnsi="Times New Roman" w:cs="Times New Roman"/>
            <w:sz w:val="20"/>
            <w:szCs w:val="20"/>
          </w:rPr>
          <w:t xml:space="preserve"> the mapping between original zone id and super_zone id. </w:t>
        </w:r>
      </w:ins>
    </w:p>
    <w:p w14:paraId="2DFD160C" w14:textId="4D007DE4" w:rsidR="00022FF5" w:rsidRDefault="00022FF5">
      <w:pPr>
        <w:rPr>
          <w:ins w:id="47" w:author="Xuesong Zhou" w:date="2023-03-04T13:48:00Z"/>
          <w:rFonts w:ascii="Times New Roman" w:eastAsia="SimHei" w:hAnsi="Times New Roman" w:cs="Times New Roman"/>
          <w:sz w:val="20"/>
          <w:szCs w:val="20"/>
        </w:rPr>
      </w:pPr>
    </w:p>
    <w:p w14:paraId="26EA60C8" w14:textId="54E1F7CF" w:rsidR="0062158B" w:rsidRDefault="0062158B">
      <w:pPr>
        <w:rPr>
          <w:ins w:id="48" w:author="Xuesong Zhou" w:date="2023-03-04T13:47:00Z"/>
          <w:rFonts w:ascii="Times New Roman" w:eastAsia="SimHei" w:hAnsi="Times New Roman" w:cs="Times New Roman"/>
          <w:sz w:val="20"/>
          <w:szCs w:val="20"/>
        </w:rPr>
      </w:pPr>
      <w:ins w:id="49" w:author="Xuesong Zhou" w:date="2023-03-04T13:48:00Z">
        <w:r>
          <w:rPr>
            <w:rFonts w:ascii="Times New Roman" w:eastAsia="SimHei" w:hAnsi="Times New Roman" w:cs="Times New Roman"/>
            <w:sz w:val="20"/>
            <w:szCs w:val="20"/>
          </w:rPr>
          <w:t xml:space="preserve">Origin </w:t>
        </w:r>
        <w:proofErr w:type="gramStart"/>
        <w:r>
          <w:rPr>
            <w:rFonts w:ascii="Times New Roman" w:eastAsia="SimHei" w:hAnsi="Times New Roman" w:cs="Times New Roman"/>
            <w:sz w:val="20"/>
            <w:szCs w:val="20"/>
          </w:rPr>
          <w:t>zone based</w:t>
        </w:r>
        <w:proofErr w:type="gramEnd"/>
        <w:r>
          <w:rPr>
            <w:rFonts w:ascii="Times New Roman" w:eastAsia="SimHei" w:hAnsi="Times New Roman" w:cs="Times New Roman"/>
            <w:sz w:val="20"/>
            <w:szCs w:val="20"/>
          </w:rPr>
          <w:t xml:space="preserve"> aggregation. </w:t>
        </w:r>
      </w:ins>
    </w:p>
    <w:p w14:paraId="56306C42" w14:textId="7E29B816" w:rsidR="00F35122" w:rsidRPr="00022FF5" w:rsidRDefault="00F35122">
      <w:pPr>
        <w:rPr>
          <w:ins w:id="50" w:author="Xuesong Zhou" w:date="2023-03-04T13:44:00Z"/>
          <w:rFonts w:ascii="Times New Roman" w:eastAsia="SimHei" w:hAnsi="Times New Roman" w:cs="Times New Roman"/>
          <w:sz w:val="20"/>
          <w:szCs w:val="20"/>
          <w:rPrChange w:id="51" w:author="Xuesong Zhou" w:date="2023-03-04T13:44:00Z">
            <w:rPr>
              <w:ins w:id="52" w:author="Xuesong Zhou" w:date="2023-03-04T13:44:00Z"/>
              <w:rFonts w:ascii="Times New Roman" w:eastAsia="SimHei" w:hAnsi="Times New Roman" w:cs="Times New Roman"/>
              <w:sz w:val="20"/>
              <w:szCs w:val="20"/>
              <w:lang w:val="es-ES"/>
            </w:rPr>
          </w:rPrChange>
        </w:rPr>
      </w:pPr>
      <w:ins w:id="53" w:author="Xuesong Zhou" w:date="2023-03-04T13:47:00Z">
        <w:r>
          <w:rPr>
            <w:rFonts w:ascii="Times New Roman" w:eastAsia="SimHei" w:hAnsi="Times New Roman" w:cs="Times New Roman"/>
            <w:sz w:val="20"/>
            <w:szCs w:val="20"/>
          </w:rPr>
          <w:t xml:space="preserve">For all zones inside the subarea.csv. will be kept, we will aggregate different TAZ to super zones.  route </w:t>
        </w:r>
      </w:ins>
      <w:ins w:id="54" w:author="Xuesong Zhou" w:date="2023-03-04T13:48:00Z">
        <w:r>
          <w:rPr>
            <w:rFonts w:ascii="Times New Roman" w:eastAsia="SimHei" w:hAnsi="Times New Roman" w:cs="Times New Roman"/>
            <w:sz w:val="20"/>
            <w:szCs w:val="20"/>
          </w:rPr>
          <w:t>a</w:t>
        </w:r>
      </w:ins>
      <w:ins w:id="55" w:author="Xuesong Zhou" w:date="2023-03-04T13:47:00Z">
        <w:r>
          <w:rPr>
            <w:rFonts w:ascii="Times New Roman" w:eastAsia="SimHei" w:hAnsi="Times New Roman" w:cs="Times New Roman"/>
            <w:sz w:val="20"/>
            <w:szCs w:val="20"/>
          </w:rPr>
          <w:t>ssignment is based on super zone</w:t>
        </w:r>
      </w:ins>
      <w:ins w:id="56" w:author="Xuesong Zhou" w:date="2023-03-04T13:48:00Z">
        <w:r>
          <w:rPr>
            <w:rFonts w:ascii="Times New Roman" w:eastAsia="SimHei" w:hAnsi="Times New Roman" w:cs="Times New Roman"/>
            <w:sz w:val="20"/>
            <w:szCs w:val="20"/>
          </w:rPr>
          <w:t xml:space="preserve"> structure. </w:t>
        </w:r>
      </w:ins>
    </w:p>
    <w:p w14:paraId="09A3D44F" w14:textId="77777777" w:rsidR="0062158B" w:rsidRPr="00022FF5" w:rsidRDefault="0062158B">
      <w:pPr>
        <w:rPr>
          <w:ins w:id="57" w:author="Xuesong Zhou" w:date="2023-03-04T13:44:00Z"/>
          <w:rFonts w:ascii="Times New Roman" w:eastAsia="SimHei" w:hAnsi="Times New Roman" w:cs="Times New Roman"/>
          <w:sz w:val="20"/>
          <w:szCs w:val="20"/>
        </w:rPr>
      </w:pPr>
    </w:p>
    <w:p w14:paraId="796A0C77" w14:textId="370C73FD" w:rsidR="00CC1254" w:rsidRPr="00022FF5" w:rsidRDefault="00CC1254">
      <w:pPr>
        <w:rPr>
          <w:ins w:id="58" w:author="Xuesong Zhou" w:date="2023-03-04T13:44:00Z"/>
          <w:rFonts w:ascii="Times New Roman" w:eastAsia="SimHei" w:hAnsi="Times New Roman" w:cs="Times New Roman"/>
          <w:sz w:val="20"/>
          <w:szCs w:val="20"/>
          <w:lang w:val="es-ES"/>
          <w:rPrChange w:id="59" w:author="Xuesong Zhou" w:date="2023-03-04T13:44:00Z">
            <w:rPr>
              <w:ins w:id="60" w:author="Xuesong Zhou" w:date="2023-03-04T13:44:00Z"/>
              <w:rFonts w:ascii="Times New Roman" w:eastAsia="SimHei" w:hAnsi="Times New Roman" w:cs="Times New Roman"/>
              <w:sz w:val="20"/>
              <w:szCs w:val="20"/>
            </w:rPr>
          </w:rPrChange>
        </w:rPr>
      </w:pPr>
      <w:ins w:id="61" w:author="Xuesong Zhou" w:date="2023-03-04T13:44:00Z">
        <w:r w:rsidRPr="00022FF5">
          <w:rPr>
            <w:rFonts w:ascii="Times New Roman" w:eastAsia="SimHei" w:hAnsi="Times New Roman" w:cs="Times New Roman"/>
            <w:sz w:val="20"/>
            <w:szCs w:val="20"/>
            <w:lang w:val="es-ES"/>
            <w:rPrChange w:id="62" w:author="Xuesong Zhou" w:date="2023-03-04T13:44:00Z">
              <w:rPr>
                <w:rFonts w:ascii="Times New Roman" w:eastAsia="SimHei" w:hAnsi="Times New Roman" w:cs="Times New Roman"/>
                <w:sz w:val="20"/>
                <w:szCs w:val="20"/>
              </w:rPr>
            </w:rPrChange>
          </w:rPr>
          <w:t>F:</w:t>
        </w:r>
      </w:ins>
    </w:p>
    <w:p w14:paraId="73CA8653" w14:textId="4EFEB40F" w:rsidR="00CC1254" w:rsidRPr="00022FF5" w:rsidRDefault="00CC1254">
      <w:pPr>
        <w:rPr>
          <w:ins w:id="63" w:author="Xuesong Zhou" w:date="2023-03-04T13:44:00Z"/>
          <w:rFonts w:ascii="Times New Roman" w:eastAsia="SimHei" w:hAnsi="Times New Roman" w:cs="Times New Roman"/>
          <w:sz w:val="20"/>
          <w:szCs w:val="20"/>
          <w:lang w:val="es-ES"/>
          <w:rPrChange w:id="64" w:author="Xuesong Zhou" w:date="2023-03-04T13:44:00Z">
            <w:rPr>
              <w:ins w:id="65" w:author="Xuesong Zhou" w:date="2023-03-04T13:44:00Z"/>
              <w:rFonts w:ascii="Times New Roman" w:eastAsia="SimHei" w:hAnsi="Times New Roman" w:cs="Times New Roman"/>
              <w:sz w:val="20"/>
              <w:szCs w:val="20"/>
            </w:rPr>
          </w:rPrChange>
        </w:rPr>
      </w:pPr>
      <w:ins w:id="66" w:author="Xuesong Zhou" w:date="2023-03-04T13:44:00Z">
        <w:r w:rsidRPr="00022FF5">
          <w:rPr>
            <w:rFonts w:ascii="Times New Roman" w:eastAsia="SimHei" w:hAnsi="Times New Roman" w:cs="Times New Roman"/>
            <w:sz w:val="20"/>
            <w:szCs w:val="20"/>
            <w:lang w:val="es-ES"/>
            <w:rPrChange w:id="67" w:author="Xuesong Zhou" w:date="2023-03-04T13:44:00Z">
              <w:rPr>
                <w:rFonts w:ascii="Times New Roman" w:eastAsia="SimHei" w:hAnsi="Times New Roman" w:cs="Times New Roman"/>
                <w:sz w:val="20"/>
                <w:szCs w:val="20"/>
              </w:rPr>
            </w:rPrChange>
          </w:rPr>
          <w:t>O</w:t>
        </w:r>
      </w:ins>
    </w:p>
    <w:p w14:paraId="506F2570" w14:textId="77777777" w:rsidR="003A5002" w:rsidRDefault="003A5002">
      <w:pPr>
        <w:rPr>
          <w:ins w:id="68" w:author="Xuesong Zhou" w:date="2023-03-04T13:48:00Z"/>
          <w:rFonts w:ascii="Times New Roman" w:eastAsia="SimHei" w:hAnsi="Times New Roman" w:cs="Times New Roman"/>
          <w:sz w:val="20"/>
          <w:szCs w:val="20"/>
          <w:lang w:val="es-ES"/>
        </w:rPr>
      </w:pPr>
    </w:p>
    <w:p w14:paraId="3B1A5C3C" w14:textId="5D5A88BA" w:rsidR="00CC1254" w:rsidRPr="00022FF5" w:rsidRDefault="00CC1254">
      <w:pPr>
        <w:rPr>
          <w:ins w:id="69" w:author="Xuesong Zhou" w:date="2023-03-04T13:44:00Z"/>
          <w:rFonts w:ascii="Times New Roman" w:eastAsia="SimHei" w:hAnsi="Times New Roman" w:cs="Times New Roman"/>
          <w:sz w:val="20"/>
          <w:szCs w:val="20"/>
          <w:lang w:val="es-ES"/>
          <w:rPrChange w:id="70" w:author="Xuesong Zhou" w:date="2023-03-04T13:44:00Z">
            <w:rPr>
              <w:ins w:id="71" w:author="Xuesong Zhou" w:date="2023-03-04T13:44:00Z"/>
              <w:rFonts w:ascii="Times New Roman" w:eastAsia="SimHei" w:hAnsi="Times New Roman" w:cs="Times New Roman"/>
              <w:sz w:val="20"/>
              <w:szCs w:val="20"/>
            </w:rPr>
          </w:rPrChange>
        </w:rPr>
      </w:pPr>
      <w:ins w:id="72" w:author="Xuesong Zhou" w:date="2023-03-04T13:44:00Z">
        <w:r w:rsidRPr="00022FF5">
          <w:rPr>
            <w:rFonts w:ascii="Times New Roman" w:eastAsia="SimHei" w:hAnsi="Times New Roman" w:cs="Times New Roman"/>
            <w:sz w:val="20"/>
            <w:szCs w:val="20"/>
            <w:lang w:val="es-ES"/>
            <w:rPrChange w:id="73" w:author="Xuesong Zhou" w:date="2023-03-04T13:44:00Z">
              <w:rPr>
                <w:rFonts w:ascii="Times New Roman" w:eastAsia="SimHei" w:hAnsi="Times New Roman" w:cs="Times New Roman"/>
                <w:sz w:val="20"/>
                <w:szCs w:val="20"/>
              </w:rPr>
            </w:rPrChange>
          </w:rPr>
          <w:t>C:</w:t>
        </w:r>
      </w:ins>
      <w:ins w:id="74" w:author="Xuesong Zhou" w:date="2023-03-04T13:48:00Z">
        <w:r w:rsidR="003A5002">
          <w:rPr>
            <w:rFonts w:ascii="Times New Roman" w:eastAsia="SimHei" w:hAnsi="Times New Roman" w:cs="Times New Roman"/>
            <w:sz w:val="20"/>
            <w:szCs w:val="20"/>
            <w:lang w:val="es-ES"/>
          </w:rPr>
          <w:t xml:space="preserve"> columnn generation </w:t>
        </w:r>
      </w:ins>
    </w:p>
    <w:p w14:paraId="2BFA5629" w14:textId="15235D7E" w:rsidR="00CC1254" w:rsidRDefault="00CC1254">
      <w:pPr>
        <w:rPr>
          <w:ins w:id="75" w:author="Xuesong Zhou" w:date="2023-03-04T13:49:00Z"/>
          <w:rFonts w:ascii="Times New Roman" w:eastAsia="SimHei" w:hAnsi="Times New Roman" w:cs="Times New Roman"/>
          <w:sz w:val="20"/>
          <w:szCs w:val="20"/>
        </w:rPr>
      </w:pPr>
      <w:ins w:id="76" w:author="Xuesong Zhou" w:date="2023-03-04T13:44:00Z">
        <w:r w:rsidRPr="003A5002">
          <w:rPr>
            <w:rFonts w:ascii="Times New Roman" w:eastAsia="SimHei" w:hAnsi="Times New Roman" w:cs="Times New Roman"/>
            <w:sz w:val="20"/>
            <w:szCs w:val="20"/>
          </w:rPr>
          <w:t>U</w:t>
        </w:r>
      </w:ins>
      <w:ins w:id="77" w:author="Xuesong Zhou" w:date="2023-03-04T13:48:00Z">
        <w:r w:rsidR="003A5002" w:rsidRPr="003A5002">
          <w:rPr>
            <w:rFonts w:ascii="Times New Roman" w:eastAsia="SimHei" w:hAnsi="Times New Roman" w:cs="Times New Roman"/>
            <w:sz w:val="20"/>
            <w:szCs w:val="20"/>
            <w:rPrChange w:id="78" w:author="Xuesong Zhou" w:date="2023-03-04T13:48:00Z">
              <w:rPr>
                <w:rFonts w:ascii="Times New Roman" w:eastAsia="SimHei" w:hAnsi="Times New Roman" w:cs="Times New Roman"/>
                <w:sz w:val="20"/>
                <w:szCs w:val="20"/>
                <w:lang w:val="es-ES"/>
              </w:rPr>
            </w:rPrChange>
          </w:rPr>
          <w:t xml:space="preserve">: columna updating </w:t>
        </w:r>
        <w:r w:rsidR="003A5002">
          <w:rPr>
            <w:rFonts w:ascii="Times New Roman" w:eastAsia="SimHei" w:hAnsi="Times New Roman" w:cs="Times New Roman"/>
            <w:sz w:val="20"/>
            <w:szCs w:val="20"/>
          </w:rPr>
          <w:t xml:space="preserve">with the key performance as UE </w:t>
        </w:r>
      </w:ins>
      <w:ins w:id="79" w:author="Xuesong Zhou" w:date="2023-03-04T13:49:00Z">
        <w:r w:rsidR="003A5002">
          <w:rPr>
            <w:rFonts w:ascii="Times New Roman" w:eastAsia="SimHei" w:hAnsi="Times New Roman" w:cs="Times New Roman"/>
            <w:sz w:val="20"/>
            <w:szCs w:val="20"/>
          </w:rPr>
          <w:t>gap.</w:t>
        </w:r>
      </w:ins>
    </w:p>
    <w:p w14:paraId="08C66F90" w14:textId="77777777" w:rsidR="003A5002" w:rsidRPr="003A5002" w:rsidRDefault="003A5002">
      <w:pPr>
        <w:rPr>
          <w:ins w:id="80" w:author="Xuesong Zhou" w:date="2023-03-04T13:44:00Z"/>
          <w:rFonts w:ascii="Times New Roman" w:eastAsia="SimHei" w:hAnsi="Times New Roman" w:cs="Times New Roman"/>
          <w:sz w:val="20"/>
          <w:szCs w:val="20"/>
        </w:rPr>
      </w:pPr>
    </w:p>
    <w:p w14:paraId="39C3E91A" w14:textId="399FA4C7" w:rsidR="00CC1254" w:rsidRPr="003A5002" w:rsidRDefault="00CC1254">
      <w:pPr>
        <w:rPr>
          <w:ins w:id="81" w:author="Xuesong Zhou" w:date="2023-03-04T13:44:00Z"/>
          <w:rFonts w:ascii="Times New Roman" w:eastAsia="SimHei" w:hAnsi="Times New Roman" w:cs="Times New Roman"/>
          <w:sz w:val="20"/>
          <w:szCs w:val="20"/>
        </w:rPr>
      </w:pPr>
      <w:ins w:id="82" w:author="Xuesong Zhou" w:date="2023-03-04T13:44:00Z">
        <w:r w:rsidRPr="003A5002">
          <w:rPr>
            <w:rFonts w:ascii="Times New Roman" w:eastAsia="SimHei" w:hAnsi="Times New Roman" w:cs="Times New Roman"/>
            <w:sz w:val="20"/>
            <w:szCs w:val="20"/>
          </w:rPr>
          <w:t>S</w:t>
        </w:r>
      </w:ins>
      <w:ins w:id="83" w:author="Xuesong Zhou" w:date="2023-03-04T13:49:00Z">
        <w:r w:rsidR="003A5002">
          <w:rPr>
            <w:rFonts w:ascii="Times New Roman" w:eastAsia="SimHei" w:hAnsi="Times New Roman" w:cs="Times New Roman"/>
            <w:sz w:val="20"/>
            <w:szCs w:val="20"/>
          </w:rPr>
          <w:t xml:space="preserve">: sensitivity analysis: input is supply_side_scenarion.csv. output: SA before and after volume, and travel time in link_performance and </w:t>
        </w:r>
      </w:ins>
      <w:ins w:id="84" w:author="Xuesong Zhou" w:date="2023-03-04T13:50:00Z">
        <w:r w:rsidR="003A5002">
          <w:rPr>
            <w:rFonts w:ascii="Times New Roman" w:eastAsia="SimHei" w:hAnsi="Times New Roman" w:cs="Times New Roman"/>
            <w:sz w:val="20"/>
            <w:szCs w:val="20"/>
          </w:rPr>
          <w:t xml:space="preserve">route_assignment.csv </w:t>
        </w:r>
      </w:ins>
    </w:p>
    <w:p w14:paraId="16051180" w14:textId="7D63D6AE" w:rsidR="00CC1254" w:rsidRDefault="00CC1254">
      <w:pPr>
        <w:rPr>
          <w:ins w:id="85" w:author="Xuesong Zhou" w:date="2023-03-04T13:50:00Z"/>
          <w:rFonts w:ascii="Times New Roman" w:eastAsia="SimHei" w:hAnsi="Times New Roman" w:cs="Times New Roman"/>
          <w:sz w:val="20"/>
          <w:szCs w:val="20"/>
        </w:rPr>
      </w:pPr>
      <w:ins w:id="86" w:author="Xuesong Zhou" w:date="2023-03-04T13:44:00Z">
        <w:r w:rsidRPr="003A5002">
          <w:rPr>
            <w:rFonts w:ascii="Times New Roman" w:eastAsia="SimHei" w:hAnsi="Times New Roman" w:cs="Times New Roman"/>
            <w:sz w:val="20"/>
            <w:szCs w:val="20"/>
          </w:rPr>
          <w:t>I</w:t>
        </w:r>
      </w:ins>
      <w:ins w:id="87" w:author="Xuesong Zhou" w:date="2023-03-04T13:50:00Z">
        <w:r w:rsidR="00E66967">
          <w:rPr>
            <w:rFonts w:ascii="Times New Roman" w:eastAsia="SimHei" w:hAnsi="Times New Roman" w:cs="Times New Roman"/>
            <w:sz w:val="20"/>
            <w:szCs w:val="20"/>
          </w:rPr>
          <w:t>: information class:</w:t>
        </w:r>
      </w:ins>
    </w:p>
    <w:p w14:paraId="7A2FC619" w14:textId="77777777" w:rsidR="00E66967" w:rsidRPr="003A5002" w:rsidRDefault="00E66967">
      <w:pPr>
        <w:rPr>
          <w:ins w:id="88" w:author="Xuesong Zhou" w:date="2023-03-04T13:44:00Z"/>
          <w:rFonts w:ascii="Times New Roman" w:eastAsia="SimHei" w:hAnsi="Times New Roman" w:cs="Times New Roman"/>
          <w:sz w:val="20"/>
          <w:szCs w:val="20"/>
        </w:rPr>
      </w:pPr>
    </w:p>
    <w:p w14:paraId="528A2F40" w14:textId="4319C9D8" w:rsidR="00CC1254" w:rsidRDefault="00CC1254">
      <w:pPr>
        <w:rPr>
          <w:ins w:id="89" w:author="Xuesong Zhou" w:date="2023-03-04T13:44:00Z"/>
          <w:rFonts w:ascii="Times New Roman" w:eastAsia="SimHei" w:hAnsi="Times New Roman" w:cs="Times New Roman"/>
          <w:sz w:val="20"/>
          <w:szCs w:val="20"/>
        </w:rPr>
      </w:pPr>
      <w:ins w:id="90" w:author="Xuesong Zhou" w:date="2023-03-04T13:44:00Z">
        <w:r>
          <w:rPr>
            <w:rFonts w:ascii="Times New Roman" w:eastAsia="SimHei" w:hAnsi="Times New Roman" w:cs="Times New Roman"/>
            <w:sz w:val="20"/>
            <w:szCs w:val="20"/>
          </w:rPr>
          <w:t>N</w:t>
        </w:r>
      </w:ins>
    </w:p>
    <w:p w14:paraId="4F612A20" w14:textId="1026141D" w:rsidR="00CC1254" w:rsidRDefault="00CC1254">
      <w:pPr>
        <w:rPr>
          <w:ins w:id="91" w:author="Xuesong Zhou" w:date="2023-03-04T13:44:00Z"/>
          <w:rFonts w:ascii="Times New Roman" w:eastAsia="SimHei" w:hAnsi="Times New Roman" w:cs="Times New Roman"/>
          <w:sz w:val="20"/>
          <w:szCs w:val="20"/>
        </w:rPr>
      </w:pPr>
      <w:ins w:id="92" w:author="Xuesong Zhou" w:date="2023-03-04T13:44:00Z">
        <w:r>
          <w:rPr>
            <w:rFonts w:ascii="Times New Roman" w:eastAsia="SimHei" w:hAnsi="Times New Roman" w:cs="Times New Roman"/>
            <w:sz w:val="20"/>
            <w:szCs w:val="20"/>
          </w:rPr>
          <w:t>G</w:t>
        </w:r>
      </w:ins>
    </w:p>
    <w:p w14:paraId="1236F25B" w14:textId="77777777" w:rsidR="00CC1254" w:rsidRPr="00906C51" w:rsidRDefault="00CC1254">
      <w:pPr>
        <w:rPr>
          <w:rFonts w:ascii="Times New Roman" w:eastAsia="SimHei" w:hAnsi="Times New Roman" w:cs="Times New Roman"/>
          <w:sz w:val="20"/>
          <w:szCs w:val="20"/>
        </w:rPr>
      </w:pPr>
    </w:p>
    <w:p w14:paraId="2FD43FA6" w14:textId="77777777" w:rsidR="004D2C35" w:rsidRDefault="008F2B5A">
      <w:pPr>
        <w:pStyle w:val="Heading2"/>
        <w:spacing w:before="0" w:after="0" w:line="240" w:lineRule="auto"/>
        <w:ind w:left="288"/>
        <w:rPr>
          <w:rFonts w:ascii="Times New Roman" w:hAnsi="Times New Roman" w:cs="Times New Roman"/>
          <w:sz w:val="24"/>
          <w:szCs w:val="24"/>
        </w:rPr>
      </w:pPr>
      <w:bookmarkStart w:id="93" w:name="_Toc110979250"/>
      <w:r>
        <w:rPr>
          <w:rFonts w:ascii="Times New Roman" w:hAnsi="Times New Roman" w:cs="Times New Roman"/>
          <w:sz w:val="20"/>
          <w:szCs w:val="20"/>
        </w:rPr>
        <w:t>1.3. 5 steps of performing traffic analysis using CSV files</w:t>
      </w:r>
      <w:bookmarkEnd w:id="93"/>
    </w:p>
    <w:p w14:paraId="7C9A8C48" w14:textId="129B73A4" w:rsidR="004D2C35" w:rsidRDefault="008F2B5A">
      <w:pPr>
        <w:ind w:left="288"/>
        <w:jc w:val="left"/>
        <w:rPr>
          <w:rFonts w:ascii="Times New Roman" w:hAnsi="Times New Roman" w:cs="Times New Roman"/>
          <w:sz w:val="20"/>
          <w:szCs w:val="20"/>
        </w:rPr>
      </w:pPr>
      <w:r>
        <w:rPr>
          <w:rFonts w:ascii="Times New Roman" w:hAnsi="Times New Roman" w:cs="Times New Roman"/>
          <w:sz w:val="20"/>
          <w:szCs w:val="20"/>
        </w:rPr>
        <w:t xml:space="preserve">The specific instruction for the use of NeXTA and </w:t>
      </w:r>
      <w:r w:rsidR="00C818C6">
        <w:rPr>
          <w:rFonts w:ascii="Times New Roman" w:hAnsi="Times New Roman" w:cs="Times New Roman"/>
          <w:sz w:val="20"/>
          <w:szCs w:val="20"/>
        </w:rPr>
        <w:t>DTALite</w:t>
      </w:r>
      <w:r>
        <w:rPr>
          <w:rFonts w:ascii="Times New Roman" w:hAnsi="Times New Roman" w:cs="Times New Roman"/>
          <w:sz w:val="20"/>
          <w:szCs w:val="20"/>
        </w:rPr>
        <w:t xml:space="preserve"> is as follows:</w:t>
      </w:r>
    </w:p>
    <w:p w14:paraId="5004A336" w14:textId="12B2CD32" w:rsidR="004D2C35" w:rsidRDefault="008F2B5A" w:rsidP="0084366D">
      <w:pPr>
        <w:ind w:left="288"/>
        <w:rPr>
          <w:rFonts w:ascii="Times New Roman" w:hAnsi="Times New Roman" w:cs="Times New Roman"/>
          <w:sz w:val="20"/>
          <w:szCs w:val="20"/>
        </w:rPr>
      </w:pPr>
      <w:r>
        <w:rPr>
          <w:rFonts w:ascii="Times New Roman" w:hAnsi="Times New Roman" w:cs="Times New Roman"/>
          <w:sz w:val="20"/>
          <w:szCs w:val="20"/>
        </w:rPr>
        <w:t xml:space="preserve">Step 0: </w:t>
      </w:r>
      <w:r>
        <w:rPr>
          <w:rFonts w:ascii="Times New Roman" w:hAnsi="Times New Roman" w:cs="Times New Roman"/>
          <w:b/>
          <w:bCs/>
          <w:sz w:val="20"/>
          <w:szCs w:val="20"/>
        </w:rPr>
        <w:t>[Download and locate the project folder]</w:t>
      </w:r>
      <w:r>
        <w:rPr>
          <w:rFonts w:ascii="Times New Roman" w:hAnsi="Times New Roman" w:cs="Times New Roman"/>
          <w:sz w:val="20"/>
          <w:szCs w:val="20"/>
        </w:rPr>
        <w:t xml:space="preserve"> Download and unzip the release software package from github. Locate </w:t>
      </w:r>
      <w:r w:rsidR="00C818C6">
        <w:rPr>
          <w:rFonts w:ascii="Times New Roman" w:hAnsi="Times New Roman" w:cs="Times New Roman"/>
          <w:sz w:val="20"/>
          <w:szCs w:val="20"/>
        </w:rPr>
        <w:t>DTALite</w:t>
      </w:r>
      <w:r>
        <w:rPr>
          <w:rFonts w:ascii="Times New Roman" w:hAnsi="Times New Roman" w:cs="Times New Roman"/>
          <w:sz w:val="20"/>
          <w:szCs w:val="20"/>
        </w:rPr>
        <w:t xml:space="preserve"> file folder with node.csv, link csv, demand.csv and settings.csv. Typically, copy </w:t>
      </w:r>
      <w:r w:rsidR="00C818C6">
        <w:rPr>
          <w:rFonts w:ascii="Times New Roman" w:hAnsi="Times New Roman" w:cs="Times New Roman"/>
          <w:sz w:val="20"/>
          <w:szCs w:val="20"/>
        </w:rPr>
        <w:t>DTALite</w:t>
      </w:r>
      <w:r>
        <w:rPr>
          <w:rFonts w:ascii="Times New Roman" w:hAnsi="Times New Roman" w:cs="Times New Roman"/>
          <w:sz w:val="20"/>
          <w:szCs w:val="20"/>
        </w:rPr>
        <w:t xml:space="preserve">.exe and NeXTA.exe in the same folder for easy access.  </w:t>
      </w:r>
    </w:p>
    <w:p w14:paraId="2B63E40E" w14:textId="77777777" w:rsidR="0084366D" w:rsidRDefault="008F2B5A" w:rsidP="0084366D">
      <w:pPr>
        <w:ind w:left="288"/>
        <w:rPr>
          <w:rFonts w:ascii="Times New Roman" w:hAnsi="Times New Roman" w:cs="Times New Roman"/>
          <w:sz w:val="20"/>
          <w:szCs w:val="20"/>
        </w:rPr>
      </w:pPr>
      <w:r>
        <w:rPr>
          <w:rFonts w:ascii="Times New Roman" w:hAnsi="Times New Roman" w:cs="Times New Roman"/>
          <w:sz w:val="20"/>
          <w:szCs w:val="20"/>
        </w:rPr>
        <w:t xml:space="preserve">Step 1: </w:t>
      </w:r>
      <w:r>
        <w:rPr>
          <w:rFonts w:ascii="Times New Roman" w:hAnsi="Times New Roman" w:cs="Times New Roman"/>
          <w:b/>
          <w:bCs/>
          <w:sz w:val="20"/>
          <w:szCs w:val="20"/>
        </w:rPr>
        <w:t>[Check input files in Excel]</w:t>
      </w:r>
      <w:r>
        <w:rPr>
          <w:rFonts w:ascii="Times New Roman" w:hAnsi="Times New Roman" w:cs="Times New Roman"/>
          <w:sz w:val="20"/>
          <w:szCs w:val="20"/>
        </w:rPr>
        <w:t xml:space="preserve"> Open a file explorer, view or edit input files of node, link and demand csv files, in Excel or any text editor. </w:t>
      </w:r>
    </w:p>
    <w:p w14:paraId="754C4CFC" w14:textId="1E902061" w:rsidR="00A82D7D" w:rsidRDefault="00A82D7D" w:rsidP="0084366D">
      <w:pPr>
        <w:ind w:left="288"/>
        <w:rPr>
          <w:rFonts w:ascii="Times New Roman" w:hAnsi="Times New Roman" w:cs="Times New Roman"/>
          <w:sz w:val="20"/>
          <w:szCs w:val="20"/>
        </w:rPr>
      </w:pPr>
      <w:r>
        <w:rPr>
          <w:rFonts w:ascii="Times New Roman" w:hAnsi="Times New Roman" w:cs="Times New Roman"/>
          <w:sz w:val="20"/>
          <w:szCs w:val="20"/>
        </w:rPr>
        <w:t>P</w:t>
      </w:r>
      <w:r>
        <w:rPr>
          <w:rFonts w:ascii="Times New Roman" w:hAnsi="Times New Roman" w:cs="Times New Roman" w:hint="eastAsia"/>
          <w:sz w:val="20"/>
          <w:szCs w:val="20"/>
        </w:rPr>
        <w:t>ay</w:t>
      </w:r>
      <w:r>
        <w:rPr>
          <w:rFonts w:ascii="Times New Roman" w:hAnsi="Times New Roman" w:cs="Times New Roman"/>
          <w:sz w:val="20"/>
          <w:szCs w:val="20"/>
        </w:rPr>
        <w:t xml:space="preserve"> attention to the node</w:t>
      </w:r>
      <w:r>
        <w:rPr>
          <w:rFonts w:ascii="Times New Roman" w:hAnsi="Times New Roman" w:cs="Times New Roman" w:hint="eastAsia"/>
          <w:sz w:val="20"/>
          <w:szCs w:val="20"/>
        </w:rPr>
        <w:t>.</w:t>
      </w:r>
      <w:r>
        <w:rPr>
          <w:rFonts w:ascii="Times New Roman" w:hAnsi="Times New Roman" w:cs="Times New Roman"/>
          <w:sz w:val="20"/>
          <w:szCs w:val="20"/>
        </w:rPr>
        <w:t xml:space="preserve">csv, check </w:t>
      </w:r>
      <w:r w:rsidR="00AB32BF">
        <w:rPr>
          <w:rFonts w:ascii="Times New Roman" w:hAnsi="Times New Roman" w:cs="Times New Roman"/>
          <w:sz w:val="20"/>
          <w:szCs w:val="20"/>
        </w:rPr>
        <w:t>if there ar</w:t>
      </w:r>
      <w:r w:rsidR="0084366D">
        <w:rPr>
          <w:rFonts w:ascii="Times New Roman" w:hAnsi="Times New Roman" w:cs="Times New Roman"/>
          <w:sz w:val="20"/>
          <w:szCs w:val="20"/>
        </w:rPr>
        <w:t xml:space="preserve">e </w:t>
      </w:r>
      <w:r w:rsidR="00AB32BF">
        <w:rPr>
          <w:rFonts w:ascii="Times New Roman" w:hAnsi="Times New Roman" w:cs="Times New Roman"/>
          <w:sz w:val="20"/>
          <w:szCs w:val="20"/>
        </w:rPr>
        <w:t>zone</w:t>
      </w:r>
      <w:r w:rsidR="00AB32BF">
        <w:rPr>
          <w:rFonts w:ascii="Times New Roman" w:hAnsi="Times New Roman" w:cs="Times New Roman" w:hint="eastAsia"/>
          <w:sz w:val="20"/>
          <w:szCs w:val="20"/>
        </w:rPr>
        <w:t>_</w:t>
      </w:r>
      <w:r w:rsidR="00AB32BF">
        <w:rPr>
          <w:rFonts w:ascii="Times New Roman" w:hAnsi="Times New Roman" w:cs="Times New Roman"/>
          <w:sz w:val="20"/>
          <w:szCs w:val="20"/>
        </w:rPr>
        <w:t>ids</w:t>
      </w:r>
      <w:r w:rsidR="00621CBF">
        <w:rPr>
          <w:rFonts w:ascii="Times New Roman" w:hAnsi="Times New Roman" w:cs="Times New Roman"/>
          <w:sz w:val="20"/>
          <w:szCs w:val="20"/>
        </w:rPr>
        <w:t xml:space="preserve"> in the file</w:t>
      </w:r>
      <w:r w:rsidR="00AB32BF">
        <w:rPr>
          <w:rFonts w:ascii="Times New Roman" w:hAnsi="Times New Roman" w:cs="Times New Roman"/>
          <w:sz w:val="20"/>
          <w:szCs w:val="20"/>
        </w:rPr>
        <w:t xml:space="preserve">, if not, </w:t>
      </w:r>
      <w:r w:rsidR="00621CBF" w:rsidRPr="00621CBF">
        <w:rPr>
          <w:rFonts w:ascii="Times New Roman" w:hAnsi="Times New Roman" w:cs="Times New Roman"/>
          <w:sz w:val="20"/>
          <w:szCs w:val="20"/>
        </w:rPr>
        <w:t>you need to complete it</w:t>
      </w:r>
      <w:r w:rsidR="00621CBF">
        <w:rPr>
          <w:rFonts w:ascii="Times New Roman" w:hAnsi="Times New Roman" w:cs="Times New Roman"/>
          <w:sz w:val="20"/>
          <w:szCs w:val="20"/>
        </w:rPr>
        <w:t>.</w:t>
      </w:r>
      <w:r w:rsidR="0084366D">
        <w:rPr>
          <w:rFonts w:ascii="Times New Roman" w:hAnsi="Times New Roman" w:cs="Times New Roman"/>
          <w:sz w:val="20"/>
          <w:szCs w:val="20"/>
        </w:rPr>
        <w:t xml:space="preserve"> </w:t>
      </w:r>
      <w:r w:rsidR="0084366D" w:rsidRPr="0084366D">
        <w:rPr>
          <w:rFonts w:ascii="Times New Roman" w:hAnsi="Times New Roman" w:cs="Times New Roman"/>
          <w:sz w:val="20"/>
          <w:szCs w:val="20"/>
        </w:rPr>
        <w:t xml:space="preserve">See the </w:t>
      </w:r>
      <w:r w:rsidR="0084366D">
        <w:rPr>
          <w:rFonts w:ascii="Times New Roman" w:hAnsi="Times New Roman" w:cs="Times New Roman"/>
          <w:sz w:val="20"/>
          <w:szCs w:val="20"/>
        </w:rPr>
        <w:t xml:space="preserve">Appendix B </w:t>
      </w:r>
      <w:r w:rsidR="0084366D" w:rsidRPr="0084366D">
        <w:rPr>
          <w:rFonts w:ascii="Times New Roman" w:hAnsi="Times New Roman" w:cs="Times New Roman"/>
          <w:sz w:val="20"/>
          <w:szCs w:val="20"/>
        </w:rPr>
        <w:t xml:space="preserve">for the method of </w:t>
      </w:r>
      <w:r w:rsidR="006E3A89">
        <w:rPr>
          <w:rFonts w:ascii="Times New Roman" w:hAnsi="Times New Roman" w:cs="Times New Roman"/>
          <w:sz w:val="20"/>
          <w:szCs w:val="20"/>
        </w:rPr>
        <w:t>t</w:t>
      </w:r>
      <w:r w:rsidR="006E3A89" w:rsidRPr="0084366D">
        <w:rPr>
          <w:rFonts w:ascii="Times New Roman" w:hAnsi="Times New Roman" w:cs="Times New Roman"/>
          <w:sz w:val="20"/>
          <w:szCs w:val="20"/>
        </w:rPr>
        <w:t xml:space="preserve">he method of </w:t>
      </w:r>
      <w:r w:rsidR="006E3A89" w:rsidRPr="006E3A89">
        <w:rPr>
          <w:rFonts w:ascii="Times New Roman" w:hAnsi="Times New Roman" w:cs="Times New Roman"/>
          <w:b/>
          <w:bCs/>
          <w:sz w:val="20"/>
          <w:szCs w:val="20"/>
        </w:rPr>
        <w:t>preparing the zone ids</w:t>
      </w:r>
      <w:r w:rsidR="0084366D">
        <w:rPr>
          <w:rFonts w:ascii="Times New Roman" w:hAnsi="Times New Roman" w:cs="Times New Roman"/>
          <w:sz w:val="20"/>
          <w:szCs w:val="20"/>
        </w:rPr>
        <w:t>.</w:t>
      </w:r>
    </w:p>
    <w:p w14:paraId="5CF62E99" w14:textId="77A44DDF" w:rsidR="004D2C35" w:rsidRDefault="008F2B5A" w:rsidP="0084366D">
      <w:pPr>
        <w:ind w:left="288"/>
        <w:rPr>
          <w:rFonts w:ascii="Times New Roman" w:hAnsi="Times New Roman" w:cs="Times New Roman"/>
          <w:sz w:val="20"/>
          <w:szCs w:val="20"/>
        </w:rPr>
      </w:pPr>
      <w:r>
        <w:rPr>
          <w:rFonts w:ascii="Times New Roman" w:hAnsi="Times New Roman" w:cs="Times New Roman"/>
          <w:sz w:val="20"/>
          <w:szCs w:val="20"/>
        </w:rPr>
        <w:t>Review and change the configuration in settings.csv in Excel.</w:t>
      </w:r>
    </w:p>
    <w:p w14:paraId="6B669792" w14:textId="54DD27A9" w:rsidR="004D2C35" w:rsidRDefault="008F2B5A" w:rsidP="0084366D">
      <w:pPr>
        <w:ind w:left="288"/>
        <w:rPr>
          <w:rFonts w:ascii="Times New Roman" w:hAnsi="Times New Roman" w:cs="Times New Roman"/>
          <w:sz w:val="20"/>
          <w:szCs w:val="20"/>
        </w:rPr>
      </w:pPr>
      <w:r>
        <w:rPr>
          <w:rFonts w:ascii="Times New Roman" w:hAnsi="Times New Roman" w:cs="Times New Roman"/>
          <w:sz w:val="20"/>
          <w:szCs w:val="20"/>
        </w:rPr>
        <w:t xml:space="preserve">Step 2: </w:t>
      </w:r>
      <w:r>
        <w:rPr>
          <w:rFonts w:ascii="Times New Roman" w:hAnsi="Times New Roman" w:cs="Times New Roman"/>
          <w:b/>
          <w:bCs/>
          <w:sz w:val="20"/>
          <w:szCs w:val="20"/>
        </w:rPr>
        <w:t xml:space="preserve">[Visualize and validate network in NeXTA] </w:t>
      </w:r>
      <w:r>
        <w:rPr>
          <w:rFonts w:ascii="Times New Roman" w:hAnsi="Times New Roman" w:cs="Times New Roman"/>
          <w:sz w:val="20"/>
          <w:szCs w:val="20"/>
        </w:rPr>
        <w:t>Click “NeXTA”—“File”—“Open Traffic Network Project” to choose the node.csv file in your network data set. Check the network connectivity through a simple path calculation by selecting one OD pair.</w:t>
      </w:r>
    </w:p>
    <w:p w14:paraId="59D19CC5" w14:textId="226B7C04" w:rsidR="004D2C35" w:rsidRDefault="008F2B5A" w:rsidP="0084366D">
      <w:pPr>
        <w:ind w:left="288"/>
        <w:rPr>
          <w:rFonts w:ascii="Times New Roman" w:hAnsi="Times New Roman" w:cs="Times New Roman"/>
          <w:sz w:val="20"/>
          <w:szCs w:val="20"/>
        </w:rPr>
      </w:pPr>
      <w:r>
        <w:rPr>
          <w:rFonts w:ascii="Times New Roman" w:hAnsi="Times New Roman" w:cs="Times New Roman"/>
          <w:sz w:val="20"/>
          <w:szCs w:val="20"/>
        </w:rPr>
        <w:t xml:space="preserve">Step 3: </w:t>
      </w:r>
      <w:r>
        <w:rPr>
          <w:rFonts w:ascii="Times New Roman" w:hAnsi="Times New Roman" w:cs="Times New Roman"/>
          <w:b/>
          <w:bCs/>
          <w:sz w:val="20"/>
          <w:szCs w:val="20"/>
        </w:rPr>
        <w:t xml:space="preserve">[Run </w:t>
      </w:r>
      <w:r w:rsidR="00C818C6">
        <w:rPr>
          <w:rFonts w:ascii="Times New Roman" w:hAnsi="Times New Roman" w:cs="Times New Roman"/>
          <w:b/>
          <w:bCs/>
          <w:sz w:val="20"/>
          <w:szCs w:val="20"/>
        </w:rPr>
        <w:t>DTALite</w:t>
      </w:r>
      <w:r>
        <w:rPr>
          <w:rFonts w:ascii="Times New Roman" w:hAnsi="Times New Roman" w:cs="Times New Roman"/>
          <w:b/>
          <w:bCs/>
          <w:sz w:val="20"/>
          <w:szCs w:val="20"/>
        </w:rPr>
        <w:t xml:space="preserve"> as a Windows console application]</w:t>
      </w:r>
      <w:r>
        <w:rPr>
          <w:rFonts w:ascii="Times New Roman" w:hAnsi="Times New Roman" w:cs="Times New Roman"/>
          <w:sz w:val="20"/>
          <w:szCs w:val="20"/>
        </w:rPr>
        <w:t xml:space="preserve"> Click on the executable of “</w:t>
      </w:r>
      <w:r w:rsidR="00C818C6">
        <w:rPr>
          <w:rFonts w:ascii="Times New Roman" w:hAnsi="Times New Roman" w:cs="Times New Roman"/>
          <w:sz w:val="20"/>
          <w:szCs w:val="20"/>
        </w:rPr>
        <w:t>DTALite</w:t>
      </w:r>
      <w:r>
        <w:rPr>
          <w:rFonts w:ascii="Times New Roman" w:hAnsi="Times New Roman" w:cs="Times New Roman"/>
          <w:sz w:val="20"/>
          <w:szCs w:val="20"/>
        </w:rPr>
        <w:t xml:space="preserve">.exe” from a file explorer or run it from Windows command window, to perform traffic assignment and simulation. The output of this Windows console applications is displayed in screen and log file </w:t>
      </w:r>
      <w:r w:rsidR="00C818C6">
        <w:rPr>
          <w:rFonts w:ascii="Times New Roman" w:hAnsi="Times New Roman" w:cs="Times New Roman"/>
          <w:sz w:val="20"/>
          <w:szCs w:val="20"/>
        </w:rPr>
        <w:t>DTALite</w:t>
      </w:r>
      <w:r>
        <w:rPr>
          <w:rFonts w:ascii="Times New Roman" w:hAnsi="Times New Roman" w:cs="Times New Roman"/>
          <w:sz w:val="20"/>
          <w:szCs w:val="20"/>
        </w:rPr>
        <w:t xml:space="preserve">_log.txt. </w:t>
      </w:r>
    </w:p>
    <w:p w14:paraId="59781E96" w14:textId="503FD179" w:rsidR="004D2C35" w:rsidRDefault="008F2B5A" w:rsidP="0084366D">
      <w:pPr>
        <w:ind w:left="288"/>
        <w:rPr>
          <w:rFonts w:ascii="Times New Roman" w:hAnsi="Times New Roman" w:cs="Times New Roman"/>
          <w:sz w:val="20"/>
          <w:szCs w:val="20"/>
        </w:rPr>
      </w:pPr>
      <w:r>
        <w:rPr>
          <w:rFonts w:ascii="Times New Roman" w:hAnsi="Times New Roman" w:cs="Times New Roman"/>
          <w:sz w:val="20"/>
          <w:szCs w:val="20"/>
        </w:rPr>
        <w:t>Step 4: [</w:t>
      </w:r>
      <w:r>
        <w:rPr>
          <w:rFonts w:ascii="Times New Roman" w:hAnsi="Times New Roman" w:cs="Times New Roman"/>
          <w:b/>
          <w:bCs/>
          <w:sz w:val="20"/>
          <w:szCs w:val="20"/>
        </w:rPr>
        <w:t>Check output files in Excel</w:t>
      </w:r>
      <w:r>
        <w:rPr>
          <w:rFonts w:ascii="Times New Roman" w:hAnsi="Times New Roman" w:cs="Times New Roman"/>
          <w:sz w:val="20"/>
          <w:szCs w:val="20"/>
        </w:rPr>
        <w:t xml:space="preserve">] After the completion of </w:t>
      </w:r>
      <w:r w:rsidR="00C818C6">
        <w:rPr>
          <w:rFonts w:ascii="Times New Roman" w:hAnsi="Times New Roman" w:cs="Times New Roman"/>
          <w:sz w:val="20"/>
          <w:szCs w:val="20"/>
        </w:rPr>
        <w:t>DTALite</w:t>
      </w:r>
      <w:r>
        <w:rPr>
          <w:rFonts w:ascii="Times New Roman" w:hAnsi="Times New Roman" w:cs="Times New Roman"/>
          <w:sz w:val="20"/>
          <w:szCs w:val="20"/>
        </w:rPr>
        <w:t>, users can view the output link performance and agent files in Excel.</w:t>
      </w:r>
    </w:p>
    <w:p w14:paraId="703A4558" w14:textId="77777777" w:rsidR="004D2C35" w:rsidRDefault="008F2B5A" w:rsidP="0084366D">
      <w:pPr>
        <w:ind w:left="288"/>
        <w:rPr>
          <w:rFonts w:ascii="Times New Roman" w:hAnsi="Times New Roman" w:cs="Times New Roman"/>
          <w:sz w:val="20"/>
          <w:szCs w:val="20"/>
        </w:rPr>
      </w:pPr>
      <w:r>
        <w:rPr>
          <w:rFonts w:ascii="Times New Roman" w:hAnsi="Times New Roman" w:cs="Times New Roman"/>
          <w:sz w:val="20"/>
          <w:szCs w:val="20"/>
        </w:rPr>
        <w:t>Step 5: [</w:t>
      </w:r>
      <w:r>
        <w:rPr>
          <w:rFonts w:ascii="Times New Roman" w:hAnsi="Times New Roman" w:cs="Times New Roman"/>
          <w:b/>
          <w:bCs/>
          <w:sz w:val="20"/>
          <w:szCs w:val="20"/>
        </w:rPr>
        <w:t>Visualize output files in NeXTA</w:t>
      </w:r>
      <w:r>
        <w:rPr>
          <w:rFonts w:ascii="Times New Roman" w:hAnsi="Times New Roman" w:cs="Times New Roman"/>
          <w:sz w:val="20"/>
          <w:szCs w:val="20"/>
        </w:rPr>
        <w:t>] For static traffic assignment, NeXTA is able to display view link travel time, speed and volume, as well as path display in the agent dialog. For dynamic assignment and simulation, one can use NeXTA to view time-dependent queue and density.</w:t>
      </w:r>
    </w:p>
    <w:p w14:paraId="06832D8B" w14:textId="77777777" w:rsidR="004D2C35" w:rsidRDefault="004D2C35">
      <w:pPr>
        <w:ind w:left="288"/>
        <w:jc w:val="left"/>
        <w:rPr>
          <w:rFonts w:ascii="Times New Roman" w:hAnsi="Times New Roman" w:cs="Times New Roman"/>
          <w:sz w:val="20"/>
          <w:szCs w:val="20"/>
        </w:rPr>
      </w:pPr>
    </w:p>
    <w:p w14:paraId="7176E89D" w14:textId="77777777" w:rsidR="004D2C35" w:rsidRDefault="004D2C35">
      <w:pPr>
        <w:ind w:left="288"/>
        <w:jc w:val="left"/>
        <w:rPr>
          <w:rFonts w:ascii="Times New Roman" w:hAnsi="Times New Roman" w:cs="Times New Roman"/>
          <w:sz w:val="20"/>
          <w:szCs w:val="20"/>
        </w:rPr>
      </w:pPr>
    </w:p>
    <w:p w14:paraId="79C6B4EF" w14:textId="1E3BDE98" w:rsidR="004D2C35" w:rsidRDefault="008F2B5A">
      <w:pPr>
        <w:pStyle w:val="Heading1"/>
        <w:numPr>
          <w:ilvl w:val="0"/>
          <w:numId w:val="1"/>
        </w:numPr>
        <w:rPr>
          <w:rFonts w:ascii="Times New Roman" w:eastAsia="SimSun" w:hAnsi="Times New Roman" w:cs="Times New Roman"/>
          <w:sz w:val="24"/>
          <w:szCs w:val="20"/>
        </w:rPr>
      </w:pPr>
      <w:bookmarkStart w:id="94" w:name="_Toc110979251"/>
      <w:r>
        <w:rPr>
          <w:rFonts w:ascii="Times New Roman" w:eastAsia="SimSun" w:hAnsi="Times New Roman" w:cs="Times New Roman"/>
          <w:sz w:val="24"/>
          <w:szCs w:val="20"/>
        </w:rPr>
        <w:t xml:space="preserve">Getting Started from NeXTA graphical user interface and running </w:t>
      </w:r>
      <w:r w:rsidR="00C818C6">
        <w:rPr>
          <w:rFonts w:ascii="Times New Roman" w:eastAsia="SimSun" w:hAnsi="Times New Roman" w:cs="Times New Roman"/>
          <w:sz w:val="24"/>
          <w:szCs w:val="20"/>
        </w:rPr>
        <w:t>DTALite</w:t>
      </w:r>
      <w:bookmarkEnd w:id="94"/>
      <w:r>
        <w:rPr>
          <w:rFonts w:ascii="Times New Roman" w:eastAsia="SimSun" w:hAnsi="Times New Roman" w:cs="Times New Roman"/>
          <w:sz w:val="24"/>
          <w:szCs w:val="20"/>
        </w:rPr>
        <w:t xml:space="preserve"> </w:t>
      </w:r>
    </w:p>
    <w:p w14:paraId="57183639" w14:textId="77777777" w:rsidR="004D2C35" w:rsidRDefault="008F2B5A">
      <w:pPr>
        <w:pStyle w:val="Heading2"/>
        <w:rPr>
          <w:rFonts w:ascii="Times New Roman" w:hAnsi="Times New Roman" w:cs="Times New Roman"/>
          <w:sz w:val="20"/>
          <w:szCs w:val="20"/>
        </w:rPr>
      </w:pPr>
      <w:bookmarkStart w:id="95" w:name="_Toc110979252"/>
      <w:r>
        <w:rPr>
          <w:rFonts w:ascii="Times New Roman" w:hAnsi="Times New Roman" w:cs="Times New Roman"/>
          <w:sz w:val="20"/>
          <w:szCs w:val="20"/>
        </w:rPr>
        <w:t>Step 1: Download and locate the project folder, check CSV network files.</w:t>
      </w:r>
      <w:bookmarkEnd w:id="95"/>
    </w:p>
    <w:p w14:paraId="56E51D38" w14:textId="77777777" w:rsidR="004D2C35" w:rsidRDefault="008F2B5A">
      <w:pPr>
        <w:ind w:left="288"/>
        <w:jc w:val="left"/>
        <w:rPr>
          <w:rFonts w:ascii="Times New Roman" w:hAnsi="Times New Roman" w:cs="Times New Roman"/>
          <w:sz w:val="20"/>
          <w:szCs w:val="20"/>
        </w:rPr>
      </w:pPr>
      <w:r>
        <w:rPr>
          <w:rFonts w:ascii="Times New Roman" w:hAnsi="Times New Roman" w:cs="Times New Roman"/>
          <w:sz w:val="20"/>
          <w:szCs w:val="20"/>
        </w:rPr>
        <w:t xml:space="preserve">Locate the project folder of “6_Tempe ASU network”. </w:t>
      </w:r>
    </w:p>
    <w:p w14:paraId="2E9ED87E" w14:textId="3918FF49" w:rsidR="004D2C35" w:rsidRDefault="004D2C35">
      <w:pPr>
        <w:ind w:left="288"/>
        <w:jc w:val="left"/>
        <w:rPr>
          <w:rFonts w:ascii="Times New Roman" w:hAnsi="Times New Roman" w:cs="Times New Roman"/>
          <w:sz w:val="20"/>
          <w:szCs w:val="20"/>
        </w:rPr>
      </w:pPr>
    </w:p>
    <w:p w14:paraId="1EE429E0" w14:textId="77777777" w:rsidR="004D2C35" w:rsidRDefault="008F2B5A">
      <w:pPr>
        <w:ind w:left="288"/>
        <w:jc w:val="left"/>
        <w:rPr>
          <w:rFonts w:ascii="Times New Roman" w:hAnsi="Times New Roman" w:cs="Times New Roman"/>
          <w:sz w:val="20"/>
          <w:szCs w:val="20"/>
        </w:rPr>
      </w:pPr>
      <w:r>
        <w:rPr>
          <w:rFonts w:ascii="Times New Roman" w:hAnsi="Times New Roman" w:cs="Times New Roman"/>
          <w:sz w:val="20"/>
          <w:szCs w:val="20"/>
        </w:rPr>
        <w:t xml:space="preserve">Check input files in Excel </w:t>
      </w:r>
    </w:p>
    <w:p w14:paraId="32273085" w14:textId="77777777" w:rsidR="004D2C35" w:rsidRDefault="008F2B5A">
      <w:pPr>
        <w:ind w:left="288"/>
        <w:jc w:val="left"/>
        <w:rPr>
          <w:rFonts w:ascii="Times New Roman" w:hAnsi="Times New Roman" w:cs="Times New Roman"/>
          <w:sz w:val="20"/>
          <w:szCs w:val="20"/>
        </w:rPr>
      </w:pPr>
      <w:r>
        <w:rPr>
          <w:rFonts w:ascii="Times New Roman" w:hAnsi="Times New Roman" w:cs="Times New Roman"/>
          <w:sz w:val="20"/>
          <w:szCs w:val="20"/>
        </w:rPr>
        <w:t>node.csv</w:t>
      </w:r>
    </w:p>
    <w:p w14:paraId="247D365C" w14:textId="7BC60EE3" w:rsidR="004D2C35" w:rsidRDefault="00CB0DC5">
      <w:pPr>
        <w:ind w:left="288"/>
        <w:jc w:val="left"/>
        <w:rPr>
          <w:rFonts w:ascii="Times New Roman" w:hAnsi="Times New Roman" w:cs="Times New Roman"/>
          <w:sz w:val="20"/>
          <w:szCs w:val="20"/>
        </w:rPr>
      </w:pPr>
      <w:r w:rsidRPr="00CB0DC5">
        <w:rPr>
          <w:rFonts w:ascii="Times New Roman" w:hAnsi="Times New Roman" w:cs="Times New Roman"/>
          <w:noProof/>
          <w:sz w:val="20"/>
          <w:szCs w:val="20"/>
        </w:rPr>
        <w:lastRenderedPageBreak/>
        <w:drawing>
          <wp:inline distT="0" distB="0" distL="0" distR="0" wp14:anchorId="27FD70CF" wp14:editId="7884C28D">
            <wp:extent cx="4003430" cy="152454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57082" cy="1544973"/>
                    </a:xfrm>
                    <a:prstGeom prst="rect">
                      <a:avLst/>
                    </a:prstGeom>
                    <a:noFill/>
                    <a:ln>
                      <a:noFill/>
                    </a:ln>
                  </pic:spPr>
                </pic:pic>
              </a:graphicData>
            </a:graphic>
          </wp:inline>
        </w:drawing>
      </w:r>
    </w:p>
    <w:p w14:paraId="729B2B4E" w14:textId="77777777" w:rsidR="004D2C35" w:rsidRDefault="008F2B5A">
      <w:pPr>
        <w:ind w:left="288"/>
        <w:jc w:val="left"/>
        <w:rPr>
          <w:rFonts w:ascii="Times New Roman" w:hAnsi="Times New Roman" w:cs="Times New Roman"/>
          <w:sz w:val="20"/>
          <w:szCs w:val="20"/>
        </w:rPr>
      </w:pPr>
      <w:r>
        <w:rPr>
          <w:rFonts w:ascii="Times New Roman" w:hAnsi="Times New Roman" w:cs="Times New Roman"/>
          <w:sz w:val="20"/>
          <w:szCs w:val="20"/>
        </w:rPr>
        <w:t>link.csv</w:t>
      </w:r>
    </w:p>
    <w:p w14:paraId="45D93EE7" w14:textId="60B612D9" w:rsidR="004D2C35" w:rsidRDefault="00144A5A" w:rsidP="00CB0DC5">
      <w:pPr>
        <w:ind w:left="288"/>
        <w:jc w:val="center"/>
        <w:rPr>
          <w:rFonts w:ascii="Times New Roman" w:hAnsi="Times New Roman" w:cs="Times New Roman"/>
          <w:sz w:val="20"/>
          <w:szCs w:val="20"/>
        </w:rPr>
      </w:pPr>
      <w:r w:rsidRPr="00144A5A">
        <w:rPr>
          <w:rFonts w:ascii="Times New Roman" w:hAnsi="Times New Roman" w:cs="Times New Roman"/>
          <w:noProof/>
          <w:sz w:val="20"/>
          <w:szCs w:val="20"/>
        </w:rPr>
        <w:drawing>
          <wp:inline distT="0" distB="0" distL="0" distR="0" wp14:anchorId="08C6043C" wp14:editId="1EA9A538">
            <wp:extent cx="5274310" cy="163893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638935"/>
                    </a:xfrm>
                    <a:prstGeom prst="rect">
                      <a:avLst/>
                    </a:prstGeom>
                    <a:noFill/>
                    <a:ln>
                      <a:noFill/>
                    </a:ln>
                  </pic:spPr>
                </pic:pic>
              </a:graphicData>
            </a:graphic>
          </wp:inline>
        </w:drawing>
      </w:r>
    </w:p>
    <w:p w14:paraId="28AA6AD6" w14:textId="772D359D" w:rsidR="00144A5A" w:rsidRDefault="00144A5A" w:rsidP="00144A5A">
      <w:pPr>
        <w:ind w:left="288"/>
        <w:jc w:val="left"/>
        <w:rPr>
          <w:rFonts w:ascii="Times New Roman" w:hAnsi="Times New Roman" w:cs="Times New Roman"/>
          <w:sz w:val="20"/>
          <w:szCs w:val="20"/>
        </w:rPr>
      </w:pPr>
      <w:r>
        <w:rPr>
          <w:rFonts w:ascii="Times New Roman" w:hAnsi="Times New Roman" w:cs="Times New Roman"/>
          <w:sz w:val="20"/>
          <w:szCs w:val="20"/>
        </w:rPr>
        <w:t>Pay attention to the units in the new version DTALite:</w:t>
      </w:r>
    </w:p>
    <w:p w14:paraId="3A4F0F97" w14:textId="71B90EC8" w:rsidR="004D2C35" w:rsidRPr="00144A5A" w:rsidRDefault="00144A5A" w:rsidP="00144A5A">
      <w:pPr>
        <w:ind w:left="288"/>
        <w:jc w:val="left"/>
        <w:rPr>
          <w:rFonts w:ascii="Times New Roman" w:hAnsi="Times New Roman" w:cs="Times New Roman"/>
          <w:sz w:val="20"/>
          <w:szCs w:val="20"/>
        </w:rPr>
      </w:pPr>
      <w:r w:rsidRPr="00144A5A">
        <w:rPr>
          <w:rFonts w:ascii="Times New Roman" w:hAnsi="Times New Roman" w:cs="Times New Roman"/>
          <w:sz w:val="20"/>
          <w:szCs w:val="20"/>
        </w:rPr>
        <w:t>Unit of</w:t>
      </w:r>
      <w:r w:rsidRPr="00144A5A">
        <w:rPr>
          <w:rFonts w:ascii="Times New Roman" w:hAnsi="Times New Roman" w:cs="Times New Roman" w:hint="eastAsia"/>
          <w:sz w:val="20"/>
          <w:szCs w:val="20"/>
        </w:rPr>
        <w:t xml:space="preserve"> </w:t>
      </w:r>
      <w:r w:rsidR="00580AA6" w:rsidRPr="00580AA6">
        <w:rPr>
          <w:rFonts w:ascii="Times New Roman" w:hAnsi="Times New Roman" w:cs="Times New Roman"/>
          <w:b/>
          <w:bCs/>
          <w:sz w:val="20"/>
          <w:szCs w:val="20"/>
        </w:rPr>
        <w:t>l</w:t>
      </w:r>
      <w:r w:rsidR="00D53FB3" w:rsidRPr="00580AA6">
        <w:rPr>
          <w:rFonts w:ascii="Times New Roman" w:hAnsi="Times New Roman" w:cs="Times New Roman"/>
          <w:b/>
          <w:bCs/>
          <w:sz w:val="20"/>
          <w:szCs w:val="20"/>
        </w:rPr>
        <w:t>ength</w:t>
      </w:r>
      <w:r w:rsidRPr="00144A5A">
        <w:rPr>
          <w:rFonts w:ascii="Times New Roman" w:hAnsi="Times New Roman" w:cs="Times New Roman"/>
          <w:sz w:val="20"/>
          <w:szCs w:val="20"/>
        </w:rPr>
        <w:t xml:space="preserve">: </w:t>
      </w:r>
      <w:r w:rsidR="00D53FB3" w:rsidRPr="00144A5A">
        <w:rPr>
          <w:rFonts w:ascii="Times New Roman" w:hAnsi="Times New Roman" w:cs="Times New Roman"/>
          <w:sz w:val="20"/>
          <w:szCs w:val="20"/>
        </w:rPr>
        <w:t>meter</w:t>
      </w:r>
    </w:p>
    <w:p w14:paraId="2B3A857D" w14:textId="76A9F022" w:rsidR="00D53FB3" w:rsidRPr="00144A5A" w:rsidRDefault="00144A5A" w:rsidP="00144A5A">
      <w:pPr>
        <w:ind w:left="288"/>
        <w:jc w:val="left"/>
        <w:rPr>
          <w:rFonts w:ascii="Times New Roman" w:hAnsi="Times New Roman" w:cs="Times New Roman"/>
          <w:sz w:val="20"/>
          <w:szCs w:val="20"/>
        </w:rPr>
      </w:pPr>
      <w:r w:rsidRPr="00144A5A">
        <w:rPr>
          <w:rFonts w:ascii="Times New Roman" w:hAnsi="Times New Roman" w:cs="Times New Roman"/>
          <w:sz w:val="20"/>
          <w:szCs w:val="20"/>
        </w:rPr>
        <w:t>Unit</w:t>
      </w:r>
      <w:r w:rsidRPr="00144A5A">
        <w:rPr>
          <w:rFonts w:ascii="Times New Roman" w:hAnsi="Times New Roman" w:cs="Times New Roman" w:hint="eastAsia"/>
          <w:sz w:val="20"/>
          <w:szCs w:val="20"/>
        </w:rPr>
        <w:t xml:space="preserve"> </w:t>
      </w:r>
      <w:r w:rsidRPr="00144A5A">
        <w:rPr>
          <w:rFonts w:ascii="Times New Roman" w:hAnsi="Times New Roman" w:cs="Times New Roman"/>
          <w:sz w:val="20"/>
          <w:szCs w:val="20"/>
        </w:rPr>
        <w:t>of</w:t>
      </w:r>
      <w:r w:rsidRPr="00144A5A">
        <w:rPr>
          <w:rFonts w:ascii="Times New Roman" w:hAnsi="Times New Roman" w:cs="Times New Roman" w:hint="eastAsia"/>
          <w:sz w:val="20"/>
          <w:szCs w:val="20"/>
        </w:rPr>
        <w:t xml:space="preserve"> </w:t>
      </w:r>
      <w:r w:rsidR="00D53FB3" w:rsidRPr="00580AA6">
        <w:rPr>
          <w:rFonts w:ascii="Times New Roman" w:hAnsi="Times New Roman" w:cs="Times New Roman"/>
          <w:b/>
          <w:bCs/>
          <w:sz w:val="20"/>
          <w:szCs w:val="20"/>
        </w:rPr>
        <w:t>free_speed</w:t>
      </w:r>
      <w:r w:rsidR="00D53FB3" w:rsidRPr="00144A5A">
        <w:rPr>
          <w:rFonts w:ascii="Times New Roman" w:hAnsi="Times New Roman" w:cs="Times New Roman"/>
          <w:sz w:val="20"/>
          <w:szCs w:val="20"/>
        </w:rPr>
        <w:t>: m</w:t>
      </w:r>
      <w:r w:rsidR="00580AA6">
        <w:rPr>
          <w:rFonts w:ascii="Times New Roman" w:hAnsi="Times New Roman" w:cs="Times New Roman"/>
          <w:sz w:val="20"/>
          <w:szCs w:val="20"/>
        </w:rPr>
        <w:t xml:space="preserve">ile </w:t>
      </w:r>
      <w:r w:rsidR="00D53FB3" w:rsidRPr="00144A5A">
        <w:rPr>
          <w:rFonts w:ascii="Times New Roman" w:hAnsi="Times New Roman" w:cs="Times New Roman"/>
          <w:sz w:val="20"/>
          <w:szCs w:val="20"/>
        </w:rPr>
        <w:t>p</w:t>
      </w:r>
      <w:r w:rsidR="00580AA6">
        <w:rPr>
          <w:rFonts w:ascii="Times New Roman" w:hAnsi="Times New Roman" w:cs="Times New Roman"/>
          <w:sz w:val="20"/>
          <w:szCs w:val="20"/>
        </w:rPr>
        <w:t xml:space="preserve">er </w:t>
      </w:r>
      <w:r w:rsidR="00D53FB3" w:rsidRPr="00144A5A">
        <w:rPr>
          <w:rFonts w:ascii="Times New Roman" w:hAnsi="Times New Roman" w:cs="Times New Roman"/>
          <w:sz w:val="20"/>
          <w:szCs w:val="20"/>
        </w:rPr>
        <w:t>h</w:t>
      </w:r>
      <w:r w:rsidR="00580AA6">
        <w:rPr>
          <w:rFonts w:ascii="Times New Roman" w:hAnsi="Times New Roman" w:cs="Times New Roman"/>
          <w:sz w:val="20"/>
          <w:szCs w:val="20"/>
        </w:rPr>
        <w:t>our (</w:t>
      </w:r>
      <w:r w:rsidR="00580AA6">
        <w:rPr>
          <w:rFonts w:ascii="Times New Roman" w:hAnsi="Times New Roman" w:cs="Times New Roman" w:hint="eastAsia"/>
          <w:sz w:val="20"/>
          <w:szCs w:val="20"/>
        </w:rPr>
        <w:t>mph</w:t>
      </w:r>
      <w:r w:rsidR="00580AA6">
        <w:rPr>
          <w:rFonts w:ascii="Times New Roman" w:hAnsi="Times New Roman" w:cs="Times New Roman"/>
          <w:sz w:val="20"/>
          <w:szCs w:val="20"/>
        </w:rPr>
        <w:t>)</w:t>
      </w:r>
    </w:p>
    <w:p w14:paraId="6831F1C7" w14:textId="3F894972" w:rsidR="00D53FB3" w:rsidRPr="00144A5A" w:rsidRDefault="00144A5A" w:rsidP="00144A5A">
      <w:pPr>
        <w:ind w:left="288"/>
        <w:jc w:val="left"/>
        <w:rPr>
          <w:rFonts w:ascii="Times New Roman" w:hAnsi="Times New Roman" w:cs="Times New Roman"/>
          <w:sz w:val="20"/>
          <w:szCs w:val="20"/>
        </w:rPr>
      </w:pPr>
      <w:r w:rsidRPr="00144A5A">
        <w:rPr>
          <w:rFonts w:ascii="Times New Roman" w:hAnsi="Times New Roman" w:cs="Times New Roman"/>
          <w:sz w:val="20"/>
          <w:szCs w:val="20"/>
        </w:rPr>
        <w:t>Unit of</w:t>
      </w:r>
      <w:r w:rsidRPr="00580AA6">
        <w:rPr>
          <w:rFonts w:ascii="Times New Roman" w:hAnsi="Times New Roman" w:cs="Times New Roman" w:hint="eastAsia"/>
          <w:b/>
          <w:bCs/>
          <w:sz w:val="20"/>
          <w:szCs w:val="20"/>
        </w:rPr>
        <w:t xml:space="preserve"> </w:t>
      </w:r>
      <w:r w:rsidR="00D53FB3" w:rsidRPr="00580AA6">
        <w:rPr>
          <w:rFonts w:ascii="Times New Roman" w:hAnsi="Times New Roman" w:cs="Times New Roman"/>
          <w:b/>
          <w:bCs/>
          <w:sz w:val="20"/>
          <w:szCs w:val="20"/>
        </w:rPr>
        <w:t>VDF_fftt1</w:t>
      </w:r>
      <w:r w:rsidR="00D53FB3" w:rsidRPr="00144A5A">
        <w:rPr>
          <w:rFonts w:ascii="Times New Roman" w:hAnsi="Times New Roman" w:cs="Times New Roman"/>
          <w:sz w:val="20"/>
          <w:szCs w:val="20"/>
        </w:rPr>
        <w:t>: min</w:t>
      </w:r>
    </w:p>
    <w:p w14:paraId="245752B6" w14:textId="77777777" w:rsidR="00F23A33" w:rsidRDefault="00F23A33">
      <w:pPr>
        <w:ind w:left="288"/>
        <w:jc w:val="left"/>
        <w:rPr>
          <w:rFonts w:ascii="Times New Roman" w:hAnsi="Times New Roman" w:cs="Times New Roman"/>
          <w:sz w:val="20"/>
          <w:szCs w:val="20"/>
        </w:rPr>
      </w:pPr>
    </w:p>
    <w:p w14:paraId="7CB8CEE5" w14:textId="77777777" w:rsidR="00D53FB3" w:rsidRDefault="00D53FB3">
      <w:pPr>
        <w:ind w:left="288"/>
        <w:jc w:val="left"/>
        <w:rPr>
          <w:rFonts w:ascii="Times New Roman" w:hAnsi="Times New Roman" w:cs="Times New Roman"/>
          <w:sz w:val="20"/>
          <w:szCs w:val="20"/>
        </w:rPr>
      </w:pPr>
    </w:p>
    <w:p w14:paraId="0615EE5F" w14:textId="77777777" w:rsidR="004D2C35" w:rsidRDefault="008F2B5A">
      <w:pPr>
        <w:pStyle w:val="Heading2"/>
        <w:rPr>
          <w:rFonts w:ascii="Times New Roman" w:hAnsi="Times New Roman" w:cs="Times New Roman"/>
          <w:sz w:val="20"/>
          <w:szCs w:val="20"/>
        </w:rPr>
      </w:pPr>
      <w:bookmarkStart w:id="96" w:name="_Toc110979253"/>
      <w:r>
        <w:rPr>
          <w:rFonts w:ascii="Times New Roman" w:hAnsi="Times New Roman" w:cs="Times New Roman"/>
          <w:sz w:val="20"/>
          <w:szCs w:val="20"/>
        </w:rPr>
        <w:lastRenderedPageBreak/>
        <w:t>Step 2: Visualize and validate network in NeXTA using shortest path finding</w:t>
      </w:r>
      <w:bookmarkEnd w:id="96"/>
    </w:p>
    <w:p w14:paraId="1266762D" w14:textId="77777777" w:rsidR="004D2C35" w:rsidRDefault="008F2B5A">
      <w:pPr>
        <w:pStyle w:val="Normal1"/>
        <w:rPr>
          <w:rFonts w:ascii="Times New Roman" w:eastAsia="SimSun" w:hAnsi="Times New Roman" w:cs="Times New Roman"/>
          <w:lang w:eastAsia="zh-CN"/>
        </w:rPr>
      </w:pPr>
      <w:bookmarkStart w:id="97" w:name="_Hlk49460585"/>
      <w:r>
        <w:rPr>
          <w:rFonts w:ascii="Times New Roman" w:hAnsi="Times New Roman" w:cs="Times New Roman"/>
          <w:noProof/>
        </w:rPr>
        <w:drawing>
          <wp:inline distT="0" distB="0" distL="0" distR="0" wp14:anchorId="2707186C" wp14:editId="5640B65C">
            <wp:extent cx="4351020" cy="4772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4355367" cy="4776956"/>
                    </a:xfrm>
                    <a:prstGeom prst="rect">
                      <a:avLst/>
                    </a:prstGeom>
                  </pic:spPr>
                </pic:pic>
              </a:graphicData>
            </a:graphic>
          </wp:inline>
        </w:drawing>
      </w:r>
    </w:p>
    <w:p w14:paraId="7FD050A5" w14:textId="77777777" w:rsidR="004D2C35" w:rsidRDefault="008F2B5A">
      <w:pPr>
        <w:pStyle w:val="Normal1"/>
        <w:rPr>
          <w:rFonts w:ascii="Times New Roman" w:eastAsia="SimSun" w:hAnsi="Times New Roman" w:cs="Times New Roman"/>
          <w:lang w:eastAsia="zh-CN"/>
        </w:rPr>
      </w:pPr>
      <w:r>
        <w:rPr>
          <w:rFonts w:ascii="Times New Roman" w:eastAsia="SimSun" w:hAnsi="Times New Roman" w:cs="Times New Roman"/>
          <w:lang w:eastAsia="zh-CN"/>
        </w:rPr>
        <w:t xml:space="preserve">First, select the node layer in the left-hand-side GIS panel, we can use the mouse to select node 44, and node 86. Alternatively, one can use a keyboard shortcut of Control+f to search those nodes. </w:t>
      </w:r>
    </w:p>
    <w:bookmarkEnd w:id="97"/>
    <w:p w14:paraId="75B2C1E6" w14:textId="77777777" w:rsidR="004D2C35" w:rsidRDefault="008F2B5A">
      <w:pPr>
        <w:pStyle w:val="Normal1"/>
        <w:jc w:val="center"/>
        <w:rPr>
          <w:rFonts w:ascii="Times New Roman" w:eastAsia="SimSun" w:hAnsi="Times New Roman" w:cs="Times New Roman"/>
          <w:lang w:eastAsia="zh-CN"/>
        </w:rPr>
      </w:pPr>
      <w:r>
        <w:rPr>
          <w:rFonts w:ascii="Times New Roman" w:hAnsi="Times New Roman" w:cs="Times New Roman"/>
          <w:noProof/>
        </w:rPr>
        <w:lastRenderedPageBreak/>
        <w:drawing>
          <wp:inline distT="0" distB="0" distL="0" distR="0" wp14:anchorId="0BA0BA12" wp14:editId="300F056E">
            <wp:extent cx="2856230" cy="1678305"/>
            <wp:effectExtent l="0" t="0" r="8890" b="1333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7"/>
                    <a:stretch>
                      <a:fillRect/>
                    </a:stretch>
                  </pic:blipFill>
                  <pic:spPr>
                    <a:xfrm>
                      <a:off x="0" y="0"/>
                      <a:ext cx="2926884" cy="1720170"/>
                    </a:xfrm>
                    <a:prstGeom prst="rect">
                      <a:avLst/>
                    </a:prstGeom>
                  </pic:spPr>
                </pic:pic>
              </a:graphicData>
            </a:graphic>
          </wp:inline>
        </w:drawing>
      </w:r>
      <w:r>
        <w:rPr>
          <w:rFonts w:ascii="Times New Roman" w:hAnsi="Times New Roman" w:cs="Times New Roman"/>
          <w:noProof/>
        </w:rPr>
        <w:drawing>
          <wp:inline distT="0" distB="0" distL="0" distR="0" wp14:anchorId="4B500BFA" wp14:editId="77920320">
            <wp:extent cx="2795954" cy="1821551"/>
            <wp:effectExtent l="0" t="0" r="4445" b="762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8"/>
                    <a:stretch>
                      <a:fillRect/>
                    </a:stretch>
                  </pic:blipFill>
                  <pic:spPr>
                    <a:xfrm>
                      <a:off x="0" y="0"/>
                      <a:ext cx="2864638" cy="1866298"/>
                    </a:xfrm>
                    <a:prstGeom prst="rect">
                      <a:avLst/>
                    </a:prstGeom>
                  </pic:spPr>
                </pic:pic>
              </a:graphicData>
            </a:graphic>
          </wp:inline>
        </w:drawing>
      </w:r>
    </w:p>
    <w:p w14:paraId="65C58D69" w14:textId="77777777" w:rsidR="004D2C35" w:rsidRDefault="008F2B5A">
      <w:pPr>
        <w:pStyle w:val="Normal1"/>
        <w:rPr>
          <w:rFonts w:ascii="Times New Roman" w:eastAsia="SimSun" w:hAnsi="Times New Roman" w:cs="Times New Roman"/>
          <w:lang w:eastAsia="zh-CN"/>
        </w:rPr>
      </w:pPr>
      <w:r>
        <w:rPr>
          <w:rFonts w:ascii="Times New Roman" w:eastAsia="SimSun" w:hAnsi="Times New Roman" w:cs="Times New Roman"/>
          <w:lang w:eastAsia="zh-CN"/>
        </w:rPr>
        <w:t>Go the path GIS layer, right click to check and confirm if this path is connected.</w:t>
      </w:r>
    </w:p>
    <w:p w14:paraId="66CEF4E5" w14:textId="77777777" w:rsidR="004D2C35" w:rsidRDefault="008F2B5A">
      <w:pPr>
        <w:jc w:val="center"/>
        <w:rPr>
          <w:rFonts w:ascii="Times New Roman" w:hAnsi="Times New Roman" w:cs="Times New Roman"/>
        </w:rPr>
      </w:pPr>
      <w:r>
        <w:rPr>
          <w:rFonts w:ascii="Times New Roman" w:hAnsi="Times New Roman" w:cs="Times New Roman"/>
          <w:noProof/>
          <w:lang w:eastAsia="en-US"/>
        </w:rPr>
        <w:drawing>
          <wp:inline distT="0" distB="0" distL="0" distR="0" wp14:anchorId="61E347F9" wp14:editId="674CFD03">
            <wp:extent cx="5274310" cy="42513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9"/>
                    <a:stretch>
                      <a:fillRect/>
                    </a:stretch>
                  </pic:blipFill>
                  <pic:spPr>
                    <a:xfrm>
                      <a:off x="0" y="0"/>
                      <a:ext cx="5274310" cy="4251325"/>
                    </a:xfrm>
                    <a:prstGeom prst="rect">
                      <a:avLst/>
                    </a:prstGeom>
                  </pic:spPr>
                </pic:pic>
              </a:graphicData>
            </a:graphic>
          </wp:inline>
        </w:drawing>
      </w:r>
    </w:p>
    <w:p w14:paraId="2C95E9C8" w14:textId="77777777" w:rsidR="004D2C35" w:rsidRDefault="008F2B5A">
      <w:pPr>
        <w:pStyle w:val="Normal1"/>
        <w:rPr>
          <w:rFonts w:ascii="Times New Roman" w:eastAsia="SimSun" w:hAnsi="Times New Roman" w:cs="Times New Roman"/>
          <w:lang w:eastAsia="zh-CN"/>
        </w:rPr>
      </w:pPr>
      <w:r>
        <w:rPr>
          <w:rFonts w:ascii="Times New Roman" w:eastAsia="SimSun" w:hAnsi="Times New Roman" w:cs="Times New Roman"/>
          <w:lang w:eastAsia="zh-CN"/>
        </w:rPr>
        <w:lastRenderedPageBreak/>
        <w:t>Alternatively, one can use a keyboard shortcut of Control+f to specify the origin and destination for the path.</w:t>
      </w:r>
    </w:p>
    <w:p w14:paraId="0E36696A" w14:textId="77777777" w:rsidR="004D2C35" w:rsidRDefault="008F2B5A">
      <w:pPr>
        <w:pStyle w:val="Normal1"/>
        <w:rPr>
          <w:rFonts w:ascii="Times New Roman" w:eastAsia="SimSun" w:hAnsi="Times New Roman" w:cs="Times New Roman"/>
          <w:lang w:eastAsia="zh-CN"/>
        </w:rPr>
      </w:pPr>
      <w:r>
        <w:rPr>
          <w:rFonts w:ascii="Times New Roman" w:eastAsia="SimSun" w:hAnsi="Times New Roman" w:cs="Times New Roman"/>
          <w:noProof/>
        </w:rPr>
        <w:drawing>
          <wp:inline distT="0" distB="0" distL="0" distR="0" wp14:anchorId="0F9348F7" wp14:editId="2062DC49">
            <wp:extent cx="3909060" cy="34366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909060" cy="3436620"/>
                    </a:xfrm>
                    <a:prstGeom prst="rect">
                      <a:avLst/>
                    </a:prstGeom>
                    <a:noFill/>
                    <a:ln>
                      <a:noFill/>
                    </a:ln>
                  </pic:spPr>
                </pic:pic>
              </a:graphicData>
            </a:graphic>
          </wp:inline>
        </w:drawing>
      </w:r>
      <w:r>
        <w:rPr>
          <w:rFonts w:ascii="Times New Roman" w:eastAsia="SimSun" w:hAnsi="Times New Roman" w:cs="Times New Roman"/>
          <w:lang w:eastAsia="zh-CN"/>
        </w:rPr>
        <w:t xml:space="preserve"> </w:t>
      </w:r>
    </w:p>
    <w:p w14:paraId="5876AD1F" w14:textId="77777777" w:rsidR="004D2C35" w:rsidRDefault="004D2C35">
      <w:pPr>
        <w:ind w:left="288"/>
        <w:jc w:val="left"/>
        <w:rPr>
          <w:rFonts w:ascii="Times New Roman" w:hAnsi="Times New Roman" w:cs="Times New Roman"/>
          <w:sz w:val="20"/>
          <w:szCs w:val="20"/>
        </w:rPr>
      </w:pPr>
    </w:p>
    <w:p w14:paraId="5BDC5F25" w14:textId="77777777" w:rsidR="004D2C35" w:rsidRDefault="004D2C35">
      <w:pPr>
        <w:ind w:left="288"/>
        <w:jc w:val="left"/>
        <w:rPr>
          <w:rFonts w:ascii="Times New Roman" w:hAnsi="Times New Roman" w:cs="Times New Roman"/>
          <w:sz w:val="20"/>
          <w:szCs w:val="20"/>
        </w:rPr>
      </w:pPr>
    </w:p>
    <w:p w14:paraId="303AE2F6" w14:textId="1D80C0B4" w:rsidR="004D2C35" w:rsidRDefault="008F2B5A">
      <w:pPr>
        <w:pStyle w:val="Heading2"/>
        <w:rPr>
          <w:rFonts w:ascii="Times New Roman" w:hAnsi="Times New Roman" w:cs="Times New Roman"/>
          <w:sz w:val="24"/>
          <w:szCs w:val="24"/>
        </w:rPr>
      </w:pPr>
      <w:bookmarkStart w:id="98" w:name="_Toc110979254"/>
      <w:r>
        <w:rPr>
          <w:rFonts w:ascii="Times New Roman" w:hAnsi="Times New Roman" w:cs="Times New Roman"/>
          <w:sz w:val="24"/>
          <w:szCs w:val="24"/>
        </w:rPr>
        <w:t xml:space="preserve">Step 3. Run </w:t>
      </w:r>
      <w:r w:rsidR="00C818C6">
        <w:rPr>
          <w:rFonts w:ascii="Times New Roman" w:hAnsi="Times New Roman" w:cs="Times New Roman"/>
          <w:sz w:val="24"/>
          <w:szCs w:val="24"/>
        </w:rPr>
        <w:t>DTALite</w:t>
      </w:r>
      <w:r>
        <w:rPr>
          <w:rFonts w:ascii="Times New Roman" w:hAnsi="Times New Roman" w:cs="Times New Roman"/>
          <w:sz w:val="24"/>
          <w:szCs w:val="24"/>
        </w:rPr>
        <w:t xml:space="preserve"> as a Windows console application from File Explorer</w:t>
      </w:r>
      <w:bookmarkEnd w:id="98"/>
      <w:r>
        <w:rPr>
          <w:rFonts w:ascii="Times New Roman" w:hAnsi="Times New Roman" w:cs="Times New Roman"/>
          <w:sz w:val="24"/>
          <w:szCs w:val="24"/>
        </w:rPr>
        <w:t xml:space="preserve"> </w:t>
      </w:r>
    </w:p>
    <w:p w14:paraId="3104FFA3" w14:textId="7080EF09" w:rsidR="00576CC7" w:rsidRDefault="00FB309C">
      <w:pPr>
        <w:ind w:left="288"/>
        <w:jc w:val="left"/>
        <w:rPr>
          <w:rFonts w:ascii="Times New Roman" w:hAnsi="Times New Roman" w:cs="Times New Roman"/>
          <w:sz w:val="20"/>
          <w:szCs w:val="20"/>
        </w:rPr>
      </w:pPr>
      <w:r>
        <w:rPr>
          <w:noProof/>
        </w:rPr>
        <w:drawing>
          <wp:inline distT="0" distB="0" distL="0" distR="0" wp14:anchorId="56CAAC76" wp14:editId="190B1A6A">
            <wp:extent cx="2028092" cy="137987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43072" cy="1390065"/>
                    </a:xfrm>
                    <a:prstGeom prst="rect">
                      <a:avLst/>
                    </a:prstGeom>
                  </pic:spPr>
                </pic:pic>
              </a:graphicData>
            </a:graphic>
          </wp:inline>
        </w:drawing>
      </w:r>
    </w:p>
    <w:p w14:paraId="35F9C69C" w14:textId="701D59A5" w:rsidR="004D2C35" w:rsidRPr="00283404" w:rsidRDefault="008F2B5A">
      <w:pPr>
        <w:ind w:left="288"/>
        <w:jc w:val="left"/>
        <w:rPr>
          <w:rFonts w:ascii="Times New Roman" w:hAnsi="Times New Roman" w:cs="Times New Roman"/>
          <w:sz w:val="20"/>
          <w:szCs w:val="20"/>
        </w:rPr>
      </w:pPr>
      <w:r w:rsidRPr="00283404">
        <w:rPr>
          <w:rFonts w:ascii="Times New Roman" w:hAnsi="Times New Roman" w:cs="Times New Roman"/>
          <w:sz w:val="20"/>
          <w:szCs w:val="20"/>
        </w:rPr>
        <w:t>The user now can check output files in Excel for the following two files:</w:t>
      </w:r>
    </w:p>
    <w:p w14:paraId="4A452E48" w14:textId="470A7591" w:rsidR="004D2C35" w:rsidRPr="00283404" w:rsidRDefault="008F2B5A" w:rsidP="00283404">
      <w:pPr>
        <w:pStyle w:val="ListParagraph"/>
        <w:numPr>
          <w:ilvl w:val="0"/>
          <w:numId w:val="15"/>
        </w:numPr>
        <w:ind w:firstLineChars="0"/>
        <w:jc w:val="left"/>
        <w:rPr>
          <w:rFonts w:ascii="Times New Roman" w:hAnsi="Times New Roman" w:cs="Times New Roman"/>
          <w:sz w:val="20"/>
          <w:szCs w:val="20"/>
        </w:rPr>
      </w:pPr>
      <w:r w:rsidRPr="00283404">
        <w:rPr>
          <w:rFonts w:ascii="Times New Roman" w:hAnsi="Times New Roman" w:cs="Times New Roman"/>
          <w:sz w:val="20"/>
          <w:szCs w:val="20"/>
        </w:rPr>
        <w:t>link performance.csv</w:t>
      </w:r>
    </w:p>
    <w:p w14:paraId="4D1EB757" w14:textId="6F3A51FF" w:rsidR="00610CE7" w:rsidRPr="00283404" w:rsidRDefault="00610CE7" w:rsidP="00283404">
      <w:pPr>
        <w:pStyle w:val="ListParagraph"/>
        <w:numPr>
          <w:ilvl w:val="0"/>
          <w:numId w:val="15"/>
        </w:numPr>
        <w:ind w:firstLineChars="0"/>
        <w:jc w:val="left"/>
        <w:rPr>
          <w:rFonts w:ascii="Times New Roman" w:hAnsi="Times New Roman" w:cs="Times New Roman"/>
          <w:sz w:val="20"/>
          <w:szCs w:val="20"/>
        </w:rPr>
      </w:pPr>
      <w:r w:rsidRPr="00283404">
        <w:rPr>
          <w:rFonts w:ascii="Times New Roman" w:hAnsi="Times New Roman" w:cs="Times New Roman"/>
          <w:sz w:val="20"/>
          <w:szCs w:val="20"/>
        </w:rPr>
        <w:t>route_assignment.csv</w:t>
      </w:r>
    </w:p>
    <w:p w14:paraId="1CE86D86" w14:textId="3CDA035C" w:rsidR="00283404" w:rsidRPr="00283404" w:rsidRDefault="00106D62">
      <w:pPr>
        <w:ind w:left="288"/>
        <w:jc w:val="left"/>
        <w:rPr>
          <w:rFonts w:ascii="Times New Roman" w:hAnsi="Times New Roman" w:cs="Times New Roman"/>
          <w:color w:val="FF0000"/>
          <w:sz w:val="20"/>
          <w:szCs w:val="20"/>
        </w:rPr>
      </w:pPr>
      <w:r w:rsidRPr="00283404">
        <w:rPr>
          <w:rFonts w:ascii="Times New Roman" w:hAnsi="Times New Roman" w:cs="Times New Roman" w:hint="eastAsia"/>
          <w:color w:val="FF0000"/>
          <w:sz w:val="20"/>
          <w:szCs w:val="20"/>
        </w:rPr>
        <w:t xml:space="preserve"> </w:t>
      </w:r>
      <w:r w:rsidRPr="00283404">
        <w:rPr>
          <w:rFonts w:ascii="Times New Roman" w:hAnsi="Times New Roman" w:cs="Times New Roman"/>
          <w:color w:val="FF0000"/>
          <w:sz w:val="20"/>
          <w:szCs w:val="20"/>
        </w:rPr>
        <w:t xml:space="preserve"> </w:t>
      </w:r>
    </w:p>
    <w:p w14:paraId="58FFA52F" w14:textId="1666588E" w:rsidR="00610CE7" w:rsidRPr="00283404" w:rsidRDefault="00283404" w:rsidP="009B7B6A">
      <w:pPr>
        <w:ind w:left="288"/>
        <w:rPr>
          <w:rFonts w:ascii="Times New Roman" w:hAnsi="Times New Roman" w:cs="Times New Roman"/>
          <w:sz w:val="20"/>
          <w:szCs w:val="20"/>
        </w:rPr>
      </w:pPr>
      <w:r w:rsidRPr="00283404">
        <w:rPr>
          <w:rFonts w:ascii="Times New Roman" w:hAnsi="Times New Roman" w:cs="Times New Roman"/>
          <w:sz w:val="20"/>
          <w:szCs w:val="20"/>
        </w:rPr>
        <w:t xml:space="preserve">If the user also performs a dynamic simulation, the following two files will be generated in addition to the above two files </w:t>
      </w:r>
      <w:r w:rsidR="00610CE7" w:rsidRPr="00283404">
        <w:rPr>
          <w:rFonts w:ascii="Times New Roman" w:hAnsi="Times New Roman" w:cs="Times New Roman"/>
          <w:sz w:val="20"/>
          <w:szCs w:val="20"/>
        </w:rPr>
        <w:t xml:space="preserve">after simulation: </w:t>
      </w:r>
    </w:p>
    <w:p w14:paraId="5B0D514D" w14:textId="75FB5B49" w:rsidR="004D2C35" w:rsidRPr="00283404" w:rsidRDefault="008F2B5A" w:rsidP="00283404">
      <w:pPr>
        <w:pStyle w:val="ListParagraph"/>
        <w:numPr>
          <w:ilvl w:val="0"/>
          <w:numId w:val="15"/>
        </w:numPr>
        <w:ind w:firstLineChars="0"/>
        <w:jc w:val="left"/>
        <w:rPr>
          <w:rFonts w:ascii="Times New Roman" w:hAnsi="Times New Roman" w:cs="Times New Roman"/>
          <w:sz w:val="20"/>
          <w:szCs w:val="20"/>
        </w:rPr>
      </w:pPr>
      <w:r w:rsidRPr="00283404">
        <w:rPr>
          <w:rFonts w:ascii="Times New Roman" w:hAnsi="Times New Roman" w:cs="Times New Roman"/>
          <w:sz w:val="20"/>
          <w:szCs w:val="20"/>
        </w:rPr>
        <w:t>agent.csv</w:t>
      </w:r>
    </w:p>
    <w:p w14:paraId="3E14B68A" w14:textId="6DD11A0C" w:rsidR="00610CE7" w:rsidRPr="00283404" w:rsidRDefault="00610CE7" w:rsidP="00283404">
      <w:pPr>
        <w:pStyle w:val="ListParagraph"/>
        <w:numPr>
          <w:ilvl w:val="0"/>
          <w:numId w:val="15"/>
        </w:numPr>
        <w:ind w:firstLineChars="0"/>
        <w:jc w:val="left"/>
        <w:rPr>
          <w:rFonts w:ascii="Times New Roman" w:hAnsi="Times New Roman" w:cs="Times New Roman"/>
          <w:sz w:val="20"/>
          <w:szCs w:val="20"/>
        </w:rPr>
      </w:pPr>
      <w:r w:rsidRPr="00283404">
        <w:rPr>
          <w:rFonts w:ascii="Times New Roman" w:hAnsi="Times New Roman" w:cs="Times New Roman"/>
          <w:sz w:val="20"/>
          <w:szCs w:val="20"/>
        </w:rPr>
        <w:t>trajectory</w:t>
      </w:r>
    </w:p>
    <w:p w14:paraId="28F4EC50" w14:textId="77777777" w:rsidR="004D2C35" w:rsidRDefault="004D2C35">
      <w:pPr>
        <w:ind w:left="288"/>
        <w:jc w:val="left"/>
        <w:rPr>
          <w:rFonts w:ascii="Times New Roman" w:hAnsi="Times New Roman" w:cs="Times New Roman"/>
          <w:sz w:val="20"/>
          <w:szCs w:val="20"/>
        </w:rPr>
      </w:pPr>
    </w:p>
    <w:p w14:paraId="571A7DC5" w14:textId="64E7B140" w:rsidR="004D2C35" w:rsidRDefault="008F2B5A">
      <w:pPr>
        <w:ind w:left="288"/>
        <w:jc w:val="left"/>
        <w:rPr>
          <w:rFonts w:ascii="Times New Roman" w:hAnsi="Times New Roman" w:cs="Times New Roman"/>
          <w:sz w:val="20"/>
          <w:szCs w:val="20"/>
        </w:rPr>
      </w:pPr>
      <w:r>
        <w:rPr>
          <w:rFonts w:ascii="Times New Roman" w:hAnsi="Times New Roman" w:cs="Times New Roman"/>
          <w:sz w:val="20"/>
          <w:szCs w:val="20"/>
        </w:rPr>
        <w:t xml:space="preserve">All </w:t>
      </w:r>
      <w:r w:rsidR="00C818C6">
        <w:rPr>
          <w:rFonts w:ascii="Times New Roman" w:hAnsi="Times New Roman" w:cs="Times New Roman"/>
          <w:sz w:val="20"/>
          <w:szCs w:val="20"/>
        </w:rPr>
        <w:t>DTALite</w:t>
      </w:r>
      <w:r>
        <w:rPr>
          <w:rFonts w:ascii="Times New Roman" w:hAnsi="Times New Roman" w:cs="Times New Roman"/>
          <w:sz w:val="20"/>
          <w:szCs w:val="20"/>
        </w:rPr>
        <w:t xml:space="preserve"> </w:t>
      </w:r>
      <w:r>
        <w:rPr>
          <w:rFonts w:ascii="Times New Roman" w:hAnsi="Times New Roman" w:cs="Times New Roman"/>
          <w:b/>
          <w:sz w:val="20"/>
          <w:szCs w:val="20"/>
        </w:rPr>
        <w:t>data files</w:t>
      </w:r>
      <w:r>
        <w:rPr>
          <w:rFonts w:ascii="Times New Roman" w:hAnsi="Times New Roman" w:cs="Times New Roman"/>
          <w:sz w:val="20"/>
          <w:szCs w:val="20"/>
        </w:rPr>
        <w:t xml:space="preserve"> are in CSV format. The files for node, link and zone layers have geometric fields for importing from and exporting to GIS software. </w:t>
      </w:r>
    </w:p>
    <w:p w14:paraId="2E57DE10" w14:textId="77777777" w:rsidR="004D2C35" w:rsidRDefault="008F2B5A">
      <w:pPr>
        <w:pStyle w:val="Heading1"/>
        <w:numPr>
          <w:ilvl w:val="0"/>
          <w:numId w:val="1"/>
        </w:numPr>
        <w:rPr>
          <w:rFonts w:ascii="Times New Roman" w:eastAsia="SimSun" w:hAnsi="Times New Roman" w:cs="Times New Roman"/>
          <w:sz w:val="24"/>
          <w:szCs w:val="20"/>
        </w:rPr>
      </w:pPr>
      <w:bookmarkStart w:id="99" w:name="_Toc50106986"/>
      <w:bookmarkStart w:id="100" w:name="_Toc110979255"/>
      <w:bookmarkEnd w:id="99"/>
      <w:r>
        <w:rPr>
          <w:rFonts w:ascii="Times New Roman" w:eastAsia="SimSun" w:hAnsi="Times New Roman" w:cs="Times New Roman"/>
          <w:sz w:val="24"/>
          <w:szCs w:val="20"/>
        </w:rPr>
        <w:lastRenderedPageBreak/>
        <w:t>Toy Examples for Computing Static User Equilibrium</w:t>
      </w:r>
      <w:bookmarkEnd w:id="100"/>
      <w:r>
        <w:rPr>
          <w:rFonts w:ascii="Times New Roman" w:eastAsia="SimSun" w:hAnsi="Times New Roman" w:cs="Times New Roman"/>
          <w:sz w:val="24"/>
          <w:szCs w:val="20"/>
        </w:rPr>
        <w:t xml:space="preserve"> </w:t>
      </w:r>
    </w:p>
    <w:p w14:paraId="7BEECA13" w14:textId="77777777" w:rsidR="004D2C35" w:rsidRDefault="008F2B5A">
      <w:pPr>
        <w:pStyle w:val="Heading2"/>
        <w:spacing w:before="0" w:after="0" w:line="240" w:lineRule="auto"/>
        <w:ind w:left="288"/>
        <w:rPr>
          <w:rFonts w:ascii="Times New Roman" w:hAnsi="Times New Roman" w:cs="Times New Roman"/>
          <w:sz w:val="20"/>
          <w:szCs w:val="20"/>
        </w:rPr>
      </w:pPr>
      <w:bookmarkStart w:id="101" w:name="_Toc110979256"/>
      <w:r>
        <w:rPr>
          <w:rFonts w:ascii="Times New Roman" w:hAnsi="Times New Roman" w:cs="Times New Roman"/>
          <w:sz w:val="20"/>
          <w:szCs w:val="20"/>
        </w:rPr>
        <w:t>3.1 Two-corridor example</w:t>
      </w:r>
      <w:bookmarkEnd w:id="101"/>
    </w:p>
    <w:p w14:paraId="12CB38EF" w14:textId="77777777" w:rsidR="004D2C35" w:rsidRDefault="008F2B5A">
      <w:pPr>
        <w:ind w:left="288"/>
        <w:rPr>
          <w:rFonts w:ascii="Times New Roman" w:hAnsi="Times New Roman" w:cs="Times New Roman"/>
          <w:sz w:val="20"/>
          <w:szCs w:val="20"/>
        </w:rPr>
      </w:pPr>
      <w:r>
        <w:rPr>
          <w:rFonts w:ascii="Times New Roman" w:hAnsi="Times New Roman" w:cs="Times New Roman"/>
          <w:sz w:val="20"/>
          <w:szCs w:val="20"/>
        </w:rPr>
        <w:t>This example uses a simple case with a single origin-to-destination pair and two paths p=1 for the primary path, p=2 for the alternative path, see in Figure 3.1 As each path has two links, path 1 has a free-flow travel time of 20 minutes, and path 2 has a free-flow travel time of 30 minutes.</w:t>
      </w:r>
    </w:p>
    <w:p w14:paraId="1953F062" w14:textId="77777777" w:rsidR="004D2C35" w:rsidRDefault="008F2B5A">
      <w:pPr>
        <w:ind w:left="288"/>
        <w:jc w:val="center"/>
        <w:rPr>
          <w:rFonts w:ascii="Times New Roman" w:hAnsi="Times New Roman" w:cs="Times New Roman"/>
          <w:sz w:val="20"/>
          <w:szCs w:val="20"/>
        </w:rPr>
      </w:pPr>
      <w:r>
        <w:rPr>
          <w:rFonts w:ascii="Times New Roman" w:hAnsi="Times New Roman" w:cs="Times New Roman"/>
          <w:noProof/>
          <w:sz w:val="20"/>
          <w:szCs w:val="20"/>
          <w:lang w:eastAsia="en-US"/>
        </w:rPr>
        <w:drawing>
          <wp:inline distT="0" distB="0" distL="0" distR="0" wp14:anchorId="2A8BC7BB" wp14:editId="4F7A0C93">
            <wp:extent cx="3726815" cy="2204085"/>
            <wp:effectExtent l="0" t="0" r="6985" b="5715"/>
            <wp:docPr id="1" name="图片 1" descr="C:\Users\陈陈\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陈陈\AppData\Local\Temp\msohtmlclip1\02\clip_image00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3757295" cy="2222176"/>
                    </a:xfrm>
                    <a:prstGeom prst="rect">
                      <a:avLst/>
                    </a:prstGeom>
                    <a:noFill/>
                    <a:ln>
                      <a:noFill/>
                    </a:ln>
                  </pic:spPr>
                </pic:pic>
              </a:graphicData>
            </a:graphic>
          </wp:inline>
        </w:drawing>
      </w:r>
    </w:p>
    <w:p w14:paraId="4439A4FC" w14:textId="77777777" w:rsidR="004D2C35" w:rsidRDefault="008F2B5A">
      <w:pPr>
        <w:ind w:left="288"/>
        <w:jc w:val="center"/>
        <w:rPr>
          <w:rFonts w:ascii="Times New Roman" w:hAnsi="Times New Roman" w:cs="Times New Roman"/>
          <w:sz w:val="20"/>
          <w:szCs w:val="20"/>
        </w:rPr>
      </w:pPr>
      <w:r>
        <w:rPr>
          <w:rFonts w:ascii="Times New Roman" w:hAnsi="Times New Roman" w:cs="Times New Roman"/>
          <w:sz w:val="20"/>
          <w:szCs w:val="20"/>
        </w:rPr>
        <w:t>Figure 3.1 illustrative example of two-corridor network</w:t>
      </w:r>
    </w:p>
    <w:p w14:paraId="727B3907" w14:textId="77777777" w:rsidR="004D2C35" w:rsidRDefault="008F2B5A">
      <w:pPr>
        <w:ind w:left="288"/>
        <w:rPr>
          <w:rFonts w:ascii="Times New Roman" w:hAnsi="Times New Roman" w:cs="Times New Roman"/>
          <w:sz w:val="20"/>
          <w:szCs w:val="20"/>
        </w:rPr>
      </w:pPr>
      <w:r>
        <w:rPr>
          <w:rFonts w:ascii="Times New Roman" w:hAnsi="Times New Roman" w:cs="Times New Roman"/>
          <w:sz w:val="20"/>
          <w:szCs w:val="20"/>
        </w:rPr>
        <w:t>For a given OD demand of 7,000 on this network, we can use the User Equilibrium method to perform traffic assignment. A graphic-based solution process can be described by Figure 3.2. As the path flow changes, the travel time on the two paths reaches the same equilibrium point, which satisfied the requirement of User Equilibrium. User equilibrium solution is reached when the freeway flow is 5400, and arterial flow as 7000-5400=1600, and this leads to the same travel time of 30 min on both routes.</w:t>
      </w:r>
    </w:p>
    <w:p w14:paraId="7C47A771" w14:textId="77777777" w:rsidR="004D2C35" w:rsidRDefault="008F2B5A">
      <w:pPr>
        <w:ind w:left="288"/>
        <w:jc w:val="center"/>
        <w:rPr>
          <w:rFonts w:ascii="Times New Roman" w:hAnsi="Times New Roman" w:cs="Times New Roman"/>
          <w:sz w:val="20"/>
          <w:szCs w:val="20"/>
        </w:rPr>
      </w:pPr>
      <w:r>
        <w:rPr>
          <w:rFonts w:ascii="Times New Roman" w:hAnsi="Times New Roman" w:cs="Times New Roman"/>
          <w:noProof/>
          <w:sz w:val="20"/>
          <w:szCs w:val="20"/>
          <w:lang w:eastAsia="en-US"/>
        </w:rPr>
        <w:drawing>
          <wp:inline distT="0" distB="0" distL="0" distR="0" wp14:anchorId="184153B9" wp14:editId="1D359E66">
            <wp:extent cx="4605655" cy="2613025"/>
            <wp:effectExtent l="0" t="0" r="23495" b="15875"/>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3EF9B73" w14:textId="77777777" w:rsidR="004D2C35" w:rsidRDefault="008F2B5A">
      <w:pPr>
        <w:ind w:left="288"/>
        <w:jc w:val="center"/>
        <w:rPr>
          <w:rFonts w:ascii="Times New Roman" w:hAnsi="Times New Roman" w:cs="Times New Roman"/>
          <w:sz w:val="20"/>
          <w:szCs w:val="20"/>
        </w:rPr>
      </w:pPr>
      <w:r>
        <w:rPr>
          <w:rFonts w:ascii="Times New Roman" w:hAnsi="Times New Roman" w:cs="Times New Roman"/>
          <w:sz w:val="20"/>
          <w:szCs w:val="20"/>
        </w:rPr>
        <w:t>Figure 3.2 illustration of Equilibrium with X axis as freeway path flow.</w:t>
      </w:r>
    </w:p>
    <w:p w14:paraId="7A2B7F4A" w14:textId="77777777" w:rsidR="004D2C35" w:rsidRDefault="008F2B5A">
      <w:pPr>
        <w:ind w:left="288"/>
        <w:rPr>
          <w:rFonts w:ascii="Times New Roman" w:hAnsi="Times New Roman" w:cs="Times New Roman"/>
          <w:sz w:val="20"/>
          <w:szCs w:val="20"/>
        </w:rPr>
      </w:pPr>
      <w:r>
        <w:rPr>
          <w:rFonts w:ascii="Times New Roman" w:hAnsi="Times New Roman" w:cs="Times New Roman"/>
          <w:sz w:val="20"/>
          <w:szCs w:val="20"/>
        </w:rPr>
        <w:t>The detailed parameters are in Table 3.1.</w:t>
      </w:r>
    </w:p>
    <w:p w14:paraId="71BF2507" w14:textId="77777777" w:rsidR="004D2C35" w:rsidRDefault="008F2B5A">
      <w:pPr>
        <w:ind w:left="288"/>
        <w:jc w:val="center"/>
        <w:rPr>
          <w:rFonts w:ascii="Times New Roman" w:hAnsi="Times New Roman" w:cs="Times New Roman"/>
          <w:sz w:val="20"/>
          <w:szCs w:val="20"/>
        </w:rPr>
      </w:pPr>
      <w:r>
        <w:rPr>
          <w:rFonts w:ascii="Times New Roman" w:hAnsi="Times New Roman" w:cs="Times New Roman"/>
          <w:sz w:val="20"/>
          <w:szCs w:val="20"/>
        </w:rPr>
        <w:t>Table 3.1 parameters</w:t>
      </w:r>
    </w:p>
    <w:tbl>
      <w:tblPr>
        <w:tblW w:w="59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52"/>
        <w:gridCol w:w="1131"/>
      </w:tblGrid>
      <w:tr w:rsidR="004D2C35" w14:paraId="1A3838B5" w14:textId="77777777">
        <w:trPr>
          <w:trHeight w:val="196"/>
          <w:jc w:val="center"/>
        </w:trPr>
        <w:tc>
          <w:tcPr>
            <w:tcW w:w="4852" w:type="dxa"/>
            <w:shd w:val="clear" w:color="auto" w:fill="auto"/>
            <w:noWrap/>
            <w:vAlign w:val="bottom"/>
          </w:tcPr>
          <w:p w14:paraId="4CFC7427" w14:textId="77777777" w:rsidR="004D2C35" w:rsidRDefault="008F2B5A">
            <w:pPr>
              <w:widowControl/>
              <w:ind w:left="288"/>
              <w:jc w:val="center"/>
              <w:rPr>
                <w:rFonts w:ascii="Times New Roman" w:hAnsi="Times New Roman" w:cs="Times New Roman"/>
                <w:b/>
                <w:sz w:val="20"/>
                <w:szCs w:val="20"/>
              </w:rPr>
            </w:pPr>
            <w:r>
              <w:rPr>
                <w:rFonts w:ascii="Times New Roman" w:hAnsi="Times New Roman" w:cs="Times New Roman"/>
                <w:b/>
                <w:sz w:val="20"/>
                <w:szCs w:val="20"/>
              </w:rPr>
              <w:t>Parameters</w:t>
            </w:r>
          </w:p>
        </w:tc>
        <w:tc>
          <w:tcPr>
            <w:tcW w:w="1131" w:type="dxa"/>
            <w:shd w:val="clear" w:color="auto" w:fill="auto"/>
            <w:noWrap/>
            <w:vAlign w:val="bottom"/>
          </w:tcPr>
          <w:p w14:paraId="0C00EAB1" w14:textId="77777777" w:rsidR="004D2C35" w:rsidRDefault="008F2B5A">
            <w:pPr>
              <w:widowControl/>
              <w:ind w:left="288"/>
              <w:jc w:val="center"/>
              <w:rPr>
                <w:rFonts w:ascii="Times New Roman" w:hAnsi="Times New Roman" w:cs="Times New Roman"/>
                <w:b/>
                <w:sz w:val="20"/>
                <w:szCs w:val="20"/>
              </w:rPr>
            </w:pPr>
            <w:r>
              <w:rPr>
                <w:rFonts w:ascii="Times New Roman" w:hAnsi="Times New Roman" w:cs="Times New Roman"/>
                <w:b/>
                <w:sz w:val="20"/>
                <w:szCs w:val="20"/>
              </w:rPr>
              <w:t>Value</w:t>
            </w:r>
          </w:p>
        </w:tc>
      </w:tr>
      <w:tr w:rsidR="004D2C35" w14:paraId="59C6062C" w14:textId="77777777">
        <w:trPr>
          <w:trHeight w:val="196"/>
          <w:jc w:val="center"/>
        </w:trPr>
        <w:tc>
          <w:tcPr>
            <w:tcW w:w="4852" w:type="dxa"/>
            <w:shd w:val="clear" w:color="auto" w:fill="auto"/>
            <w:noWrap/>
            <w:vAlign w:val="bottom"/>
          </w:tcPr>
          <w:p w14:paraId="79E43844"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Freeway flow travel time (min): Freeway:</w:t>
            </w:r>
          </w:p>
        </w:tc>
        <w:tc>
          <w:tcPr>
            <w:tcW w:w="1131" w:type="dxa"/>
            <w:shd w:val="clear" w:color="auto" w:fill="auto"/>
            <w:noWrap/>
            <w:vAlign w:val="bottom"/>
          </w:tcPr>
          <w:p w14:paraId="434F719A"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20</w:t>
            </w:r>
          </w:p>
        </w:tc>
      </w:tr>
      <w:tr w:rsidR="004D2C35" w14:paraId="57F2C858" w14:textId="77777777">
        <w:trPr>
          <w:trHeight w:val="196"/>
          <w:jc w:val="center"/>
        </w:trPr>
        <w:tc>
          <w:tcPr>
            <w:tcW w:w="4852" w:type="dxa"/>
            <w:shd w:val="clear" w:color="auto" w:fill="auto"/>
            <w:noWrap/>
            <w:vAlign w:val="bottom"/>
          </w:tcPr>
          <w:p w14:paraId="1CE7AF09"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lastRenderedPageBreak/>
              <w:t>Freeway flow travel time (min): Arterial:</w:t>
            </w:r>
          </w:p>
        </w:tc>
        <w:tc>
          <w:tcPr>
            <w:tcW w:w="1131" w:type="dxa"/>
            <w:shd w:val="clear" w:color="auto" w:fill="auto"/>
            <w:noWrap/>
            <w:vAlign w:val="bottom"/>
          </w:tcPr>
          <w:p w14:paraId="7F32B911"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30</w:t>
            </w:r>
          </w:p>
        </w:tc>
      </w:tr>
      <w:tr w:rsidR="004D2C35" w14:paraId="56AAED5A" w14:textId="77777777">
        <w:trPr>
          <w:trHeight w:val="196"/>
          <w:jc w:val="center"/>
        </w:trPr>
        <w:tc>
          <w:tcPr>
            <w:tcW w:w="4852" w:type="dxa"/>
            <w:shd w:val="clear" w:color="auto" w:fill="auto"/>
            <w:noWrap/>
            <w:vAlign w:val="bottom"/>
          </w:tcPr>
          <w:p w14:paraId="17FCCBE3"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Capacity (vehicles / hour): Freeway:</w:t>
            </w:r>
          </w:p>
        </w:tc>
        <w:tc>
          <w:tcPr>
            <w:tcW w:w="1131" w:type="dxa"/>
            <w:shd w:val="clear" w:color="auto" w:fill="auto"/>
            <w:noWrap/>
            <w:vAlign w:val="bottom"/>
          </w:tcPr>
          <w:p w14:paraId="582676DD"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4000</w:t>
            </w:r>
          </w:p>
        </w:tc>
      </w:tr>
      <w:tr w:rsidR="004D2C35" w14:paraId="79958928" w14:textId="77777777">
        <w:trPr>
          <w:trHeight w:val="196"/>
          <w:jc w:val="center"/>
        </w:trPr>
        <w:tc>
          <w:tcPr>
            <w:tcW w:w="4852" w:type="dxa"/>
            <w:shd w:val="clear" w:color="auto" w:fill="auto"/>
            <w:noWrap/>
            <w:vAlign w:val="bottom"/>
          </w:tcPr>
          <w:p w14:paraId="76607334"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Capacity (vehicles / hour):Arterial:</w:t>
            </w:r>
          </w:p>
        </w:tc>
        <w:tc>
          <w:tcPr>
            <w:tcW w:w="1131" w:type="dxa"/>
            <w:shd w:val="clear" w:color="auto" w:fill="auto"/>
            <w:noWrap/>
            <w:vAlign w:val="bottom"/>
          </w:tcPr>
          <w:p w14:paraId="6D30861A"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3000</w:t>
            </w:r>
          </w:p>
        </w:tc>
      </w:tr>
      <w:tr w:rsidR="004D2C35" w14:paraId="2BD23B4B" w14:textId="77777777">
        <w:trPr>
          <w:trHeight w:val="196"/>
          <w:jc w:val="center"/>
        </w:trPr>
        <w:tc>
          <w:tcPr>
            <w:tcW w:w="4852" w:type="dxa"/>
            <w:shd w:val="clear" w:color="auto" w:fill="auto"/>
            <w:noWrap/>
            <w:vAlign w:val="bottom"/>
          </w:tcPr>
          <w:p w14:paraId="78BBAB27"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Demand</w:t>
            </w:r>
          </w:p>
        </w:tc>
        <w:tc>
          <w:tcPr>
            <w:tcW w:w="1131" w:type="dxa"/>
            <w:shd w:val="clear" w:color="auto" w:fill="auto"/>
            <w:noWrap/>
            <w:vAlign w:val="bottom"/>
          </w:tcPr>
          <w:p w14:paraId="52A1FF76"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7000</w:t>
            </w:r>
          </w:p>
        </w:tc>
      </w:tr>
      <w:tr w:rsidR="004D2C35" w14:paraId="139DA850" w14:textId="77777777">
        <w:trPr>
          <w:trHeight w:val="196"/>
          <w:jc w:val="center"/>
        </w:trPr>
        <w:tc>
          <w:tcPr>
            <w:tcW w:w="4852" w:type="dxa"/>
            <w:shd w:val="clear" w:color="auto" w:fill="auto"/>
            <w:noWrap/>
            <w:vAlign w:val="bottom"/>
          </w:tcPr>
          <w:p w14:paraId="3B397587"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BPR alpha</w:t>
            </w:r>
          </w:p>
        </w:tc>
        <w:tc>
          <w:tcPr>
            <w:tcW w:w="1131" w:type="dxa"/>
            <w:shd w:val="clear" w:color="auto" w:fill="auto"/>
            <w:noWrap/>
            <w:vAlign w:val="bottom"/>
          </w:tcPr>
          <w:p w14:paraId="265E883F"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0.15</w:t>
            </w:r>
          </w:p>
        </w:tc>
      </w:tr>
      <w:tr w:rsidR="004D2C35" w14:paraId="28C17D0D" w14:textId="77777777">
        <w:trPr>
          <w:trHeight w:val="196"/>
          <w:jc w:val="center"/>
        </w:trPr>
        <w:tc>
          <w:tcPr>
            <w:tcW w:w="4852" w:type="dxa"/>
            <w:shd w:val="clear" w:color="auto" w:fill="auto"/>
            <w:noWrap/>
            <w:vAlign w:val="bottom"/>
          </w:tcPr>
          <w:p w14:paraId="224ECD38"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BPR beta</w:t>
            </w:r>
          </w:p>
        </w:tc>
        <w:tc>
          <w:tcPr>
            <w:tcW w:w="1131" w:type="dxa"/>
            <w:shd w:val="clear" w:color="auto" w:fill="auto"/>
            <w:noWrap/>
            <w:vAlign w:val="bottom"/>
          </w:tcPr>
          <w:p w14:paraId="4423B41C"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4</w:t>
            </w:r>
          </w:p>
        </w:tc>
      </w:tr>
    </w:tbl>
    <w:p w14:paraId="21E71E43" w14:textId="77777777" w:rsidR="004D2C35" w:rsidRDefault="008F2B5A">
      <w:pPr>
        <w:ind w:left="288"/>
        <w:rPr>
          <w:rFonts w:ascii="Times New Roman" w:hAnsi="Times New Roman" w:cs="Times New Roman"/>
          <w:sz w:val="20"/>
          <w:szCs w:val="20"/>
        </w:rPr>
      </w:pPr>
      <w:r>
        <w:rPr>
          <w:rFonts w:ascii="Times New Roman" w:hAnsi="Times New Roman" w:cs="Times New Roman"/>
          <w:sz w:val="20"/>
          <w:szCs w:val="20"/>
        </w:rPr>
        <w:t>The travel time function is</w:t>
      </w:r>
    </w:p>
    <w:p w14:paraId="3A80AF35" w14:textId="77777777" w:rsidR="004D2C35" w:rsidRDefault="008F2B5A">
      <w:pPr>
        <w:ind w:left="288"/>
        <w:jc w:val="center"/>
        <w:rPr>
          <w:rFonts w:ascii="Times New Roman" w:hAnsi="Times New Roman" w:cs="Times New Roman"/>
          <w:sz w:val="20"/>
          <w:szCs w:val="20"/>
        </w:rPr>
      </w:pPr>
      <w:r>
        <w:rPr>
          <w:rFonts w:ascii="Times New Roman" w:hAnsi="Times New Roman" w:cs="Times New Roman"/>
          <w:iCs/>
          <w:sz w:val="20"/>
          <w:szCs w:val="20"/>
        </w:rPr>
        <w:t>Freeway_TT</w:t>
      </w:r>
      <w:r>
        <w:rPr>
          <w:rFonts w:ascii="Times New Roman" w:hAnsi="Times New Roman" w:cs="Times New Roman"/>
          <w:sz w:val="20"/>
          <w:szCs w:val="20"/>
        </w:rPr>
        <w:t xml:space="preserve"> = </w:t>
      </w:r>
      <w:r>
        <w:rPr>
          <w:rFonts w:ascii="Times New Roman" w:hAnsi="Times New Roman" w:cs="Times New Roman"/>
          <w:iCs/>
          <w:sz w:val="20"/>
          <w:szCs w:val="20"/>
        </w:rPr>
        <w:t>FFTT</w:t>
      </w:r>
      <w:r>
        <w:rPr>
          <w:rFonts w:ascii="Times New Roman" w:hAnsi="Times New Roman" w:cs="Times New Roman"/>
          <w:sz w:val="20"/>
          <w:szCs w:val="20"/>
        </w:rPr>
        <w:t>[1 + 0.15(v/c)</w:t>
      </w:r>
      <w:r>
        <w:rPr>
          <w:rFonts w:ascii="Times New Roman" w:hAnsi="Times New Roman" w:cs="Times New Roman"/>
          <w:sz w:val="20"/>
          <w:szCs w:val="20"/>
          <w:vertAlign w:val="superscript"/>
        </w:rPr>
        <w:t>4</w:t>
      </w:r>
      <w:r>
        <w:rPr>
          <w:rFonts w:ascii="Times New Roman" w:hAnsi="Times New Roman" w:cs="Times New Roman"/>
          <w:sz w:val="20"/>
          <w:szCs w:val="20"/>
        </w:rPr>
        <w:t>]</w:t>
      </w:r>
    </w:p>
    <w:p w14:paraId="75CE46F0" w14:textId="77777777" w:rsidR="004D2C35" w:rsidRPr="00785739" w:rsidRDefault="008F2B5A">
      <w:pPr>
        <w:ind w:left="288"/>
        <w:jc w:val="center"/>
        <w:rPr>
          <w:rFonts w:ascii="Times New Roman" w:hAnsi="Times New Roman" w:cs="Times New Roman"/>
          <w:sz w:val="20"/>
          <w:szCs w:val="20"/>
          <w:lang w:val="sv-SE"/>
        </w:rPr>
      </w:pPr>
      <w:r w:rsidRPr="00785739">
        <w:rPr>
          <w:rFonts w:ascii="Times New Roman" w:hAnsi="Times New Roman" w:cs="Times New Roman"/>
          <w:sz w:val="20"/>
          <w:szCs w:val="20"/>
          <w:lang w:val="sv-SE"/>
        </w:rPr>
        <w:t>Arterial _TT= FFTT[1 + 0.15((demand-v)/c)</w:t>
      </w:r>
      <w:r w:rsidRPr="00785739">
        <w:rPr>
          <w:rFonts w:ascii="Times New Roman" w:hAnsi="Times New Roman" w:cs="Times New Roman"/>
          <w:sz w:val="20"/>
          <w:szCs w:val="20"/>
          <w:vertAlign w:val="superscript"/>
          <w:lang w:val="sv-SE"/>
        </w:rPr>
        <w:t>4</w:t>
      </w:r>
      <w:r w:rsidRPr="00785739">
        <w:rPr>
          <w:rFonts w:ascii="Times New Roman" w:hAnsi="Times New Roman" w:cs="Times New Roman"/>
          <w:sz w:val="20"/>
          <w:szCs w:val="20"/>
          <w:lang w:val="sv-SE"/>
        </w:rPr>
        <w:t>]</w:t>
      </w:r>
    </w:p>
    <w:p w14:paraId="0584585B" w14:textId="77777777" w:rsidR="004D2C35" w:rsidRDefault="008F2B5A">
      <w:pPr>
        <w:ind w:left="288"/>
        <w:rPr>
          <w:rFonts w:ascii="Times New Roman" w:hAnsi="Times New Roman" w:cs="Times New Roman"/>
          <w:sz w:val="20"/>
          <w:szCs w:val="20"/>
        </w:rPr>
      </w:pPr>
      <w:r w:rsidRPr="00785739">
        <w:rPr>
          <w:rFonts w:ascii="Times New Roman" w:hAnsi="Times New Roman" w:cs="Times New Roman"/>
          <w:sz w:val="20"/>
          <w:szCs w:val="20"/>
          <w:lang w:val="sv-SE"/>
        </w:rPr>
        <w:tab/>
      </w:r>
      <w:r>
        <w:rPr>
          <w:rFonts w:ascii="Times New Roman" w:hAnsi="Times New Roman" w:cs="Times New Roman"/>
          <w:sz w:val="20"/>
          <w:szCs w:val="20"/>
        </w:rPr>
        <w:t>where:</w:t>
      </w:r>
    </w:p>
    <w:p w14:paraId="413E5594" w14:textId="77777777" w:rsidR="004D2C35" w:rsidRDefault="008F2B5A">
      <w:pPr>
        <w:ind w:left="288"/>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iCs/>
          <w:sz w:val="20"/>
          <w:szCs w:val="20"/>
        </w:rPr>
        <w:t>TT</w:t>
      </w:r>
      <w:r>
        <w:rPr>
          <w:rFonts w:ascii="Times New Roman" w:hAnsi="Times New Roman" w:cs="Times New Roman"/>
          <w:sz w:val="20"/>
          <w:szCs w:val="20"/>
        </w:rPr>
        <w:t xml:space="preserve"> = link travel time</w:t>
      </w:r>
    </w:p>
    <w:p w14:paraId="0F65E34A" w14:textId="77777777" w:rsidR="004D2C35" w:rsidRDefault="008F2B5A">
      <w:pPr>
        <w:ind w:left="288"/>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iCs/>
          <w:sz w:val="20"/>
          <w:szCs w:val="20"/>
        </w:rPr>
        <w:t>FFTT</w:t>
      </w:r>
      <w:r>
        <w:rPr>
          <w:rFonts w:ascii="Times New Roman" w:hAnsi="Times New Roman" w:cs="Times New Roman"/>
          <w:sz w:val="20"/>
          <w:szCs w:val="20"/>
        </w:rPr>
        <w:t>= free-flow travel time of link</w:t>
      </w:r>
    </w:p>
    <w:p w14:paraId="52CD3D29" w14:textId="77777777" w:rsidR="004D2C35" w:rsidRDefault="008F2B5A">
      <w:pPr>
        <w:ind w:left="288"/>
        <w:rPr>
          <w:rFonts w:ascii="Times New Roman" w:hAnsi="Times New Roman" w:cs="Times New Roman"/>
          <w:sz w:val="20"/>
          <w:szCs w:val="20"/>
        </w:rPr>
      </w:pPr>
      <w:r>
        <w:rPr>
          <w:rFonts w:ascii="Times New Roman" w:hAnsi="Times New Roman" w:cs="Times New Roman"/>
          <w:sz w:val="20"/>
          <w:szCs w:val="20"/>
        </w:rPr>
        <w:tab/>
        <w:t>v = link flow</w:t>
      </w:r>
    </w:p>
    <w:p w14:paraId="26B03F56" w14:textId="77777777" w:rsidR="004D2C35" w:rsidRDefault="008F2B5A">
      <w:pPr>
        <w:ind w:left="288"/>
        <w:rPr>
          <w:rFonts w:ascii="Times New Roman" w:hAnsi="Times New Roman" w:cs="Times New Roman"/>
          <w:sz w:val="20"/>
          <w:szCs w:val="20"/>
        </w:rPr>
      </w:pPr>
      <w:r>
        <w:rPr>
          <w:rFonts w:ascii="Times New Roman" w:hAnsi="Times New Roman" w:cs="Times New Roman"/>
          <w:sz w:val="20"/>
          <w:szCs w:val="20"/>
        </w:rPr>
        <w:tab/>
        <w:t>c = link capacity</w:t>
      </w:r>
    </w:p>
    <w:p w14:paraId="527AA03B" w14:textId="77777777" w:rsidR="004D2C35" w:rsidRDefault="004D2C35">
      <w:pPr>
        <w:ind w:left="288"/>
        <w:rPr>
          <w:rFonts w:ascii="Times New Roman" w:hAnsi="Times New Roman" w:cs="Times New Roman"/>
          <w:sz w:val="20"/>
          <w:szCs w:val="20"/>
        </w:rPr>
      </w:pPr>
    </w:p>
    <w:p w14:paraId="4561D70B" w14:textId="77777777" w:rsidR="004D2C35" w:rsidRDefault="008F2B5A">
      <w:pPr>
        <w:pStyle w:val="Heading2"/>
        <w:rPr>
          <w:rFonts w:ascii="Times New Roman" w:hAnsi="Times New Roman" w:cs="Times New Roman"/>
          <w:sz w:val="24"/>
          <w:szCs w:val="24"/>
        </w:rPr>
      </w:pPr>
      <w:bookmarkStart w:id="102" w:name="_Toc110979257"/>
      <w:r>
        <w:rPr>
          <w:rFonts w:ascii="Times New Roman" w:hAnsi="Times New Roman" w:cs="Times New Roman"/>
          <w:sz w:val="24"/>
          <w:szCs w:val="24"/>
        </w:rPr>
        <w:t>3.2 Detailed data structure description</w:t>
      </w:r>
      <w:bookmarkEnd w:id="102"/>
      <w:r>
        <w:rPr>
          <w:rFonts w:ascii="Times New Roman" w:hAnsi="Times New Roman" w:cs="Times New Roman"/>
          <w:sz w:val="24"/>
          <w:szCs w:val="24"/>
        </w:rPr>
        <w:t xml:space="preserve"> </w:t>
      </w:r>
    </w:p>
    <w:p w14:paraId="55839224" w14:textId="1F65F514" w:rsidR="004D2C35" w:rsidRDefault="008F2B5A">
      <w:pPr>
        <w:spacing w:after="100" w:afterAutospacing="1" w:line="259" w:lineRule="auto"/>
        <w:rPr>
          <w:rFonts w:ascii="Times New Roman" w:eastAsia="SimSun" w:hAnsi="Times New Roman" w:cs="Times New Roman"/>
          <w:kern w:val="0"/>
          <w:sz w:val="20"/>
          <w:szCs w:val="20"/>
        </w:rPr>
      </w:pPr>
      <w:r>
        <w:rPr>
          <w:rFonts w:ascii="Times New Roman" w:eastAsia="SimSun" w:hAnsi="Times New Roman" w:cs="Times New Roman"/>
          <w:kern w:val="0"/>
          <w:sz w:val="20"/>
          <w:szCs w:val="20"/>
        </w:rPr>
        <w:t xml:space="preserve">Generic network files used for </w:t>
      </w:r>
      <w:r w:rsidR="00C818C6">
        <w:rPr>
          <w:rFonts w:ascii="Times New Roman" w:eastAsia="SimSun" w:hAnsi="Times New Roman" w:cs="Times New Roman"/>
          <w:kern w:val="0"/>
          <w:sz w:val="20"/>
          <w:szCs w:val="20"/>
        </w:rPr>
        <w:t>DTALite</w:t>
      </w:r>
      <w:r>
        <w:rPr>
          <w:rFonts w:ascii="Times New Roman" w:eastAsia="SimSun" w:hAnsi="Times New Roman" w:cs="Times New Roman"/>
          <w:kern w:val="0"/>
          <w:sz w:val="20"/>
          <w:szCs w:val="20"/>
        </w:rPr>
        <w:t xml:space="preserve"> include files for three layers: physical layer, service layer and demand layer.</w:t>
      </w:r>
    </w:p>
    <w:p w14:paraId="338A646B" w14:textId="7F95AAE5" w:rsidR="004D2C35" w:rsidRDefault="008F2B5A">
      <w:pPr>
        <w:spacing w:after="100" w:afterAutospacing="1" w:line="259" w:lineRule="auto"/>
        <w:jc w:val="center"/>
        <w:rPr>
          <w:rFonts w:ascii="Times New Roman" w:eastAsia="SimSun" w:hAnsi="Times New Roman" w:cs="Times New Roman"/>
          <w:b/>
          <w:bCs/>
          <w:kern w:val="0"/>
          <w:sz w:val="20"/>
          <w:szCs w:val="20"/>
        </w:rPr>
      </w:pPr>
      <w:r>
        <w:rPr>
          <w:rFonts w:ascii="Times New Roman" w:eastAsia="SimSun" w:hAnsi="Times New Roman" w:cs="Times New Roman"/>
          <w:b/>
          <w:bCs/>
          <w:kern w:val="0"/>
          <w:sz w:val="20"/>
          <w:szCs w:val="20"/>
        </w:rPr>
        <w:t xml:space="preserve">Table 3.1 File list for </w:t>
      </w:r>
      <w:r w:rsidR="00C818C6">
        <w:rPr>
          <w:rFonts w:ascii="Times New Roman" w:eastAsia="SimSun" w:hAnsi="Times New Roman" w:cs="Times New Roman"/>
          <w:b/>
          <w:bCs/>
          <w:kern w:val="0"/>
          <w:sz w:val="20"/>
          <w:szCs w:val="20"/>
        </w:rPr>
        <w:t>DTALite</w:t>
      </w:r>
    </w:p>
    <w:tbl>
      <w:tblPr>
        <w:tblW w:w="875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767"/>
        <w:gridCol w:w="2286"/>
        <w:gridCol w:w="4702"/>
      </w:tblGrid>
      <w:tr w:rsidR="004D2C35" w14:paraId="7305240C" w14:textId="77777777" w:rsidTr="009B7B6A">
        <w:trPr>
          <w:trHeight w:val="271"/>
          <w:jc w:val="center"/>
        </w:trPr>
        <w:tc>
          <w:tcPr>
            <w:tcW w:w="1767" w:type="dxa"/>
            <w:shd w:val="clear" w:color="auto" w:fill="auto"/>
            <w:tcMar>
              <w:top w:w="100" w:type="dxa"/>
              <w:left w:w="100" w:type="dxa"/>
              <w:bottom w:w="100" w:type="dxa"/>
              <w:right w:w="100" w:type="dxa"/>
            </w:tcMar>
          </w:tcPr>
          <w:p w14:paraId="5F3B2194" w14:textId="77777777" w:rsidR="004D2C35" w:rsidRDefault="008F2B5A">
            <w:pPr>
              <w:rPr>
                <w:rFonts w:ascii="Times New Roman" w:hAnsi="Times New Roman" w:cs="Times New Roman"/>
                <w:sz w:val="20"/>
                <w:szCs w:val="20"/>
              </w:rPr>
            </w:pPr>
            <w:r>
              <w:rPr>
                <w:rFonts w:ascii="Times New Roman" w:hAnsi="Times New Roman" w:cs="Times New Roman"/>
                <w:sz w:val="20"/>
                <w:szCs w:val="20"/>
              </w:rPr>
              <w:t>File type</w:t>
            </w:r>
          </w:p>
        </w:tc>
        <w:tc>
          <w:tcPr>
            <w:tcW w:w="2286" w:type="dxa"/>
            <w:shd w:val="clear" w:color="auto" w:fill="auto"/>
            <w:tcMar>
              <w:top w:w="100" w:type="dxa"/>
              <w:left w:w="100" w:type="dxa"/>
              <w:bottom w:w="100" w:type="dxa"/>
              <w:right w:w="100" w:type="dxa"/>
            </w:tcMar>
          </w:tcPr>
          <w:p w14:paraId="7A841A41" w14:textId="77777777" w:rsidR="004D2C35" w:rsidRDefault="008F2B5A">
            <w:pPr>
              <w:rPr>
                <w:rFonts w:ascii="Times New Roman" w:hAnsi="Times New Roman" w:cs="Times New Roman"/>
                <w:sz w:val="20"/>
                <w:szCs w:val="20"/>
              </w:rPr>
            </w:pPr>
            <w:r>
              <w:rPr>
                <w:rFonts w:ascii="Times New Roman" w:hAnsi="Times New Roman" w:cs="Times New Roman"/>
                <w:sz w:val="20"/>
                <w:szCs w:val="20"/>
              </w:rPr>
              <w:t>Index: file name</w:t>
            </w:r>
          </w:p>
        </w:tc>
        <w:tc>
          <w:tcPr>
            <w:tcW w:w="4702" w:type="dxa"/>
            <w:shd w:val="clear" w:color="auto" w:fill="auto"/>
            <w:tcMar>
              <w:top w:w="100" w:type="dxa"/>
              <w:left w:w="100" w:type="dxa"/>
              <w:bottom w:w="100" w:type="dxa"/>
              <w:right w:w="100" w:type="dxa"/>
            </w:tcMar>
          </w:tcPr>
          <w:p w14:paraId="38F03A9B" w14:textId="77777777" w:rsidR="004D2C35" w:rsidRDefault="008F2B5A">
            <w:pPr>
              <w:rPr>
                <w:rFonts w:ascii="Times New Roman" w:hAnsi="Times New Roman" w:cs="Times New Roman"/>
                <w:sz w:val="20"/>
                <w:szCs w:val="20"/>
              </w:rPr>
            </w:pPr>
            <w:r>
              <w:rPr>
                <w:rFonts w:ascii="Times New Roman" w:hAnsi="Times New Roman" w:cs="Times New Roman"/>
                <w:sz w:val="20"/>
                <w:szCs w:val="20"/>
              </w:rPr>
              <w:t>Description</w:t>
            </w:r>
          </w:p>
        </w:tc>
      </w:tr>
      <w:tr w:rsidR="004D2C35" w14:paraId="2497032C" w14:textId="77777777" w:rsidTr="009B7B6A">
        <w:trPr>
          <w:trHeight w:val="363"/>
          <w:jc w:val="center"/>
        </w:trPr>
        <w:tc>
          <w:tcPr>
            <w:tcW w:w="1767" w:type="dxa"/>
            <w:vMerge w:val="restart"/>
            <w:shd w:val="clear" w:color="auto" w:fill="auto"/>
            <w:tcMar>
              <w:top w:w="100" w:type="dxa"/>
              <w:left w:w="100" w:type="dxa"/>
              <w:bottom w:w="100" w:type="dxa"/>
              <w:right w:w="100" w:type="dxa"/>
            </w:tcMar>
          </w:tcPr>
          <w:p w14:paraId="2744D519" w14:textId="77777777" w:rsidR="004D2C35" w:rsidRDefault="008F2B5A">
            <w:pPr>
              <w:rPr>
                <w:rFonts w:ascii="Times New Roman" w:hAnsi="Times New Roman" w:cs="Times New Roman"/>
                <w:sz w:val="20"/>
                <w:szCs w:val="20"/>
              </w:rPr>
            </w:pPr>
            <w:bookmarkStart w:id="103" w:name="OLE_LINK6"/>
            <w:bookmarkStart w:id="104" w:name="OLE_LINK5"/>
            <w:bookmarkStart w:id="105" w:name="_Hlk46131909"/>
            <w:r>
              <w:rPr>
                <w:rFonts w:ascii="Times New Roman" w:hAnsi="Times New Roman" w:cs="Times New Roman"/>
                <w:sz w:val="20"/>
                <w:szCs w:val="20"/>
              </w:rPr>
              <w:t>Input for physical layer</w:t>
            </w:r>
            <w:bookmarkEnd w:id="103"/>
            <w:bookmarkEnd w:id="104"/>
          </w:p>
        </w:tc>
        <w:tc>
          <w:tcPr>
            <w:tcW w:w="2286" w:type="dxa"/>
            <w:shd w:val="clear" w:color="auto" w:fill="auto"/>
            <w:tcMar>
              <w:top w:w="100" w:type="dxa"/>
              <w:left w:w="100" w:type="dxa"/>
              <w:bottom w:w="100" w:type="dxa"/>
              <w:right w:w="100" w:type="dxa"/>
            </w:tcMar>
          </w:tcPr>
          <w:p w14:paraId="16AFF9ED" w14:textId="77777777" w:rsidR="004D2C35" w:rsidRDefault="008F2B5A">
            <w:pPr>
              <w:rPr>
                <w:rFonts w:ascii="Times New Roman" w:hAnsi="Times New Roman" w:cs="Times New Roman"/>
                <w:i/>
                <w:sz w:val="20"/>
                <w:szCs w:val="20"/>
              </w:rPr>
            </w:pPr>
            <w:r>
              <w:rPr>
                <w:rFonts w:ascii="Times New Roman" w:hAnsi="Times New Roman" w:cs="Times New Roman"/>
                <w:sz w:val="20"/>
                <w:szCs w:val="20"/>
              </w:rPr>
              <w:t xml:space="preserve">1a: </w:t>
            </w:r>
            <w:r>
              <w:rPr>
                <w:rFonts w:ascii="Times New Roman" w:hAnsi="Times New Roman" w:cs="Times New Roman"/>
                <w:i/>
                <w:sz w:val="20"/>
                <w:szCs w:val="20"/>
              </w:rPr>
              <w:t>node.csv</w:t>
            </w:r>
          </w:p>
        </w:tc>
        <w:tc>
          <w:tcPr>
            <w:tcW w:w="4702" w:type="dxa"/>
            <w:shd w:val="clear" w:color="auto" w:fill="auto"/>
            <w:tcMar>
              <w:top w:w="100" w:type="dxa"/>
              <w:left w:w="100" w:type="dxa"/>
              <w:bottom w:w="100" w:type="dxa"/>
              <w:right w:w="100" w:type="dxa"/>
            </w:tcMar>
          </w:tcPr>
          <w:p w14:paraId="7813A467" w14:textId="77777777" w:rsidR="004D2C35" w:rsidRDefault="008F2B5A">
            <w:pPr>
              <w:rPr>
                <w:rFonts w:ascii="Times New Roman" w:hAnsi="Times New Roman" w:cs="Times New Roman"/>
                <w:sz w:val="20"/>
                <w:szCs w:val="20"/>
              </w:rPr>
            </w:pPr>
            <w:r>
              <w:rPr>
                <w:rFonts w:ascii="Times New Roman" w:hAnsi="Times New Roman" w:cs="Times New Roman"/>
                <w:sz w:val="20"/>
                <w:szCs w:val="20"/>
              </w:rPr>
              <w:t>Define nodes in the network.</w:t>
            </w:r>
          </w:p>
        </w:tc>
      </w:tr>
      <w:bookmarkEnd w:id="105"/>
      <w:tr w:rsidR="004D2C35" w14:paraId="48FA807F" w14:textId="77777777" w:rsidTr="009B7B6A">
        <w:trPr>
          <w:trHeight w:val="363"/>
          <w:jc w:val="center"/>
        </w:trPr>
        <w:tc>
          <w:tcPr>
            <w:tcW w:w="1767" w:type="dxa"/>
            <w:vMerge/>
            <w:shd w:val="clear" w:color="auto" w:fill="auto"/>
            <w:tcMar>
              <w:top w:w="100" w:type="dxa"/>
              <w:left w:w="100" w:type="dxa"/>
              <w:bottom w:w="100" w:type="dxa"/>
              <w:right w:w="100" w:type="dxa"/>
            </w:tcMar>
          </w:tcPr>
          <w:p w14:paraId="50617D49" w14:textId="77777777" w:rsidR="004D2C35" w:rsidRDefault="004D2C35">
            <w:pPr>
              <w:rPr>
                <w:rFonts w:ascii="Times New Roman" w:hAnsi="Times New Roman" w:cs="Times New Roman"/>
                <w:sz w:val="20"/>
                <w:szCs w:val="20"/>
              </w:rPr>
            </w:pPr>
          </w:p>
        </w:tc>
        <w:tc>
          <w:tcPr>
            <w:tcW w:w="2286" w:type="dxa"/>
            <w:shd w:val="clear" w:color="auto" w:fill="auto"/>
            <w:tcMar>
              <w:top w:w="100" w:type="dxa"/>
              <w:left w:w="100" w:type="dxa"/>
              <w:bottom w:w="100" w:type="dxa"/>
              <w:right w:w="100" w:type="dxa"/>
            </w:tcMar>
          </w:tcPr>
          <w:p w14:paraId="47102C3E" w14:textId="77777777" w:rsidR="004D2C35" w:rsidRDefault="008F2B5A">
            <w:pPr>
              <w:rPr>
                <w:rFonts w:ascii="Times New Roman" w:hAnsi="Times New Roman" w:cs="Times New Roman"/>
                <w:sz w:val="20"/>
                <w:szCs w:val="20"/>
              </w:rPr>
            </w:pPr>
            <w:r>
              <w:rPr>
                <w:rFonts w:ascii="Times New Roman" w:hAnsi="Times New Roman" w:cs="Times New Roman"/>
                <w:sz w:val="20"/>
                <w:szCs w:val="20"/>
              </w:rPr>
              <w:t xml:space="preserve">1b.: </w:t>
            </w:r>
            <w:r>
              <w:rPr>
                <w:rFonts w:ascii="Times New Roman" w:hAnsi="Times New Roman" w:cs="Times New Roman"/>
                <w:i/>
                <w:sz w:val="20"/>
                <w:szCs w:val="20"/>
              </w:rPr>
              <w:t>link.csv</w:t>
            </w:r>
          </w:p>
        </w:tc>
        <w:tc>
          <w:tcPr>
            <w:tcW w:w="4702" w:type="dxa"/>
            <w:shd w:val="clear" w:color="auto" w:fill="auto"/>
            <w:tcMar>
              <w:top w:w="100" w:type="dxa"/>
              <w:left w:w="100" w:type="dxa"/>
              <w:bottom w:w="100" w:type="dxa"/>
              <w:right w:w="100" w:type="dxa"/>
            </w:tcMar>
          </w:tcPr>
          <w:p w14:paraId="527E0E61" w14:textId="77777777" w:rsidR="004D2C35" w:rsidRDefault="008F2B5A">
            <w:pPr>
              <w:rPr>
                <w:rFonts w:ascii="Times New Roman" w:hAnsi="Times New Roman" w:cs="Times New Roman"/>
                <w:sz w:val="20"/>
                <w:szCs w:val="20"/>
              </w:rPr>
            </w:pPr>
            <w:r>
              <w:rPr>
                <w:rFonts w:ascii="Times New Roman" w:hAnsi="Times New Roman" w:cs="Times New Roman"/>
                <w:sz w:val="20"/>
                <w:szCs w:val="20"/>
              </w:rPr>
              <w:t>Define links in the network with essential attributes for assignment.</w:t>
            </w:r>
          </w:p>
        </w:tc>
      </w:tr>
      <w:tr w:rsidR="004D2C35" w14:paraId="183B7DA2" w14:textId="77777777" w:rsidTr="009B7B6A">
        <w:trPr>
          <w:trHeight w:val="363"/>
          <w:jc w:val="center"/>
        </w:trPr>
        <w:tc>
          <w:tcPr>
            <w:tcW w:w="1767" w:type="dxa"/>
            <w:shd w:val="clear" w:color="auto" w:fill="auto"/>
            <w:tcMar>
              <w:top w:w="100" w:type="dxa"/>
              <w:left w:w="100" w:type="dxa"/>
              <w:bottom w:w="100" w:type="dxa"/>
              <w:right w:w="100" w:type="dxa"/>
            </w:tcMar>
          </w:tcPr>
          <w:p w14:paraId="4D205922" w14:textId="6B3FB58E" w:rsidR="004D2C35" w:rsidRDefault="008F2B5A">
            <w:pPr>
              <w:rPr>
                <w:rFonts w:ascii="Times New Roman" w:hAnsi="Times New Roman" w:cs="Times New Roman"/>
                <w:sz w:val="20"/>
                <w:szCs w:val="20"/>
              </w:rPr>
            </w:pPr>
            <w:bookmarkStart w:id="106" w:name="OLE_LINK9"/>
            <w:bookmarkStart w:id="107" w:name="OLE_LINK10"/>
            <w:r>
              <w:rPr>
                <w:rFonts w:ascii="Times New Roman" w:hAnsi="Times New Roman" w:cs="Times New Roman"/>
                <w:sz w:val="20"/>
                <w:szCs w:val="20"/>
              </w:rPr>
              <w:t>Input for demand layer</w:t>
            </w:r>
            <w:bookmarkEnd w:id="106"/>
            <w:bookmarkEnd w:id="107"/>
          </w:p>
        </w:tc>
        <w:tc>
          <w:tcPr>
            <w:tcW w:w="2286" w:type="dxa"/>
            <w:shd w:val="clear" w:color="auto" w:fill="auto"/>
            <w:tcMar>
              <w:top w:w="100" w:type="dxa"/>
              <w:left w:w="100" w:type="dxa"/>
              <w:bottom w:w="100" w:type="dxa"/>
              <w:right w:w="100" w:type="dxa"/>
            </w:tcMar>
          </w:tcPr>
          <w:p w14:paraId="6D0854C0" w14:textId="77777777" w:rsidR="004D2C35" w:rsidRDefault="008F2B5A">
            <w:pPr>
              <w:rPr>
                <w:rFonts w:ascii="Times New Roman" w:hAnsi="Times New Roman" w:cs="Times New Roman"/>
                <w:sz w:val="20"/>
                <w:szCs w:val="20"/>
              </w:rPr>
            </w:pPr>
            <w:r>
              <w:rPr>
                <w:rFonts w:ascii="Times New Roman" w:hAnsi="Times New Roman" w:cs="Times New Roman"/>
                <w:sz w:val="20"/>
                <w:szCs w:val="20"/>
              </w:rPr>
              <w:t xml:space="preserve">2: </w:t>
            </w:r>
            <w:r>
              <w:rPr>
                <w:rFonts w:ascii="Times New Roman" w:hAnsi="Times New Roman" w:cs="Times New Roman"/>
                <w:i/>
                <w:sz w:val="20"/>
                <w:szCs w:val="20"/>
              </w:rPr>
              <w:t>demand.csv</w:t>
            </w:r>
          </w:p>
        </w:tc>
        <w:tc>
          <w:tcPr>
            <w:tcW w:w="4702" w:type="dxa"/>
            <w:shd w:val="clear" w:color="auto" w:fill="auto"/>
            <w:tcMar>
              <w:top w:w="100" w:type="dxa"/>
              <w:left w:w="100" w:type="dxa"/>
              <w:bottom w:w="100" w:type="dxa"/>
              <w:right w:w="100" w:type="dxa"/>
            </w:tcMar>
          </w:tcPr>
          <w:p w14:paraId="73A83D10" w14:textId="77777777" w:rsidR="004D2C35" w:rsidRDefault="008F2B5A">
            <w:pPr>
              <w:rPr>
                <w:rFonts w:ascii="Times New Roman" w:hAnsi="Times New Roman" w:cs="Times New Roman"/>
                <w:sz w:val="20"/>
                <w:szCs w:val="20"/>
              </w:rPr>
            </w:pPr>
            <w:r>
              <w:rPr>
                <w:rFonts w:ascii="Times New Roman" w:hAnsi="Times New Roman" w:cs="Times New Roman"/>
                <w:sz w:val="20"/>
                <w:szCs w:val="20"/>
              </w:rPr>
              <w:t xml:space="preserve">Define the demand of passengers on each OD pair, which could be extracted by </w:t>
            </w:r>
            <w:r>
              <w:rPr>
                <w:rFonts w:ascii="Times New Roman" w:hAnsi="Times New Roman" w:cs="Times New Roman"/>
                <w:i/>
                <w:sz w:val="20"/>
                <w:szCs w:val="20"/>
              </w:rPr>
              <w:t>demand_file_list.csv</w:t>
            </w:r>
            <w:r>
              <w:rPr>
                <w:rFonts w:ascii="Times New Roman" w:hAnsi="Times New Roman" w:cs="Times New Roman"/>
                <w:sz w:val="20"/>
                <w:szCs w:val="20"/>
              </w:rPr>
              <w:t>.</w:t>
            </w:r>
          </w:p>
        </w:tc>
      </w:tr>
      <w:tr w:rsidR="004D2C35" w14:paraId="2387CF90" w14:textId="77777777" w:rsidTr="009B7B6A">
        <w:trPr>
          <w:trHeight w:val="534"/>
          <w:jc w:val="center"/>
        </w:trPr>
        <w:tc>
          <w:tcPr>
            <w:tcW w:w="1767" w:type="dxa"/>
            <w:shd w:val="clear" w:color="auto" w:fill="auto"/>
            <w:tcMar>
              <w:top w:w="100" w:type="dxa"/>
              <w:left w:w="100" w:type="dxa"/>
              <w:bottom w:w="100" w:type="dxa"/>
              <w:right w:w="100" w:type="dxa"/>
            </w:tcMar>
          </w:tcPr>
          <w:p w14:paraId="3D4F7C34" w14:textId="77777777" w:rsidR="004D2C35" w:rsidRDefault="008F2B5A">
            <w:pPr>
              <w:rPr>
                <w:rFonts w:ascii="Times New Roman" w:hAnsi="Times New Roman" w:cs="Times New Roman"/>
                <w:sz w:val="20"/>
                <w:szCs w:val="20"/>
              </w:rPr>
            </w:pPr>
            <w:r>
              <w:rPr>
                <w:rFonts w:ascii="Times New Roman" w:hAnsi="Times New Roman" w:cs="Times New Roman"/>
                <w:sz w:val="20"/>
                <w:szCs w:val="20"/>
              </w:rPr>
              <w:t>Input configuration file</w:t>
            </w:r>
          </w:p>
        </w:tc>
        <w:tc>
          <w:tcPr>
            <w:tcW w:w="2286" w:type="dxa"/>
            <w:shd w:val="clear" w:color="auto" w:fill="auto"/>
            <w:tcMar>
              <w:top w:w="100" w:type="dxa"/>
              <w:left w:w="100" w:type="dxa"/>
              <w:bottom w:w="100" w:type="dxa"/>
              <w:right w:w="100" w:type="dxa"/>
            </w:tcMar>
          </w:tcPr>
          <w:p w14:paraId="2D5CB441" w14:textId="77777777" w:rsidR="004D2C35" w:rsidRDefault="008F2B5A">
            <w:pPr>
              <w:rPr>
                <w:rFonts w:ascii="Times New Roman" w:hAnsi="Times New Roman" w:cs="Times New Roman"/>
                <w:sz w:val="20"/>
                <w:szCs w:val="20"/>
              </w:rPr>
            </w:pPr>
            <w:r>
              <w:rPr>
                <w:rFonts w:ascii="Times New Roman" w:hAnsi="Times New Roman" w:cs="Times New Roman"/>
                <w:sz w:val="20"/>
                <w:szCs w:val="20"/>
              </w:rPr>
              <w:t xml:space="preserve">3: </w:t>
            </w:r>
            <w:r>
              <w:rPr>
                <w:rFonts w:ascii="Times New Roman" w:hAnsi="Times New Roman" w:cs="Times New Roman"/>
                <w:i/>
                <w:sz w:val="20"/>
                <w:szCs w:val="20"/>
              </w:rPr>
              <w:t>settings.csv</w:t>
            </w:r>
          </w:p>
        </w:tc>
        <w:tc>
          <w:tcPr>
            <w:tcW w:w="4702" w:type="dxa"/>
            <w:shd w:val="clear" w:color="auto" w:fill="auto"/>
            <w:tcMar>
              <w:top w:w="100" w:type="dxa"/>
              <w:left w:w="100" w:type="dxa"/>
              <w:bottom w:w="100" w:type="dxa"/>
              <w:right w:w="100" w:type="dxa"/>
            </w:tcMar>
          </w:tcPr>
          <w:p w14:paraId="587BE187" w14:textId="77777777" w:rsidR="004D2C35" w:rsidRDefault="008F2B5A">
            <w:pPr>
              <w:rPr>
                <w:rFonts w:ascii="Times New Roman" w:hAnsi="Times New Roman" w:cs="Times New Roman"/>
                <w:sz w:val="20"/>
                <w:szCs w:val="20"/>
              </w:rPr>
            </w:pPr>
            <w:r>
              <w:rPr>
                <w:rFonts w:ascii="Times New Roman" w:hAnsi="Times New Roman" w:cs="Times New Roman"/>
                <w:sz w:val="20"/>
                <w:szCs w:val="20"/>
              </w:rPr>
              <w:t>Define basic setting for the Network, it contains five sections.</w:t>
            </w:r>
          </w:p>
        </w:tc>
      </w:tr>
      <w:tr w:rsidR="004D2C35" w14:paraId="576E81C4" w14:textId="77777777" w:rsidTr="009B7B6A">
        <w:trPr>
          <w:trHeight w:val="271"/>
          <w:jc w:val="center"/>
        </w:trPr>
        <w:tc>
          <w:tcPr>
            <w:tcW w:w="1767" w:type="dxa"/>
            <w:shd w:val="clear" w:color="auto" w:fill="auto"/>
            <w:tcMar>
              <w:top w:w="100" w:type="dxa"/>
              <w:left w:w="100" w:type="dxa"/>
              <w:bottom w:w="100" w:type="dxa"/>
              <w:right w:w="100" w:type="dxa"/>
            </w:tcMar>
          </w:tcPr>
          <w:p w14:paraId="2C3280C9" w14:textId="77777777" w:rsidR="004D2C35" w:rsidRDefault="004D2C35">
            <w:pPr>
              <w:rPr>
                <w:rFonts w:ascii="Times New Roman" w:hAnsi="Times New Roman" w:cs="Times New Roman"/>
                <w:sz w:val="20"/>
                <w:szCs w:val="20"/>
              </w:rPr>
            </w:pPr>
          </w:p>
        </w:tc>
        <w:tc>
          <w:tcPr>
            <w:tcW w:w="2286" w:type="dxa"/>
            <w:shd w:val="clear" w:color="auto" w:fill="auto"/>
            <w:tcMar>
              <w:top w:w="100" w:type="dxa"/>
              <w:left w:w="100" w:type="dxa"/>
              <w:bottom w:w="100" w:type="dxa"/>
              <w:right w:w="100" w:type="dxa"/>
            </w:tcMar>
            <w:vAlign w:val="center"/>
          </w:tcPr>
          <w:p w14:paraId="28835EB6" w14:textId="77777777" w:rsidR="004D2C35" w:rsidRDefault="008F2B5A">
            <w:pPr>
              <w:rPr>
                <w:rFonts w:ascii="Times New Roman" w:hAnsi="Times New Roman" w:cs="Times New Roman"/>
                <w:sz w:val="20"/>
                <w:szCs w:val="20"/>
              </w:rPr>
            </w:pPr>
            <w:r>
              <w:rPr>
                <w:rFonts w:ascii="Times New Roman" w:hAnsi="Times New Roman" w:cs="Times New Roman"/>
                <w:sz w:val="20"/>
                <w:szCs w:val="20"/>
              </w:rPr>
              <w:t>Section of assignment</w:t>
            </w:r>
          </w:p>
        </w:tc>
        <w:tc>
          <w:tcPr>
            <w:tcW w:w="4702" w:type="dxa"/>
            <w:shd w:val="clear" w:color="auto" w:fill="auto"/>
            <w:tcMar>
              <w:top w:w="100" w:type="dxa"/>
              <w:left w:w="100" w:type="dxa"/>
              <w:bottom w:w="100" w:type="dxa"/>
              <w:right w:w="100" w:type="dxa"/>
            </w:tcMar>
          </w:tcPr>
          <w:p w14:paraId="52D52EBA" w14:textId="5F353499" w:rsidR="004D2C35" w:rsidRDefault="008F2B5A">
            <w:pPr>
              <w:rPr>
                <w:rFonts w:ascii="Times New Roman" w:hAnsi="Times New Roman" w:cs="Times New Roman"/>
                <w:sz w:val="20"/>
                <w:szCs w:val="20"/>
              </w:rPr>
            </w:pPr>
            <w:r>
              <w:rPr>
                <w:rFonts w:ascii="Times New Roman" w:hAnsi="Times New Roman" w:cs="Times New Roman"/>
                <w:sz w:val="20"/>
                <w:szCs w:val="20"/>
              </w:rPr>
              <w:t>Set the number of iteration.</w:t>
            </w:r>
          </w:p>
        </w:tc>
      </w:tr>
      <w:tr w:rsidR="004D2C35" w14:paraId="41DE9FD3" w14:textId="77777777" w:rsidTr="009B7B6A">
        <w:trPr>
          <w:trHeight w:val="534"/>
          <w:jc w:val="center"/>
        </w:trPr>
        <w:tc>
          <w:tcPr>
            <w:tcW w:w="1767" w:type="dxa"/>
            <w:shd w:val="clear" w:color="auto" w:fill="auto"/>
            <w:tcMar>
              <w:top w:w="100" w:type="dxa"/>
              <w:left w:w="100" w:type="dxa"/>
              <w:bottom w:w="100" w:type="dxa"/>
              <w:right w:w="100" w:type="dxa"/>
            </w:tcMar>
          </w:tcPr>
          <w:p w14:paraId="45752122" w14:textId="77777777" w:rsidR="004D2C35" w:rsidRDefault="004D2C35">
            <w:pPr>
              <w:rPr>
                <w:rFonts w:ascii="Times New Roman" w:hAnsi="Times New Roman" w:cs="Times New Roman"/>
                <w:sz w:val="20"/>
                <w:szCs w:val="20"/>
              </w:rPr>
            </w:pPr>
          </w:p>
        </w:tc>
        <w:tc>
          <w:tcPr>
            <w:tcW w:w="2286" w:type="dxa"/>
            <w:shd w:val="clear" w:color="auto" w:fill="auto"/>
            <w:tcMar>
              <w:top w:w="100" w:type="dxa"/>
              <w:left w:w="100" w:type="dxa"/>
              <w:bottom w:w="100" w:type="dxa"/>
              <w:right w:w="100" w:type="dxa"/>
            </w:tcMar>
            <w:vAlign w:val="center"/>
          </w:tcPr>
          <w:p w14:paraId="3984E287" w14:textId="77777777" w:rsidR="004D2C35" w:rsidRDefault="008F2B5A">
            <w:pPr>
              <w:rPr>
                <w:rFonts w:ascii="Times New Roman" w:hAnsi="Times New Roman" w:cs="Times New Roman"/>
                <w:sz w:val="20"/>
                <w:szCs w:val="20"/>
              </w:rPr>
            </w:pPr>
            <w:r>
              <w:rPr>
                <w:rFonts w:ascii="Times New Roman" w:hAnsi="Times New Roman" w:cs="Times New Roman"/>
                <w:sz w:val="20"/>
                <w:szCs w:val="20"/>
              </w:rPr>
              <w:t>Section of agent_type</w:t>
            </w:r>
          </w:p>
        </w:tc>
        <w:tc>
          <w:tcPr>
            <w:tcW w:w="4702" w:type="dxa"/>
            <w:shd w:val="clear" w:color="auto" w:fill="auto"/>
            <w:tcMar>
              <w:top w:w="100" w:type="dxa"/>
              <w:left w:w="100" w:type="dxa"/>
              <w:bottom w:w="100" w:type="dxa"/>
              <w:right w:w="100" w:type="dxa"/>
            </w:tcMar>
          </w:tcPr>
          <w:p w14:paraId="39F33254" w14:textId="250183BB" w:rsidR="004D2C35" w:rsidRDefault="008F2B5A">
            <w:pPr>
              <w:rPr>
                <w:rFonts w:ascii="Times New Roman" w:hAnsi="Times New Roman" w:cs="Times New Roman"/>
                <w:sz w:val="20"/>
                <w:szCs w:val="20"/>
              </w:rPr>
            </w:pPr>
            <w:r>
              <w:rPr>
                <w:rFonts w:ascii="Times New Roman" w:hAnsi="Times New Roman" w:cs="Times New Roman"/>
                <w:sz w:val="20"/>
                <w:szCs w:val="20"/>
              </w:rPr>
              <w:t xml:space="preserve">Define attributes of each type of agent, including </w:t>
            </w:r>
            <w:r w:rsidR="00184B53">
              <w:rPr>
                <w:rFonts w:ascii="Times New Roman" w:hAnsi="Times New Roman" w:cs="Times New Roman" w:hint="eastAsia"/>
                <w:sz w:val="20"/>
                <w:szCs w:val="20"/>
              </w:rPr>
              <w:t>vot</w:t>
            </w:r>
            <w:r>
              <w:rPr>
                <w:rFonts w:ascii="Times New Roman" w:hAnsi="Times New Roman" w:cs="Times New Roman"/>
                <w:sz w:val="20"/>
                <w:szCs w:val="20"/>
              </w:rPr>
              <w:t xml:space="preserve"> (unit: dollar per hour) and </w:t>
            </w:r>
            <w:r w:rsidR="00184B53">
              <w:rPr>
                <w:rFonts w:ascii="Times New Roman" w:hAnsi="Times New Roman" w:cs="Times New Roman" w:hint="eastAsia"/>
                <w:sz w:val="20"/>
                <w:szCs w:val="20"/>
              </w:rPr>
              <w:t>pce</w:t>
            </w:r>
            <w:r>
              <w:rPr>
                <w:rFonts w:ascii="Times New Roman" w:hAnsi="Times New Roman" w:cs="Times New Roman"/>
                <w:sz w:val="20"/>
                <w:szCs w:val="20"/>
              </w:rPr>
              <w:t>.</w:t>
            </w:r>
          </w:p>
        </w:tc>
      </w:tr>
      <w:tr w:rsidR="004D2C35" w14:paraId="5BE859ED" w14:textId="77777777" w:rsidTr="009B7B6A">
        <w:trPr>
          <w:trHeight w:val="271"/>
          <w:jc w:val="center"/>
        </w:trPr>
        <w:tc>
          <w:tcPr>
            <w:tcW w:w="1767" w:type="dxa"/>
            <w:shd w:val="clear" w:color="auto" w:fill="auto"/>
            <w:tcMar>
              <w:top w:w="100" w:type="dxa"/>
              <w:left w:w="100" w:type="dxa"/>
              <w:bottom w:w="100" w:type="dxa"/>
              <w:right w:w="100" w:type="dxa"/>
            </w:tcMar>
          </w:tcPr>
          <w:p w14:paraId="14A63D4B" w14:textId="77777777" w:rsidR="004D2C35" w:rsidRDefault="004D2C35">
            <w:pPr>
              <w:rPr>
                <w:rFonts w:ascii="Times New Roman" w:hAnsi="Times New Roman" w:cs="Times New Roman"/>
                <w:sz w:val="20"/>
                <w:szCs w:val="20"/>
              </w:rPr>
            </w:pPr>
          </w:p>
        </w:tc>
        <w:tc>
          <w:tcPr>
            <w:tcW w:w="2286" w:type="dxa"/>
            <w:shd w:val="clear" w:color="auto" w:fill="auto"/>
            <w:tcMar>
              <w:top w:w="100" w:type="dxa"/>
              <w:left w:w="100" w:type="dxa"/>
              <w:bottom w:w="100" w:type="dxa"/>
              <w:right w:w="100" w:type="dxa"/>
            </w:tcMar>
            <w:vAlign w:val="center"/>
          </w:tcPr>
          <w:p w14:paraId="488A1F57" w14:textId="77777777" w:rsidR="004D2C35" w:rsidRDefault="008F2B5A">
            <w:pPr>
              <w:rPr>
                <w:rFonts w:ascii="Times New Roman" w:hAnsi="Times New Roman" w:cs="Times New Roman"/>
                <w:sz w:val="20"/>
                <w:szCs w:val="20"/>
              </w:rPr>
            </w:pPr>
            <w:r>
              <w:rPr>
                <w:rFonts w:ascii="Times New Roman" w:hAnsi="Times New Roman" w:cs="Times New Roman"/>
                <w:sz w:val="20"/>
                <w:szCs w:val="20"/>
              </w:rPr>
              <w:t>Section of link_type</w:t>
            </w:r>
          </w:p>
        </w:tc>
        <w:tc>
          <w:tcPr>
            <w:tcW w:w="4702" w:type="dxa"/>
            <w:shd w:val="clear" w:color="auto" w:fill="auto"/>
            <w:tcMar>
              <w:top w:w="100" w:type="dxa"/>
              <w:left w:w="100" w:type="dxa"/>
              <w:bottom w:w="100" w:type="dxa"/>
              <w:right w:w="100" w:type="dxa"/>
            </w:tcMar>
          </w:tcPr>
          <w:p w14:paraId="75E1362D" w14:textId="77777777" w:rsidR="004D2C35" w:rsidRDefault="008F2B5A">
            <w:pPr>
              <w:rPr>
                <w:rFonts w:ascii="Times New Roman" w:hAnsi="Times New Roman" w:cs="Times New Roman"/>
                <w:sz w:val="20"/>
                <w:szCs w:val="20"/>
              </w:rPr>
            </w:pPr>
            <w:r>
              <w:rPr>
                <w:rFonts w:ascii="Times New Roman" w:hAnsi="Times New Roman" w:cs="Times New Roman"/>
                <w:sz w:val="20"/>
                <w:szCs w:val="20"/>
              </w:rPr>
              <w:t>Define types of links in the network</w:t>
            </w:r>
          </w:p>
        </w:tc>
      </w:tr>
      <w:tr w:rsidR="004D2C35" w14:paraId="4E6CE6A3" w14:textId="77777777" w:rsidTr="009B7B6A">
        <w:trPr>
          <w:trHeight w:val="534"/>
          <w:jc w:val="center"/>
        </w:trPr>
        <w:tc>
          <w:tcPr>
            <w:tcW w:w="1767" w:type="dxa"/>
            <w:shd w:val="clear" w:color="auto" w:fill="auto"/>
            <w:tcMar>
              <w:top w:w="100" w:type="dxa"/>
              <w:left w:w="100" w:type="dxa"/>
              <w:bottom w:w="100" w:type="dxa"/>
              <w:right w:w="100" w:type="dxa"/>
            </w:tcMar>
          </w:tcPr>
          <w:p w14:paraId="7BCEC36B" w14:textId="77777777" w:rsidR="004D2C35" w:rsidRDefault="004D2C35">
            <w:pPr>
              <w:rPr>
                <w:rFonts w:ascii="Times New Roman" w:hAnsi="Times New Roman" w:cs="Times New Roman"/>
                <w:sz w:val="20"/>
                <w:szCs w:val="20"/>
              </w:rPr>
            </w:pPr>
          </w:p>
        </w:tc>
        <w:tc>
          <w:tcPr>
            <w:tcW w:w="2286" w:type="dxa"/>
            <w:shd w:val="clear" w:color="auto" w:fill="auto"/>
            <w:tcMar>
              <w:top w:w="100" w:type="dxa"/>
              <w:left w:w="100" w:type="dxa"/>
              <w:bottom w:w="100" w:type="dxa"/>
              <w:right w:w="100" w:type="dxa"/>
            </w:tcMar>
            <w:vAlign w:val="center"/>
          </w:tcPr>
          <w:p w14:paraId="462BD668" w14:textId="77777777" w:rsidR="004D2C35" w:rsidRDefault="008F2B5A">
            <w:pPr>
              <w:rPr>
                <w:rFonts w:ascii="Times New Roman" w:hAnsi="Times New Roman" w:cs="Times New Roman"/>
                <w:sz w:val="20"/>
                <w:szCs w:val="20"/>
              </w:rPr>
            </w:pPr>
            <w:r>
              <w:rPr>
                <w:rFonts w:ascii="Times New Roman" w:hAnsi="Times New Roman" w:cs="Times New Roman"/>
                <w:sz w:val="20"/>
                <w:szCs w:val="20"/>
              </w:rPr>
              <w:t>Section of demand_period</w:t>
            </w:r>
          </w:p>
        </w:tc>
        <w:tc>
          <w:tcPr>
            <w:tcW w:w="4702" w:type="dxa"/>
            <w:shd w:val="clear" w:color="auto" w:fill="auto"/>
            <w:tcMar>
              <w:top w:w="100" w:type="dxa"/>
              <w:left w:w="100" w:type="dxa"/>
              <w:bottom w:w="100" w:type="dxa"/>
              <w:right w:w="100" w:type="dxa"/>
            </w:tcMar>
          </w:tcPr>
          <w:p w14:paraId="1ACD3B69" w14:textId="77777777" w:rsidR="004D2C35" w:rsidRDefault="008F2B5A">
            <w:pPr>
              <w:rPr>
                <w:rFonts w:ascii="Times New Roman" w:hAnsi="Times New Roman" w:cs="Times New Roman"/>
                <w:sz w:val="20"/>
                <w:szCs w:val="20"/>
              </w:rPr>
            </w:pPr>
            <w:r>
              <w:rPr>
                <w:rFonts w:ascii="Times New Roman" w:hAnsi="Times New Roman" w:cs="Times New Roman"/>
                <w:sz w:val="20"/>
                <w:szCs w:val="20"/>
              </w:rPr>
              <w:t>Define demand period, which could be extracted by demand_file_list</w:t>
            </w:r>
          </w:p>
        </w:tc>
      </w:tr>
      <w:tr w:rsidR="004D2C35" w14:paraId="45620BFD" w14:textId="77777777" w:rsidTr="009B7B6A">
        <w:trPr>
          <w:trHeight w:val="271"/>
          <w:jc w:val="center"/>
        </w:trPr>
        <w:tc>
          <w:tcPr>
            <w:tcW w:w="1767" w:type="dxa"/>
            <w:shd w:val="clear" w:color="auto" w:fill="auto"/>
            <w:tcMar>
              <w:top w:w="100" w:type="dxa"/>
              <w:left w:w="100" w:type="dxa"/>
              <w:bottom w:w="100" w:type="dxa"/>
              <w:right w:w="100" w:type="dxa"/>
            </w:tcMar>
          </w:tcPr>
          <w:p w14:paraId="42D8DD99" w14:textId="77777777" w:rsidR="004D2C35" w:rsidRDefault="004D2C35">
            <w:pPr>
              <w:rPr>
                <w:rFonts w:ascii="Times New Roman" w:hAnsi="Times New Roman" w:cs="Times New Roman"/>
                <w:sz w:val="20"/>
                <w:szCs w:val="20"/>
              </w:rPr>
            </w:pPr>
          </w:p>
        </w:tc>
        <w:tc>
          <w:tcPr>
            <w:tcW w:w="2286" w:type="dxa"/>
            <w:shd w:val="clear" w:color="auto" w:fill="auto"/>
            <w:tcMar>
              <w:top w:w="100" w:type="dxa"/>
              <w:left w:w="100" w:type="dxa"/>
              <w:bottom w:w="100" w:type="dxa"/>
              <w:right w:w="100" w:type="dxa"/>
            </w:tcMar>
            <w:vAlign w:val="center"/>
          </w:tcPr>
          <w:p w14:paraId="14B9FD05" w14:textId="77777777" w:rsidR="004D2C35" w:rsidRDefault="008F2B5A">
            <w:pPr>
              <w:rPr>
                <w:rFonts w:ascii="Times New Roman" w:hAnsi="Times New Roman" w:cs="Times New Roman"/>
                <w:sz w:val="20"/>
                <w:szCs w:val="20"/>
              </w:rPr>
            </w:pPr>
            <w:r>
              <w:rPr>
                <w:rFonts w:ascii="Times New Roman" w:hAnsi="Times New Roman" w:cs="Times New Roman"/>
                <w:sz w:val="20"/>
                <w:szCs w:val="20"/>
              </w:rPr>
              <w:t>Section of demand_file_list</w:t>
            </w:r>
          </w:p>
        </w:tc>
        <w:tc>
          <w:tcPr>
            <w:tcW w:w="4702" w:type="dxa"/>
            <w:shd w:val="clear" w:color="auto" w:fill="auto"/>
            <w:tcMar>
              <w:top w:w="100" w:type="dxa"/>
              <w:left w:w="100" w:type="dxa"/>
              <w:bottom w:w="100" w:type="dxa"/>
              <w:right w:w="100" w:type="dxa"/>
            </w:tcMar>
          </w:tcPr>
          <w:p w14:paraId="3E2C5267" w14:textId="77777777" w:rsidR="004D2C35" w:rsidRDefault="008F2B5A">
            <w:pPr>
              <w:rPr>
                <w:rFonts w:ascii="Times New Roman" w:hAnsi="Times New Roman" w:cs="Times New Roman"/>
                <w:sz w:val="20"/>
                <w:szCs w:val="20"/>
              </w:rPr>
            </w:pPr>
            <w:r>
              <w:rPr>
                <w:rFonts w:ascii="Times New Roman" w:hAnsi="Times New Roman" w:cs="Times New Roman"/>
                <w:sz w:val="20"/>
                <w:szCs w:val="20"/>
              </w:rPr>
              <w:t>Define demand type, period, and format type.</w:t>
            </w:r>
          </w:p>
        </w:tc>
      </w:tr>
      <w:tr w:rsidR="00732E50" w14:paraId="7173FAC9" w14:textId="77777777" w:rsidTr="009B7B6A">
        <w:trPr>
          <w:trHeight w:val="363"/>
          <w:jc w:val="center"/>
        </w:trPr>
        <w:tc>
          <w:tcPr>
            <w:tcW w:w="1767" w:type="dxa"/>
            <w:vMerge w:val="restart"/>
            <w:shd w:val="clear" w:color="auto" w:fill="auto"/>
            <w:tcMar>
              <w:top w:w="100" w:type="dxa"/>
              <w:left w:w="100" w:type="dxa"/>
              <w:bottom w:w="100" w:type="dxa"/>
              <w:right w:w="100" w:type="dxa"/>
            </w:tcMar>
          </w:tcPr>
          <w:p w14:paraId="5D72C931" w14:textId="32057153" w:rsidR="00732E50" w:rsidRDefault="00732E50" w:rsidP="00077058">
            <w:pPr>
              <w:rPr>
                <w:rFonts w:ascii="Times New Roman" w:hAnsi="Times New Roman" w:cs="Times New Roman"/>
                <w:sz w:val="20"/>
                <w:szCs w:val="20"/>
              </w:rPr>
            </w:pPr>
            <w:r>
              <w:rPr>
                <w:rFonts w:ascii="Times New Roman" w:hAnsi="Times New Roman" w:cs="Times New Roman"/>
                <w:sz w:val="20"/>
                <w:szCs w:val="20"/>
              </w:rPr>
              <w:t>Output file</w:t>
            </w:r>
          </w:p>
        </w:tc>
        <w:tc>
          <w:tcPr>
            <w:tcW w:w="2286" w:type="dxa"/>
            <w:shd w:val="clear" w:color="auto" w:fill="auto"/>
            <w:tcMar>
              <w:top w:w="100" w:type="dxa"/>
              <w:left w:w="100" w:type="dxa"/>
              <w:bottom w:w="100" w:type="dxa"/>
              <w:right w:w="100" w:type="dxa"/>
            </w:tcMar>
          </w:tcPr>
          <w:p w14:paraId="179D464D" w14:textId="1FD6B2E7" w:rsidR="00732E50" w:rsidRDefault="00732E50">
            <w:pPr>
              <w:rPr>
                <w:rFonts w:ascii="Times New Roman" w:hAnsi="Times New Roman" w:cs="Times New Roman"/>
                <w:sz w:val="20"/>
                <w:szCs w:val="20"/>
              </w:rPr>
            </w:pPr>
            <w:r>
              <w:rPr>
                <w:rFonts w:ascii="Times New Roman" w:hAnsi="Times New Roman" w:cs="Times New Roman"/>
                <w:sz w:val="20"/>
                <w:szCs w:val="20"/>
              </w:rPr>
              <w:t>4</w:t>
            </w:r>
            <w:r w:rsidR="00E614C5">
              <w:rPr>
                <w:rFonts w:ascii="Times New Roman" w:hAnsi="Times New Roman" w:cs="Times New Roman"/>
                <w:sz w:val="20"/>
                <w:szCs w:val="20"/>
              </w:rPr>
              <w:t>:</w:t>
            </w:r>
            <w:r>
              <w:rPr>
                <w:rFonts w:ascii="Times New Roman" w:hAnsi="Times New Roman" w:cs="Times New Roman"/>
                <w:sz w:val="20"/>
                <w:szCs w:val="20"/>
              </w:rPr>
              <w:t xml:space="preserve"> od_accessibility.csv</w:t>
            </w:r>
          </w:p>
        </w:tc>
        <w:tc>
          <w:tcPr>
            <w:tcW w:w="4702" w:type="dxa"/>
            <w:shd w:val="clear" w:color="auto" w:fill="auto"/>
            <w:tcMar>
              <w:top w:w="100" w:type="dxa"/>
              <w:left w:w="100" w:type="dxa"/>
              <w:bottom w:w="100" w:type="dxa"/>
              <w:right w:w="100" w:type="dxa"/>
            </w:tcMar>
          </w:tcPr>
          <w:p w14:paraId="079EC83A" w14:textId="0F5B8C41" w:rsidR="00732E50" w:rsidRDefault="009B7B6A">
            <w:pPr>
              <w:rPr>
                <w:rFonts w:ascii="Times New Roman" w:hAnsi="Times New Roman" w:cs="Times New Roman"/>
                <w:sz w:val="20"/>
                <w:szCs w:val="20"/>
              </w:rPr>
            </w:pPr>
            <w:r>
              <w:rPr>
                <w:rFonts w:ascii="Times New Roman" w:hAnsi="Times New Roman" w:cs="Times New Roman"/>
                <w:sz w:val="20"/>
                <w:szCs w:val="20"/>
              </w:rPr>
              <w:t>Show the accessibility of each OD, each line represents an OD, including the travel time, agent type, and the information of the od zones.</w:t>
            </w:r>
          </w:p>
        </w:tc>
      </w:tr>
      <w:tr w:rsidR="00732E50" w14:paraId="33FDE86F" w14:textId="77777777" w:rsidTr="009B7B6A">
        <w:trPr>
          <w:trHeight w:val="363"/>
          <w:jc w:val="center"/>
        </w:trPr>
        <w:tc>
          <w:tcPr>
            <w:tcW w:w="1767" w:type="dxa"/>
            <w:vMerge/>
            <w:shd w:val="clear" w:color="auto" w:fill="auto"/>
            <w:tcMar>
              <w:top w:w="100" w:type="dxa"/>
              <w:left w:w="100" w:type="dxa"/>
              <w:bottom w:w="100" w:type="dxa"/>
              <w:right w:w="100" w:type="dxa"/>
            </w:tcMar>
          </w:tcPr>
          <w:p w14:paraId="0968E72F" w14:textId="3F3903DA" w:rsidR="00732E50" w:rsidRDefault="00732E50">
            <w:pPr>
              <w:rPr>
                <w:rFonts w:ascii="Times New Roman" w:hAnsi="Times New Roman" w:cs="Times New Roman"/>
                <w:sz w:val="20"/>
                <w:szCs w:val="20"/>
              </w:rPr>
            </w:pPr>
          </w:p>
        </w:tc>
        <w:tc>
          <w:tcPr>
            <w:tcW w:w="2286" w:type="dxa"/>
            <w:shd w:val="clear" w:color="auto" w:fill="auto"/>
            <w:tcMar>
              <w:top w:w="100" w:type="dxa"/>
              <w:left w:w="100" w:type="dxa"/>
              <w:bottom w:w="100" w:type="dxa"/>
              <w:right w:w="100" w:type="dxa"/>
            </w:tcMar>
          </w:tcPr>
          <w:p w14:paraId="1879BAC9" w14:textId="5596C51D" w:rsidR="00732E50" w:rsidRDefault="00732E50">
            <w:pPr>
              <w:rPr>
                <w:rFonts w:ascii="Times New Roman" w:hAnsi="Times New Roman" w:cs="Times New Roman"/>
                <w:sz w:val="20"/>
                <w:szCs w:val="20"/>
              </w:rPr>
            </w:pPr>
            <w:r>
              <w:rPr>
                <w:rFonts w:ascii="Times New Roman" w:hAnsi="Times New Roman" w:cs="Times New Roman"/>
                <w:sz w:val="20"/>
                <w:szCs w:val="20"/>
              </w:rPr>
              <w:t xml:space="preserve">5a: </w:t>
            </w:r>
            <w:r>
              <w:rPr>
                <w:rFonts w:ascii="Times New Roman" w:hAnsi="Times New Roman" w:cs="Times New Roman"/>
                <w:i/>
                <w:sz w:val="20"/>
                <w:szCs w:val="20"/>
              </w:rPr>
              <w:t xml:space="preserve">link_performance.csv </w:t>
            </w:r>
          </w:p>
        </w:tc>
        <w:tc>
          <w:tcPr>
            <w:tcW w:w="4702" w:type="dxa"/>
            <w:shd w:val="clear" w:color="auto" w:fill="auto"/>
            <w:tcMar>
              <w:top w:w="100" w:type="dxa"/>
              <w:left w:w="100" w:type="dxa"/>
              <w:bottom w:w="100" w:type="dxa"/>
              <w:right w:w="100" w:type="dxa"/>
            </w:tcMar>
          </w:tcPr>
          <w:p w14:paraId="10FF7A27" w14:textId="77777777" w:rsidR="00732E50" w:rsidRDefault="00732E50">
            <w:pPr>
              <w:rPr>
                <w:rFonts w:ascii="Times New Roman" w:hAnsi="Times New Roman" w:cs="Times New Roman"/>
                <w:sz w:val="20"/>
                <w:szCs w:val="20"/>
              </w:rPr>
            </w:pPr>
            <w:r>
              <w:rPr>
                <w:rFonts w:ascii="Times New Roman" w:hAnsi="Times New Roman" w:cs="Times New Roman"/>
                <w:sz w:val="20"/>
                <w:szCs w:val="20"/>
              </w:rPr>
              <w:t>Show the performance of each link, including the travel time, volume, and resource balance.</w:t>
            </w:r>
          </w:p>
        </w:tc>
      </w:tr>
      <w:tr w:rsidR="00732E50" w14:paraId="7FE66A59" w14:textId="77777777" w:rsidTr="009B7B6A">
        <w:trPr>
          <w:trHeight w:val="363"/>
          <w:jc w:val="center"/>
        </w:trPr>
        <w:tc>
          <w:tcPr>
            <w:tcW w:w="1767" w:type="dxa"/>
            <w:vMerge/>
            <w:shd w:val="clear" w:color="auto" w:fill="auto"/>
            <w:tcMar>
              <w:top w:w="100" w:type="dxa"/>
              <w:left w:w="100" w:type="dxa"/>
              <w:bottom w:w="100" w:type="dxa"/>
              <w:right w:w="100" w:type="dxa"/>
            </w:tcMar>
          </w:tcPr>
          <w:p w14:paraId="4455F415" w14:textId="77777777" w:rsidR="00732E50" w:rsidRDefault="00732E50">
            <w:pPr>
              <w:rPr>
                <w:rFonts w:ascii="Times New Roman" w:hAnsi="Times New Roman" w:cs="Times New Roman"/>
                <w:sz w:val="20"/>
                <w:szCs w:val="20"/>
              </w:rPr>
            </w:pPr>
          </w:p>
        </w:tc>
        <w:tc>
          <w:tcPr>
            <w:tcW w:w="2286" w:type="dxa"/>
            <w:shd w:val="clear" w:color="auto" w:fill="auto"/>
            <w:tcMar>
              <w:top w:w="100" w:type="dxa"/>
              <w:left w:w="100" w:type="dxa"/>
              <w:bottom w:w="100" w:type="dxa"/>
              <w:right w:w="100" w:type="dxa"/>
            </w:tcMar>
          </w:tcPr>
          <w:p w14:paraId="308196F5" w14:textId="0DB4EB39" w:rsidR="00732E50" w:rsidRPr="00E614C5" w:rsidRDefault="00732E50">
            <w:pPr>
              <w:rPr>
                <w:rFonts w:ascii="Times New Roman" w:hAnsi="Times New Roman" w:cs="Times New Roman"/>
                <w:i/>
                <w:sz w:val="20"/>
                <w:szCs w:val="20"/>
              </w:rPr>
            </w:pPr>
            <w:r>
              <w:rPr>
                <w:rFonts w:ascii="Times New Roman" w:hAnsi="Times New Roman" w:cs="Times New Roman"/>
                <w:sz w:val="20"/>
                <w:szCs w:val="20"/>
              </w:rPr>
              <w:t xml:space="preserve">5b: </w:t>
            </w:r>
            <w:r>
              <w:rPr>
                <w:rFonts w:ascii="Times New Roman" w:hAnsi="Times New Roman" w:cs="Times New Roman"/>
                <w:i/>
                <w:sz w:val="20"/>
                <w:szCs w:val="20"/>
              </w:rPr>
              <w:t>route_assignment.csv</w:t>
            </w:r>
          </w:p>
        </w:tc>
        <w:tc>
          <w:tcPr>
            <w:tcW w:w="4702" w:type="dxa"/>
            <w:shd w:val="clear" w:color="auto" w:fill="auto"/>
            <w:tcMar>
              <w:top w:w="100" w:type="dxa"/>
              <w:left w:w="100" w:type="dxa"/>
              <w:bottom w:w="100" w:type="dxa"/>
              <w:right w:w="100" w:type="dxa"/>
            </w:tcMar>
          </w:tcPr>
          <w:p w14:paraId="7688F9DC" w14:textId="43489D36" w:rsidR="00732E50" w:rsidRDefault="00E614C5">
            <w:pPr>
              <w:rPr>
                <w:rFonts w:ascii="Times New Roman" w:hAnsi="Times New Roman" w:cs="Times New Roman"/>
                <w:sz w:val="20"/>
                <w:szCs w:val="20"/>
              </w:rPr>
            </w:pPr>
            <w:r>
              <w:rPr>
                <w:rFonts w:ascii="Times New Roman" w:hAnsi="Times New Roman" w:cs="Times New Roman"/>
                <w:sz w:val="20"/>
                <w:szCs w:val="20"/>
              </w:rPr>
              <w:t>Show the results of the assignment, including the volume, toll, travel time and distance of each path of each agent, as well as the link sequence and time sequence.</w:t>
            </w:r>
          </w:p>
        </w:tc>
      </w:tr>
      <w:tr w:rsidR="00732E50" w14:paraId="705CCA8A" w14:textId="77777777" w:rsidTr="009B7B6A">
        <w:trPr>
          <w:trHeight w:val="925"/>
          <w:jc w:val="center"/>
        </w:trPr>
        <w:tc>
          <w:tcPr>
            <w:tcW w:w="1767" w:type="dxa"/>
            <w:vMerge/>
            <w:shd w:val="clear" w:color="auto" w:fill="auto"/>
            <w:tcMar>
              <w:top w:w="100" w:type="dxa"/>
              <w:left w:w="100" w:type="dxa"/>
              <w:bottom w:w="100" w:type="dxa"/>
              <w:right w:w="100" w:type="dxa"/>
            </w:tcMar>
          </w:tcPr>
          <w:p w14:paraId="2ECAC1FE" w14:textId="77777777" w:rsidR="00732E50" w:rsidRDefault="00732E50">
            <w:pPr>
              <w:rPr>
                <w:rFonts w:ascii="Times New Roman" w:hAnsi="Times New Roman" w:cs="Times New Roman"/>
                <w:sz w:val="20"/>
                <w:szCs w:val="20"/>
              </w:rPr>
            </w:pPr>
          </w:p>
        </w:tc>
        <w:tc>
          <w:tcPr>
            <w:tcW w:w="2286" w:type="dxa"/>
            <w:shd w:val="clear" w:color="auto" w:fill="auto"/>
            <w:tcMar>
              <w:top w:w="100" w:type="dxa"/>
              <w:left w:w="100" w:type="dxa"/>
              <w:bottom w:w="100" w:type="dxa"/>
              <w:right w:w="100" w:type="dxa"/>
            </w:tcMar>
          </w:tcPr>
          <w:p w14:paraId="08A515EA" w14:textId="271908F0" w:rsidR="00732E50" w:rsidRPr="007C0159" w:rsidRDefault="00732E50">
            <w:pPr>
              <w:rPr>
                <w:rFonts w:ascii="Times New Roman" w:hAnsi="Times New Roman" w:cs="Times New Roman"/>
                <w:i/>
                <w:sz w:val="20"/>
                <w:szCs w:val="20"/>
              </w:rPr>
            </w:pPr>
            <w:r w:rsidRPr="007C0159">
              <w:rPr>
                <w:rFonts w:ascii="Times New Roman" w:hAnsi="Times New Roman" w:cs="Times New Roman"/>
                <w:i/>
                <w:sz w:val="20"/>
                <w:szCs w:val="20"/>
              </w:rPr>
              <w:t>6a: agent.cv</w:t>
            </w:r>
          </w:p>
          <w:p w14:paraId="3380F4AE" w14:textId="5FEEF842" w:rsidR="00732E50" w:rsidRPr="007C0159" w:rsidRDefault="00732E50">
            <w:pPr>
              <w:rPr>
                <w:rFonts w:ascii="Times New Roman" w:hAnsi="Times New Roman" w:cs="Times New Roman"/>
                <w:sz w:val="20"/>
                <w:szCs w:val="20"/>
                <w:lang w:val="fr-FR"/>
              </w:rPr>
            </w:pPr>
            <w:r>
              <w:rPr>
                <w:rFonts w:ascii="Times New Roman" w:hAnsi="Times New Roman" w:cs="Times New Roman"/>
                <w:i/>
                <w:sz w:val="20"/>
                <w:szCs w:val="20"/>
                <w:lang w:val="fr-FR"/>
              </w:rPr>
              <w:t>6</w:t>
            </w:r>
            <w:r w:rsidRPr="007C0159">
              <w:rPr>
                <w:rFonts w:ascii="Times New Roman" w:hAnsi="Times New Roman" w:cs="Times New Roman"/>
                <w:i/>
                <w:sz w:val="20"/>
                <w:szCs w:val="20"/>
                <w:lang w:val="fr-FR"/>
              </w:rPr>
              <w:t>b:t</w:t>
            </w:r>
            <w:r>
              <w:rPr>
                <w:rFonts w:ascii="Times New Roman" w:hAnsi="Times New Roman" w:cs="Times New Roman"/>
                <w:i/>
                <w:sz w:val="20"/>
                <w:szCs w:val="20"/>
                <w:lang w:val="fr-FR"/>
              </w:rPr>
              <w:t xml:space="preserve">rajectory </w:t>
            </w:r>
          </w:p>
        </w:tc>
        <w:tc>
          <w:tcPr>
            <w:tcW w:w="4702" w:type="dxa"/>
            <w:shd w:val="clear" w:color="auto" w:fill="auto"/>
            <w:tcMar>
              <w:top w:w="100" w:type="dxa"/>
              <w:left w:w="100" w:type="dxa"/>
              <w:bottom w:w="100" w:type="dxa"/>
              <w:right w:w="100" w:type="dxa"/>
            </w:tcMar>
          </w:tcPr>
          <w:p w14:paraId="75379505" w14:textId="792A08DE" w:rsidR="00732E50" w:rsidRPr="00E614C5" w:rsidRDefault="00732E50">
            <w:pPr>
              <w:rPr>
                <w:rFonts w:ascii="Times New Roman" w:hAnsi="Times New Roman" w:cs="Times New Roman"/>
                <w:color w:val="FF0000"/>
                <w:sz w:val="20"/>
                <w:szCs w:val="20"/>
              </w:rPr>
            </w:pPr>
            <w:r w:rsidRPr="009B7B6A">
              <w:rPr>
                <w:rFonts w:ascii="Times New Roman" w:hAnsi="Times New Roman" w:cs="Times New Roman"/>
                <w:sz w:val="20"/>
                <w:szCs w:val="20"/>
              </w:rPr>
              <w:t xml:space="preserve">Show the results of the </w:t>
            </w:r>
            <w:r w:rsidR="009B7B6A">
              <w:rPr>
                <w:rFonts w:ascii="Times New Roman" w:hAnsi="Times New Roman" w:cs="Times New Roman"/>
                <w:sz w:val="20"/>
                <w:szCs w:val="20"/>
              </w:rPr>
              <w:t>individual agent trajectory with path sequence and time sequence</w:t>
            </w:r>
          </w:p>
        </w:tc>
      </w:tr>
    </w:tbl>
    <w:p w14:paraId="621BB38B" w14:textId="77777777" w:rsidR="004D2C35" w:rsidRPr="00ED08CE" w:rsidRDefault="004D2C35" w:rsidP="009B7B6A">
      <w:pPr>
        <w:rPr>
          <w:rFonts w:ascii="Times New Roman" w:hAnsi="Times New Roman" w:cs="Times New Roman"/>
          <w:sz w:val="20"/>
          <w:szCs w:val="20"/>
        </w:rPr>
      </w:pPr>
    </w:p>
    <w:p w14:paraId="5BC3D5A1" w14:textId="00F82B38" w:rsidR="004D2C35" w:rsidRDefault="008F2B5A">
      <w:pPr>
        <w:ind w:left="288"/>
        <w:rPr>
          <w:rFonts w:ascii="Times New Roman" w:hAnsi="Times New Roman" w:cs="Times New Roman"/>
          <w:sz w:val="20"/>
          <w:szCs w:val="20"/>
        </w:rPr>
      </w:pPr>
      <w:r>
        <w:rPr>
          <w:rFonts w:ascii="Times New Roman" w:hAnsi="Times New Roman" w:cs="Times New Roman"/>
          <w:sz w:val="20"/>
          <w:szCs w:val="20"/>
        </w:rPr>
        <w:t xml:space="preserve">The related files used in </w:t>
      </w:r>
      <w:r w:rsidR="00C818C6">
        <w:rPr>
          <w:rFonts w:ascii="Times New Roman" w:hAnsi="Times New Roman" w:cs="Times New Roman"/>
          <w:sz w:val="20"/>
          <w:szCs w:val="20"/>
        </w:rPr>
        <w:t>DTALite</w:t>
      </w:r>
      <w:r>
        <w:rPr>
          <w:rFonts w:ascii="Times New Roman" w:hAnsi="Times New Roman" w:cs="Times New Roman"/>
          <w:sz w:val="20"/>
          <w:szCs w:val="20"/>
        </w:rPr>
        <w:t xml:space="preserve"> are listed below.</w:t>
      </w:r>
    </w:p>
    <w:p w14:paraId="02E75E2E" w14:textId="77777777" w:rsidR="004D2C35" w:rsidRDefault="008F2B5A">
      <w:pPr>
        <w:ind w:left="288"/>
        <w:rPr>
          <w:rFonts w:ascii="Times New Roman" w:hAnsi="Times New Roman" w:cs="Times New Roman"/>
          <w:b/>
          <w:sz w:val="20"/>
          <w:szCs w:val="20"/>
        </w:rPr>
      </w:pPr>
      <w:r>
        <w:rPr>
          <w:rFonts w:ascii="Times New Roman" w:hAnsi="Times New Roman" w:cs="Times New Roman"/>
          <w:b/>
          <w:sz w:val="20"/>
          <w:szCs w:val="20"/>
        </w:rPr>
        <w:t>（</w:t>
      </w:r>
      <w:r>
        <w:rPr>
          <w:rFonts w:ascii="Times New Roman" w:hAnsi="Times New Roman" w:cs="Times New Roman"/>
          <w:b/>
          <w:sz w:val="20"/>
          <w:szCs w:val="20"/>
        </w:rPr>
        <w:t>1</w:t>
      </w:r>
      <w:r>
        <w:rPr>
          <w:rFonts w:ascii="Times New Roman" w:hAnsi="Times New Roman" w:cs="Times New Roman"/>
          <w:b/>
          <w:sz w:val="20"/>
          <w:szCs w:val="20"/>
        </w:rPr>
        <w:t>）</w:t>
      </w:r>
      <w:r>
        <w:rPr>
          <w:rFonts w:ascii="Times New Roman" w:hAnsi="Times New Roman" w:cs="Times New Roman"/>
          <w:b/>
          <w:sz w:val="20"/>
          <w:szCs w:val="20"/>
        </w:rPr>
        <w:t>Prepare input data</w:t>
      </w:r>
    </w:p>
    <w:p w14:paraId="0114B247" w14:textId="77777777" w:rsidR="004D2C35" w:rsidRDefault="008F2B5A">
      <w:pPr>
        <w:pStyle w:val="ListParagraph"/>
        <w:numPr>
          <w:ilvl w:val="0"/>
          <w:numId w:val="5"/>
        </w:numPr>
        <w:ind w:left="288" w:firstLineChars="0"/>
        <w:rPr>
          <w:rFonts w:ascii="Times New Roman" w:hAnsi="Times New Roman" w:cs="Times New Roman"/>
          <w:sz w:val="20"/>
          <w:szCs w:val="20"/>
        </w:rPr>
      </w:pPr>
      <w:r>
        <w:rPr>
          <w:rFonts w:ascii="Times New Roman" w:hAnsi="Times New Roman" w:cs="Times New Roman"/>
          <w:sz w:val="20"/>
          <w:szCs w:val="20"/>
        </w:rPr>
        <w:t>node.csv</w:t>
      </w:r>
    </w:p>
    <w:p w14:paraId="1207FDAD" w14:textId="77777777" w:rsidR="004D2C35" w:rsidRDefault="008F2B5A">
      <w:pPr>
        <w:pStyle w:val="ListParagraph"/>
        <w:ind w:left="288" w:firstLineChars="0" w:firstLine="0"/>
        <w:jc w:val="center"/>
        <w:rPr>
          <w:rFonts w:ascii="Times New Roman" w:hAnsi="Times New Roman" w:cs="Times New Roman"/>
          <w:sz w:val="20"/>
          <w:szCs w:val="20"/>
        </w:rPr>
      </w:pPr>
      <w:r>
        <w:rPr>
          <w:rFonts w:ascii="Times New Roman" w:hAnsi="Times New Roman" w:cs="Times New Roman"/>
          <w:sz w:val="20"/>
          <w:szCs w:val="20"/>
        </w:rPr>
        <w:t>Table 3.2 node.csv</w:t>
      </w:r>
    </w:p>
    <w:tbl>
      <w:tblPr>
        <w:tblW w:w="42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3"/>
        <w:gridCol w:w="1160"/>
        <w:gridCol w:w="1254"/>
        <w:gridCol w:w="1254"/>
      </w:tblGrid>
      <w:tr w:rsidR="004D2C35" w14:paraId="4A69C38E" w14:textId="77777777">
        <w:trPr>
          <w:trHeight w:val="280"/>
          <w:jc w:val="center"/>
        </w:trPr>
        <w:tc>
          <w:tcPr>
            <w:tcW w:w="1040" w:type="dxa"/>
            <w:shd w:val="clear" w:color="auto" w:fill="auto"/>
            <w:noWrap/>
            <w:vAlign w:val="center"/>
          </w:tcPr>
          <w:p w14:paraId="579BA2F1" w14:textId="77777777" w:rsidR="004D2C35" w:rsidRDefault="008F2B5A">
            <w:pPr>
              <w:widowControl/>
              <w:ind w:left="288"/>
              <w:jc w:val="center"/>
              <w:rPr>
                <w:rFonts w:ascii="Times New Roman" w:hAnsi="Times New Roman" w:cs="Times New Roman"/>
                <w:b/>
                <w:sz w:val="20"/>
                <w:szCs w:val="20"/>
              </w:rPr>
            </w:pPr>
            <w:r>
              <w:rPr>
                <w:rFonts w:ascii="Times New Roman" w:hAnsi="Times New Roman" w:cs="Times New Roman"/>
                <w:b/>
                <w:sz w:val="20"/>
                <w:szCs w:val="20"/>
              </w:rPr>
              <w:t>node_id</w:t>
            </w:r>
          </w:p>
        </w:tc>
        <w:tc>
          <w:tcPr>
            <w:tcW w:w="1040" w:type="dxa"/>
            <w:shd w:val="clear" w:color="auto" w:fill="auto"/>
            <w:noWrap/>
            <w:vAlign w:val="center"/>
          </w:tcPr>
          <w:p w14:paraId="08C6E11C" w14:textId="77777777" w:rsidR="004D2C35" w:rsidRDefault="008F2B5A">
            <w:pPr>
              <w:widowControl/>
              <w:ind w:left="288"/>
              <w:jc w:val="center"/>
              <w:rPr>
                <w:rFonts w:ascii="Times New Roman" w:hAnsi="Times New Roman" w:cs="Times New Roman"/>
                <w:b/>
                <w:sz w:val="20"/>
                <w:szCs w:val="20"/>
              </w:rPr>
            </w:pPr>
            <w:r>
              <w:rPr>
                <w:rFonts w:ascii="Times New Roman" w:hAnsi="Times New Roman" w:cs="Times New Roman"/>
                <w:b/>
                <w:sz w:val="20"/>
                <w:szCs w:val="20"/>
              </w:rPr>
              <w:t>zone_id</w:t>
            </w:r>
          </w:p>
        </w:tc>
        <w:tc>
          <w:tcPr>
            <w:tcW w:w="1076" w:type="dxa"/>
            <w:shd w:val="clear" w:color="auto" w:fill="auto"/>
            <w:noWrap/>
            <w:vAlign w:val="center"/>
          </w:tcPr>
          <w:p w14:paraId="50B6A7E4" w14:textId="77777777" w:rsidR="004D2C35" w:rsidRDefault="008F2B5A">
            <w:pPr>
              <w:widowControl/>
              <w:ind w:left="288"/>
              <w:jc w:val="center"/>
              <w:rPr>
                <w:rFonts w:ascii="Times New Roman" w:hAnsi="Times New Roman" w:cs="Times New Roman"/>
                <w:b/>
                <w:sz w:val="20"/>
                <w:szCs w:val="20"/>
              </w:rPr>
            </w:pPr>
            <w:r>
              <w:rPr>
                <w:rFonts w:ascii="Times New Roman" w:hAnsi="Times New Roman" w:cs="Times New Roman"/>
                <w:b/>
                <w:sz w:val="20"/>
                <w:szCs w:val="20"/>
              </w:rPr>
              <w:t>x_coord</w:t>
            </w:r>
          </w:p>
        </w:tc>
        <w:tc>
          <w:tcPr>
            <w:tcW w:w="1076" w:type="dxa"/>
            <w:shd w:val="clear" w:color="auto" w:fill="auto"/>
            <w:noWrap/>
            <w:vAlign w:val="center"/>
          </w:tcPr>
          <w:p w14:paraId="0A53C2ED" w14:textId="77777777" w:rsidR="004D2C35" w:rsidRDefault="008F2B5A">
            <w:pPr>
              <w:widowControl/>
              <w:ind w:left="288"/>
              <w:jc w:val="center"/>
              <w:rPr>
                <w:rFonts w:ascii="Times New Roman" w:hAnsi="Times New Roman" w:cs="Times New Roman"/>
                <w:b/>
                <w:sz w:val="20"/>
                <w:szCs w:val="20"/>
              </w:rPr>
            </w:pPr>
            <w:r>
              <w:rPr>
                <w:rFonts w:ascii="Times New Roman" w:hAnsi="Times New Roman" w:cs="Times New Roman"/>
                <w:b/>
                <w:sz w:val="20"/>
                <w:szCs w:val="20"/>
              </w:rPr>
              <w:t>y_coord</w:t>
            </w:r>
          </w:p>
        </w:tc>
      </w:tr>
      <w:tr w:rsidR="004D2C35" w14:paraId="446607A4" w14:textId="77777777">
        <w:trPr>
          <w:trHeight w:val="280"/>
          <w:jc w:val="center"/>
        </w:trPr>
        <w:tc>
          <w:tcPr>
            <w:tcW w:w="1040" w:type="dxa"/>
            <w:shd w:val="clear" w:color="auto" w:fill="auto"/>
            <w:noWrap/>
            <w:vAlign w:val="center"/>
          </w:tcPr>
          <w:p w14:paraId="56800709"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1</w:t>
            </w:r>
          </w:p>
        </w:tc>
        <w:tc>
          <w:tcPr>
            <w:tcW w:w="1040" w:type="dxa"/>
            <w:shd w:val="clear" w:color="auto" w:fill="auto"/>
            <w:noWrap/>
            <w:vAlign w:val="center"/>
          </w:tcPr>
          <w:p w14:paraId="089AC60E"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1</w:t>
            </w:r>
          </w:p>
        </w:tc>
        <w:tc>
          <w:tcPr>
            <w:tcW w:w="1076" w:type="dxa"/>
            <w:shd w:val="clear" w:color="auto" w:fill="auto"/>
            <w:noWrap/>
            <w:vAlign w:val="center"/>
          </w:tcPr>
          <w:p w14:paraId="34ACBC23"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0.017882</w:t>
            </w:r>
          </w:p>
        </w:tc>
        <w:tc>
          <w:tcPr>
            <w:tcW w:w="1076" w:type="dxa"/>
            <w:shd w:val="clear" w:color="auto" w:fill="auto"/>
            <w:noWrap/>
            <w:vAlign w:val="center"/>
          </w:tcPr>
          <w:p w14:paraId="61BA5544"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-0.12518</w:t>
            </w:r>
          </w:p>
        </w:tc>
      </w:tr>
      <w:tr w:rsidR="004D2C35" w14:paraId="79F71A9A" w14:textId="77777777">
        <w:trPr>
          <w:trHeight w:val="280"/>
          <w:jc w:val="center"/>
        </w:trPr>
        <w:tc>
          <w:tcPr>
            <w:tcW w:w="1040" w:type="dxa"/>
            <w:shd w:val="clear" w:color="auto" w:fill="auto"/>
            <w:noWrap/>
            <w:vAlign w:val="center"/>
          </w:tcPr>
          <w:p w14:paraId="193FF4AC"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2</w:t>
            </w:r>
          </w:p>
        </w:tc>
        <w:tc>
          <w:tcPr>
            <w:tcW w:w="1040" w:type="dxa"/>
            <w:shd w:val="clear" w:color="auto" w:fill="auto"/>
            <w:noWrap/>
            <w:vAlign w:val="center"/>
          </w:tcPr>
          <w:p w14:paraId="459A3902"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2</w:t>
            </w:r>
          </w:p>
        </w:tc>
        <w:tc>
          <w:tcPr>
            <w:tcW w:w="1076" w:type="dxa"/>
            <w:shd w:val="clear" w:color="auto" w:fill="auto"/>
            <w:noWrap/>
            <w:vAlign w:val="center"/>
          </w:tcPr>
          <w:p w14:paraId="4889E95A"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40.25393</w:t>
            </w:r>
          </w:p>
        </w:tc>
        <w:tc>
          <w:tcPr>
            <w:tcW w:w="1076" w:type="dxa"/>
            <w:shd w:val="clear" w:color="auto" w:fill="auto"/>
            <w:noWrap/>
            <w:vAlign w:val="center"/>
          </w:tcPr>
          <w:p w14:paraId="6DCA038D"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0.053648</w:t>
            </w:r>
          </w:p>
        </w:tc>
      </w:tr>
      <w:tr w:rsidR="004D2C35" w14:paraId="56B260B9" w14:textId="77777777">
        <w:trPr>
          <w:trHeight w:val="280"/>
          <w:jc w:val="center"/>
        </w:trPr>
        <w:tc>
          <w:tcPr>
            <w:tcW w:w="1040" w:type="dxa"/>
            <w:shd w:val="clear" w:color="auto" w:fill="auto"/>
            <w:noWrap/>
            <w:vAlign w:val="center"/>
          </w:tcPr>
          <w:p w14:paraId="17C472D2"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3</w:t>
            </w:r>
          </w:p>
        </w:tc>
        <w:tc>
          <w:tcPr>
            <w:tcW w:w="1040" w:type="dxa"/>
            <w:shd w:val="clear" w:color="auto" w:fill="auto"/>
            <w:noWrap/>
            <w:vAlign w:val="center"/>
          </w:tcPr>
          <w:p w14:paraId="667592EA" w14:textId="77777777" w:rsidR="004D2C35" w:rsidRDefault="004D2C35">
            <w:pPr>
              <w:widowControl/>
              <w:ind w:left="288"/>
              <w:jc w:val="center"/>
              <w:rPr>
                <w:rFonts w:ascii="Times New Roman" w:hAnsi="Times New Roman" w:cs="Times New Roman"/>
                <w:sz w:val="20"/>
                <w:szCs w:val="20"/>
              </w:rPr>
            </w:pPr>
          </w:p>
        </w:tc>
        <w:tc>
          <w:tcPr>
            <w:tcW w:w="1076" w:type="dxa"/>
            <w:shd w:val="clear" w:color="auto" w:fill="auto"/>
            <w:noWrap/>
            <w:vAlign w:val="center"/>
          </w:tcPr>
          <w:p w14:paraId="479216CA"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19.77825</w:t>
            </w:r>
          </w:p>
        </w:tc>
        <w:tc>
          <w:tcPr>
            <w:tcW w:w="1076" w:type="dxa"/>
            <w:shd w:val="clear" w:color="auto" w:fill="auto"/>
            <w:noWrap/>
            <w:vAlign w:val="center"/>
          </w:tcPr>
          <w:p w14:paraId="4A811FEB"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14.80687</w:t>
            </w:r>
          </w:p>
        </w:tc>
      </w:tr>
      <w:tr w:rsidR="004D2C35" w14:paraId="43B53886" w14:textId="77777777">
        <w:trPr>
          <w:trHeight w:val="280"/>
          <w:jc w:val="center"/>
        </w:trPr>
        <w:tc>
          <w:tcPr>
            <w:tcW w:w="1040" w:type="dxa"/>
            <w:shd w:val="clear" w:color="auto" w:fill="auto"/>
            <w:noWrap/>
            <w:vAlign w:val="center"/>
          </w:tcPr>
          <w:p w14:paraId="143577B2"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4</w:t>
            </w:r>
          </w:p>
        </w:tc>
        <w:tc>
          <w:tcPr>
            <w:tcW w:w="1040" w:type="dxa"/>
            <w:shd w:val="clear" w:color="auto" w:fill="auto"/>
            <w:noWrap/>
            <w:vAlign w:val="center"/>
          </w:tcPr>
          <w:p w14:paraId="623D9D03" w14:textId="77777777" w:rsidR="004D2C35" w:rsidRDefault="004D2C35">
            <w:pPr>
              <w:widowControl/>
              <w:ind w:left="288"/>
              <w:jc w:val="center"/>
              <w:rPr>
                <w:rFonts w:ascii="Times New Roman" w:hAnsi="Times New Roman" w:cs="Times New Roman"/>
                <w:sz w:val="20"/>
                <w:szCs w:val="20"/>
              </w:rPr>
            </w:pPr>
          </w:p>
        </w:tc>
        <w:tc>
          <w:tcPr>
            <w:tcW w:w="1076" w:type="dxa"/>
            <w:shd w:val="clear" w:color="auto" w:fill="auto"/>
            <w:noWrap/>
            <w:vAlign w:val="center"/>
          </w:tcPr>
          <w:p w14:paraId="70BD6284"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19.68884</w:t>
            </w:r>
          </w:p>
        </w:tc>
        <w:tc>
          <w:tcPr>
            <w:tcW w:w="1076" w:type="dxa"/>
            <w:shd w:val="clear" w:color="auto" w:fill="auto"/>
            <w:noWrap/>
            <w:vAlign w:val="center"/>
          </w:tcPr>
          <w:p w14:paraId="2C794768"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-9.69242</w:t>
            </w:r>
          </w:p>
        </w:tc>
      </w:tr>
    </w:tbl>
    <w:p w14:paraId="1A463B0F" w14:textId="77777777" w:rsidR="004D2C35" w:rsidRDefault="004D2C35">
      <w:pPr>
        <w:pStyle w:val="ListParagraph"/>
        <w:ind w:left="288" w:firstLineChars="0" w:firstLine="0"/>
        <w:rPr>
          <w:rFonts w:ascii="Times New Roman" w:hAnsi="Times New Roman" w:cs="Times New Roman"/>
          <w:sz w:val="20"/>
          <w:szCs w:val="20"/>
        </w:rPr>
      </w:pPr>
    </w:p>
    <w:p w14:paraId="135461C7" w14:textId="77777777" w:rsidR="004D2C35" w:rsidRDefault="008F2B5A">
      <w:pPr>
        <w:pStyle w:val="ListParagraph"/>
        <w:numPr>
          <w:ilvl w:val="0"/>
          <w:numId w:val="5"/>
        </w:numPr>
        <w:ind w:left="288" w:firstLineChars="0"/>
        <w:rPr>
          <w:rFonts w:ascii="Times New Roman" w:hAnsi="Times New Roman" w:cs="Times New Roman"/>
          <w:sz w:val="20"/>
          <w:szCs w:val="20"/>
        </w:rPr>
      </w:pPr>
      <w:r>
        <w:rPr>
          <w:rFonts w:ascii="Times New Roman" w:hAnsi="Times New Roman" w:cs="Times New Roman"/>
          <w:sz w:val="20"/>
          <w:szCs w:val="20"/>
        </w:rPr>
        <w:t>link.csv</w:t>
      </w:r>
    </w:p>
    <w:p w14:paraId="2737D308" w14:textId="77777777" w:rsidR="004D2C35" w:rsidRDefault="008F2B5A">
      <w:pPr>
        <w:pStyle w:val="ListParagraph"/>
        <w:ind w:left="288" w:firstLineChars="0" w:firstLine="0"/>
        <w:jc w:val="center"/>
        <w:rPr>
          <w:rFonts w:ascii="Times New Roman" w:hAnsi="Times New Roman" w:cs="Times New Roman"/>
          <w:sz w:val="20"/>
          <w:szCs w:val="20"/>
        </w:rPr>
      </w:pPr>
      <w:r>
        <w:rPr>
          <w:rFonts w:ascii="Times New Roman" w:hAnsi="Times New Roman" w:cs="Times New Roman"/>
          <w:sz w:val="20"/>
          <w:szCs w:val="20"/>
        </w:rPr>
        <w:t>Table 3.3</w:t>
      </w:r>
      <w:r>
        <w:rPr>
          <w:rFonts w:ascii="Times New Roman" w:hAnsi="Times New Roman" w:cs="Times New Roman"/>
          <w:sz w:val="20"/>
          <w:szCs w:val="20"/>
        </w:rPr>
        <w:tab/>
        <w:t>link.csv</w:t>
      </w:r>
    </w:p>
    <w:tbl>
      <w:tblPr>
        <w:tblW w:w="90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1"/>
        <w:gridCol w:w="1413"/>
        <w:gridCol w:w="1186"/>
        <w:gridCol w:w="1277"/>
        <w:gridCol w:w="1305"/>
        <w:gridCol w:w="1748"/>
        <w:gridCol w:w="1268"/>
      </w:tblGrid>
      <w:tr w:rsidR="004D2C35" w14:paraId="634F1BD1" w14:textId="77777777">
        <w:trPr>
          <w:trHeight w:val="161"/>
        </w:trPr>
        <w:tc>
          <w:tcPr>
            <w:tcW w:w="1311" w:type="dxa"/>
            <w:shd w:val="clear" w:color="auto" w:fill="auto"/>
            <w:noWrap/>
            <w:vAlign w:val="center"/>
          </w:tcPr>
          <w:p w14:paraId="23A7952D" w14:textId="77777777" w:rsidR="004D2C35" w:rsidRDefault="008F2B5A">
            <w:pPr>
              <w:widowControl/>
              <w:jc w:val="center"/>
              <w:rPr>
                <w:rFonts w:ascii="Times New Roman" w:hAnsi="Times New Roman" w:cs="Times New Roman"/>
                <w:b/>
                <w:sz w:val="20"/>
                <w:szCs w:val="20"/>
              </w:rPr>
            </w:pPr>
            <w:r>
              <w:rPr>
                <w:rFonts w:ascii="Times New Roman" w:hAnsi="Times New Roman" w:cs="Times New Roman"/>
                <w:b/>
                <w:sz w:val="20"/>
                <w:szCs w:val="20"/>
              </w:rPr>
              <w:t>link_id</w:t>
            </w:r>
          </w:p>
        </w:tc>
        <w:tc>
          <w:tcPr>
            <w:tcW w:w="1413" w:type="dxa"/>
            <w:shd w:val="clear" w:color="auto" w:fill="auto"/>
            <w:noWrap/>
            <w:vAlign w:val="center"/>
          </w:tcPr>
          <w:p w14:paraId="6F12ACD2" w14:textId="77777777" w:rsidR="004D2C35" w:rsidRDefault="008F2B5A">
            <w:pPr>
              <w:widowControl/>
              <w:jc w:val="center"/>
              <w:rPr>
                <w:rFonts w:ascii="Times New Roman" w:hAnsi="Times New Roman" w:cs="Times New Roman"/>
                <w:b/>
                <w:sz w:val="20"/>
                <w:szCs w:val="20"/>
              </w:rPr>
            </w:pPr>
            <w:r>
              <w:rPr>
                <w:rFonts w:ascii="Times New Roman" w:hAnsi="Times New Roman" w:cs="Times New Roman"/>
                <w:b/>
                <w:sz w:val="20"/>
                <w:szCs w:val="20"/>
              </w:rPr>
              <w:t>from_node_id</w:t>
            </w:r>
          </w:p>
        </w:tc>
        <w:tc>
          <w:tcPr>
            <w:tcW w:w="1186" w:type="dxa"/>
            <w:shd w:val="clear" w:color="auto" w:fill="auto"/>
            <w:noWrap/>
            <w:vAlign w:val="center"/>
          </w:tcPr>
          <w:p w14:paraId="3A7CED73" w14:textId="77777777" w:rsidR="004D2C35" w:rsidRDefault="008F2B5A">
            <w:pPr>
              <w:widowControl/>
              <w:jc w:val="center"/>
              <w:rPr>
                <w:rFonts w:ascii="Times New Roman" w:hAnsi="Times New Roman" w:cs="Times New Roman"/>
                <w:b/>
                <w:sz w:val="20"/>
                <w:szCs w:val="20"/>
              </w:rPr>
            </w:pPr>
            <w:r>
              <w:rPr>
                <w:rFonts w:ascii="Times New Roman" w:hAnsi="Times New Roman" w:cs="Times New Roman"/>
                <w:b/>
                <w:sz w:val="20"/>
                <w:szCs w:val="20"/>
              </w:rPr>
              <w:t>to_node_id</w:t>
            </w:r>
          </w:p>
        </w:tc>
        <w:tc>
          <w:tcPr>
            <w:tcW w:w="1277" w:type="dxa"/>
            <w:shd w:val="clear" w:color="auto" w:fill="auto"/>
            <w:noWrap/>
            <w:vAlign w:val="center"/>
          </w:tcPr>
          <w:p w14:paraId="65AE23AD" w14:textId="77777777" w:rsidR="004D2C35" w:rsidRDefault="008F2B5A">
            <w:pPr>
              <w:widowControl/>
              <w:jc w:val="center"/>
              <w:rPr>
                <w:rFonts w:ascii="Times New Roman" w:hAnsi="Times New Roman" w:cs="Times New Roman"/>
                <w:b/>
                <w:sz w:val="20"/>
                <w:szCs w:val="20"/>
              </w:rPr>
            </w:pPr>
            <w:r>
              <w:rPr>
                <w:rFonts w:ascii="Times New Roman" w:hAnsi="Times New Roman" w:cs="Times New Roman"/>
                <w:b/>
                <w:sz w:val="20"/>
                <w:szCs w:val="20"/>
              </w:rPr>
              <w:t>facility_type</w:t>
            </w:r>
          </w:p>
        </w:tc>
        <w:tc>
          <w:tcPr>
            <w:tcW w:w="1305" w:type="dxa"/>
            <w:shd w:val="clear" w:color="auto" w:fill="auto"/>
            <w:noWrap/>
            <w:vAlign w:val="center"/>
          </w:tcPr>
          <w:p w14:paraId="649B87F3" w14:textId="77777777" w:rsidR="004D2C35" w:rsidRDefault="008F2B5A">
            <w:pPr>
              <w:widowControl/>
              <w:ind w:firstLineChars="50" w:firstLine="100"/>
              <w:jc w:val="center"/>
              <w:rPr>
                <w:rFonts w:ascii="Times New Roman" w:hAnsi="Times New Roman" w:cs="Times New Roman"/>
                <w:b/>
                <w:sz w:val="20"/>
                <w:szCs w:val="20"/>
              </w:rPr>
            </w:pPr>
            <w:r>
              <w:rPr>
                <w:rFonts w:ascii="Times New Roman" w:hAnsi="Times New Roman" w:cs="Times New Roman"/>
                <w:b/>
                <w:sz w:val="20"/>
                <w:szCs w:val="20"/>
              </w:rPr>
              <w:t>dir_flag</w:t>
            </w:r>
          </w:p>
        </w:tc>
        <w:tc>
          <w:tcPr>
            <w:tcW w:w="1306" w:type="dxa"/>
            <w:shd w:val="clear" w:color="auto" w:fill="auto"/>
            <w:noWrap/>
            <w:vAlign w:val="center"/>
          </w:tcPr>
          <w:p w14:paraId="3DBB68E4" w14:textId="1A18B79F" w:rsidR="004D2C35" w:rsidRDefault="00ED08CE">
            <w:pPr>
              <w:widowControl/>
              <w:ind w:left="288"/>
              <w:jc w:val="center"/>
              <w:rPr>
                <w:rFonts w:ascii="Times New Roman" w:hAnsi="Times New Roman" w:cs="Times New Roman"/>
                <w:b/>
                <w:sz w:val="20"/>
                <w:szCs w:val="20"/>
              </w:rPr>
            </w:pPr>
            <w:r>
              <w:rPr>
                <w:rFonts w:ascii="Times New Roman" w:hAnsi="Times New Roman" w:cs="Times New Roman"/>
                <w:b/>
                <w:sz w:val="20"/>
                <w:szCs w:val="20"/>
              </w:rPr>
              <w:t>L</w:t>
            </w:r>
            <w:r w:rsidR="008F2B5A">
              <w:rPr>
                <w:rFonts w:ascii="Times New Roman" w:hAnsi="Times New Roman" w:cs="Times New Roman"/>
                <w:b/>
                <w:sz w:val="20"/>
                <w:szCs w:val="20"/>
              </w:rPr>
              <w:t>ength</w:t>
            </w:r>
            <w:r>
              <w:rPr>
                <w:rFonts w:ascii="Times New Roman" w:hAnsi="Times New Roman" w:cs="Times New Roman"/>
                <w:b/>
                <w:sz w:val="20"/>
                <w:szCs w:val="20"/>
              </w:rPr>
              <w:t>(meter)</w:t>
            </w:r>
          </w:p>
        </w:tc>
        <w:tc>
          <w:tcPr>
            <w:tcW w:w="1268" w:type="dxa"/>
            <w:shd w:val="clear" w:color="auto" w:fill="auto"/>
            <w:noWrap/>
            <w:vAlign w:val="center"/>
          </w:tcPr>
          <w:p w14:paraId="59B3D715" w14:textId="77777777" w:rsidR="004D2C35" w:rsidRDefault="008F2B5A">
            <w:pPr>
              <w:widowControl/>
              <w:ind w:left="288"/>
              <w:jc w:val="center"/>
              <w:rPr>
                <w:rFonts w:ascii="Times New Roman" w:hAnsi="Times New Roman" w:cs="Times New Roman"/>
                <w:b/>
                <w:sz w:val="20"/>
                <w:szCs w:val="20"/>
              </w:rPr>
            </w:pPr>
            <w:r>
              <w:rPr>
                <w:rFonts w:ascii="Times New Roman" w:hAnsi="Times New Roman" w:cs="Times New Roman"/>
                <w:b/>
                <w:sz w:val="20"/>
                <w:szCs w:val="20"/>
              </w:rPr>
              <w:t>lanes</w:t>
            </w:r>
          </w:p>
        </w:tc>
      </w:tr>
      <w:tr w:rsidR="004D2C35" w14:paraId="5BC61529" w14:textId="77777777">
        <w:trPr>
          <w:trHeight w:val="161"/>
        </w:trPr>
        <w:tc>
          <w:tcPr>
            <w:tcW w:w="1311" w:type="dxa"/>
            <w:shd w:val="clear" w:color="auto" w:fill="auto"/>
            <w:noWrap/>
            <w:vAlign w:val="center"/>
          </w:tcPr>
          <w:p w14:paraId="6CEAFCEF"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1003</w:t>
            </w:r>
          </w:p>
        </w:tc>
        <w:tc>
          <w:tcPr>
            <w:tcW w:w="1413" w:type="dxa"/>
            <w:shd w:val="clear" w:color="auto" w:fill="auto"/>
            <w:noWrap/>
            <w:vAlign w:val="center"/>
          </w:tcPr>
          <w:p w14:paraId="0DF65F21"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1</w:t>
            </w:r>
          </w:p>
        </w:tc>
        <w:tc>
          <w:tcPr>
            <w:tcW w:w="1186" w:type="dxa"/>
            <w:shd w:val="clear" w:color="auto" w:fill="auto"/>
            <w:noWrap/>
            <w:vAlign w:val="center"/>
          </w:tcPr>
          <w:p w14:paraId="3FAC23AB"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3</w:t>
            </w:r>
          </w:p>
        </w:tc>
        <w:tc>
          <w:tcPr>
            <w:tcW w:w="1277" w:type="dxa"/>
            <w:shd w:val="clear" w:color="auto" w:fill="auto"/>
            <w:noWrap/>
            <w:vAlign w:val="center"/>
          </w:tcPr>
          <w:p w14:paraId="49E1372E"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Freeway</w:t>
            </w:r>
          </w:p>
        </w:tc>
        <w:tc>
          <w:tcPr>
            <w:tcW w:w="1305" w:type="dxa"/>
            <w:shd w:val="clear" w:color="auto" w:fill="auto"/>
            <w:noWrap/>
            <w:vAlign w:val="center"/>
          </w:tcPr>
          <w:p w14:paraId="600EB44E"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1</w:t>
            </w:r>
          </w:p>
        </w:tc>
        <w:tc>
          <w:tcPr>
            <w:tcW w:w="1306" w:type="dxa"/>
            <w:shd w:val="clear" w:color="auto" w:fill="auto"/>
            <w:noWrap/>
            <w:vAlign w:val="center"/>
          </w:tcPr>
          <w:p w14:paraId="2F27F0F3" w14:textId="77777777" w:rsidR="004D2C35" w:rsidRPr="009B7B6A" w:rsidRDefault="008F2B5A">
            <w:pPr>
              <w:widowControl/>
              <w:ind w:left="288"/>
              <w:jc w:val="center"/>
              <w:rPr>
                <w:rFonts w:ascii="Times New Roman" w:hAnsi="Times New Roman" w:cs="Times New Roman"/>
                <w:sz w:val="20"/>
                <w:szCs w:val="20"/>
              </w:rPr>
            </w:pPr>
            <w:r w:rsidRPr="009B7B6A">
              <w:rPr>
                <w:rFonts w:ascii="Times New Roman" w:hAnsi="Times New Roman" w:cs="Times New Roman"/>
                <w:sz w:val="20"/>
                <w:szCs w:val="20"/>
              </w:rPr>
              <w:t>10</w:t>
            </w:r>
          </w:p>
        </w:tc>
        <w:tc>
          <w:tcPr>
            <w:tcW w:w="1268" w:type="dxa"/>
            <w:shd w:val="clear" w:color="auto" w:fill="auto"/>
            <w:noWrap/>
            <w:vAlign w:val="center"/>
          </w:tcPr>
          <w:p w14:paraId="2A53613C"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1</w:t>
            </w:r>
          </w:p>
        </w:tc>
      </w:tr>
      <w:tr w:rsidR="004D2C35" w14:paraId="5B3C8F85" w14:textId="77777777">
        <w:trPr>
          <w:trHeight w:val="161"/>
        </w:trPr>
        <w:tc>
          <w:tcPr>
            <w:tcW w:w="1311" w:type="dxa"/>
            <w:shd w:val="clear" w:color="auto" w:fill="auto"/>
            <w:noWrap/>
            <w:vAlign w:val="center"/>
          </w:tcPr>
          <w:p w14:paraId="5926A1FB"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3002</w:t>
            </w:r>
          </w:p>
        </w:tc>
        <w:tc>
          <w:tcPr>
            <w:tcW w:w="1413" w:type="dxa"/>
            <w:shd w:val="clear" w:color="auto" w:fill="auto"/>
            <w:noWrap/>
            <w:vAlign w:val="center"/>
          </w:tcPr>
          <w:p w14:paraId="3A20FD17"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3</w:t>
            </w:r>
          </w:p>
        </w:tc>
        <w:tc>
          <w:tcPr>
            <w:tcW w:w="1186" w:type="dxa"/>
            <w:shd w:val="clear" w:color="auto" w:fill="auto"/>
            <w:noWrap/>
            <w:vAlign w:val="center"/>
          </w:tcPr>
          <w:p w14:paraId="1E9A2C35"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2</w:t>
            </w:r>
          </w:p>
        </w:tc>
        <w:tc>
          <w:tcPr>
            <w:tcW w:w="1277" w:type="dxa"/>
            <w:shd w:val="clear" w:color="auto" w:fill="auto"/>
            <w:noWrap/>
            <w:vAlign w:val="center"/>
          </w:tcPr>
          <w:p w14:paraId="1B9EA05C"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Freeway</w:t>
            </w:r>
          </w:p>
        </w:tc>
        <w:tc>
          <w:tcPr>
            <w:tcW w:w="1305" w:type="dxa"/>
            <w:shd w:val="clear" w:color="auto" w:fill="auto"/>
            <w:noWrap/>
            <w:vAlign w:val="center"/>
          </w:tcPr>
          <w:p w14:paraId="2F7A9841"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1</w:t>
            </w:r>
          </w:p>
        </w:tc>
        <w:tc>
          <w:tcPr>
            <w:tcW w:w="1306" w:type="dxa"/>
            <w:shd w:val="clear" w:color="auto" w:fill="auto"/>
            <w:noWrap/>
            <w:vAlign w:val="center"/>
          </w:tcPr>
          <w:p w14:paraId="0D2FBD40" w14:textId="77777777" w:rsidR="004D2C35" w:rsidRPr="009B7B6A" w:rsidRDefault="008F2B5A">
            <w:pPr>
              <w:widowControl/>
              <w:ind w:left="288"/>
              <w:jc w:val="center"/>
              <w:rPr>
                <w:rFonts w:ascii="Times New Roman" w:hAnsi="Times New Roman" w:cs="Times New Roman"/>
                <w:sz w:val="20"/>
                <w:szCs w:val="20"/>
              </w:rPr>
            </w:pPr>
            <w:r w:rsidRPr="009B7B6A">
              <w:rPr>
                <w:rFonts w:ascii="Times New Roman" w:hAnsi="Times New Roman" w:cs="Times New Roman"/>
                <w:sz w:val="20"/>
                <w:szCs w:val="20"/>
              </w:rPr>
              <w:t>10</w:t>
            </w:r>
          </w:p>
        </w:tc>
        <w:tc>
          <w:tcPr>
            <w:tcW w:w="1268" w:type="dxa"/>
            <w:shd w:val="clear" w:color="auto" w:fill="auto"/>
            <w:noWrap/>
            <w:vAlign w:val="center"/>
          </w:tcPr>
          <w:p w14:paraId="7B7BE63C"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1</w:t>
            </w:r>
          </w:p>
        </w:tc>
      </w:tr>
      <w:tr w:rsidR="004D2C35" w14:paraId="206C5AC5" w14:textId="77777777">
        <w:trPr>
          <w:trHeight w:val="161"/>
        </w:trPr>
        <w:tc>
          <w:tcPr>
            <w:tcW w:w="1311" w:type="dxa"/>
            <w:shd w:val="clear" w:color="auto" w:fill="auto"/>
            <w:noWrap/>
            <w:vAlign w:val="center"/>
          </w:tcPr>
          <w:p w14:paraId="3D5AC7BE"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1004</w:t>
            </w:r>
          </w:p>
        </w:tc>
        <w:tc>
          <w:tcPr>
            <w:tcW w:w="1413" w:type="dxa"/>
            <w:shd w:val="clear" w:color="auto" w:fill="auto"/>
            <w:noWrap/>
            <w:vAlign w:val="center"/>
          </w:tcPr>
          <w:p w14:paraId="5EADA97A"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1</w:t>
            </w:r>
          </w:p>
        </w:tc>
        <w:tc>
          <w:tcPr>
            <w:tcW w:w="1186" w:type="dxa"/>
            <w:shd w:val="clear" w:color="auto" w:fill="auto"/>
            <w:noWrap/>
            <w:vAlign w:val="center"/>
          </w:tcPr>
          <w:p w14:paraId="474B84E9"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4</w:t>
            </w:r>
          </w:p>
        </w:tc>
        <w:tc>
          <w:tcPr>
            <w:tcW w:w="1277" w:type="dxa"/>
            <w:shd w:val="clear" w:color="auto" w:fill="auto"/>
            <w:noWrap/>
            <w:vAlign w:val="center"/>
          </w:tcPr>
          <w:p w14:paraId="3736C572"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arterial</w:t>
            </w:r>
          </w:p>
        </w:tc>
        <w:tc>
          <w:tcPr>
            <w:tcW w:w="1305" w:type="dxa"/>
            <w:shd w:val="clear" w:color="auto" w:fill="auto"/>
            <w:noWrap/>
            <w:vAlign w:val="center"/>
          </w:tcPr>
          <w:p w14:paraId="4B418858"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1</w:t>
            </w:r>
          </w:p>
        </w:tc>
        <w:tc>
          <w:tcPr>
            <w:tcW w:w="1306" w:type="dxa"/>
            <w:shd w:val="clear" w:color="auto" w:fill="auto"/>
            <w:noWrap/>
            <w:vAlign w:val="center"/>
          </w:tcPr>
          <w:p w14:paraId="2C188152" w14:textId="77777777" w:rsidR="004D2C35" w:rsidRPr="009B7B6A" w:rsidRDefault="008F2B5A">
            <w:pPr>
              <w:widowControl/>
              <w:ind w:left="288"/>
              <w:jc w:val="center"/>
              <w:rPr>
                <w:rFonts w:ascii="Times New Roman" w:hAnsi="Times New Roman" w:cs="Times New Roman"/>
                <w:sz w:val="20"/>
                <w:szCs w:val="20"/>
              </w:rPr>
            </w:pPr>
            <w:r w:rsidRPr="009B7B6A">
              <w:rPr>
                <w:rFonts w:ascii="Times New Roman" w:hAnsi="Times New Roman" w:cs="Times New Roman"/>
                <w:sz w:val="20"/>
                <w:szCs w:val="20"/>
              </w:rPr>
              <w:t>15</w:t>
            </w:r>
          </w:p>
        </w:tc>
        <w:tc>
          <w:tcPr>
            <w:tcW w:w="1268" w:type="dxa"/>
            <w:shd w:val="clear" w:color="auto" w:fill="auto"/>
            <w:noWrap/>
            <w:vAlign w:val="center"/>
          </w:tcPr>
          <w:p w14:paraId="4325E91A"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1</w:t>
            </w:r>
          </w:p>
        </w:tc>
      </w:tr>
      <w:tr w:rsidR="004D2C35" w14:paraId="64315DB6" w14:textId="77777777">
        <w:trPr>
          <w:trHeight w:val="161"/>
        </w:trPr>
        <w:tc>
          <w:tcPr>
            <w:tcW w:w="1311" w:type="dxa"/>
            <w:shd w:val="clear" w:color="auto" w:fill="auto"/>
            <w:noWrap/>
            <w:vAlign w:val="center"/>
          </w:tcPr>
          <w:p w14:paraId="77E3069D"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4002</w:t>
            </w:r>
          </w:p>
        </w:tc>
        <w:tc>
          <w:tcPr>
            <w:tcW w:w="1413" w:type="dxa"/>
            <w:shd w:val="clear" w:color="auto" w:fill="auto"/>
            <w:noWrap/>
            <w:vAlign w:val="center"/>
          </w:tcPr>
          <w:p w14:paraId="5B81A713"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4</w:t>
            </w:r>
          </w:p>
        </w:tc>
        <w:tc>
          <w:tcPr>
            <w:tcW w:w="1186" w:type="dxa"/>
            <w:shd w:val="clear" w:color="auto" w:fill="auto"/>
            <w:noWrap/>
            <w:vAlign w:val="center"/>
          </w:tcPr>
          <w:p w14:paraId="17F36F6D"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2</w:t>
            </w:r>
          </w:p>
        </w:tc>
        <w:tc>
          <w:tcPr>
            <w:tcW w:w="1277" w:type="dxa"/>
            <w:shd w:val="clear" w:color="auto" w:fill="auto"/>
            <w:noWrap/>
            <w:vAlign w:val="center"/>
          </w:tcPr>
          <w:p w14:paraId="7106752C"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arterial</w:t>
            </w:r>
          </w:p>
        </w:tc>
        <w:tc>
          <w:tcPr>
            <w:tcW w:w="1305" w:type="dxa"/>
            <w:shd w:val="clear" w:color="auto" w:fill="auto"/>
            <w:noWrap/>
            <w:vAlign w:val="center"/>
          </w:tcPr>
          <w:p w14:paraId="1FCA0B41"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1</w:t>
            </w:r>
          </w:p>
        </w:tc>
        <w:tc>
          <w:tcPr>
            <w:tcW w:w="1306" w:type="dxa"/>
            <w:shd w:val="clear" w:color="auto" w:fill="auto"/>
            <w:noWrap/>
            <w:vAlign w:val="center"/>
          </w:tcPr>
          <w:p w14:paraId="251E703E" w14:textId="77777777" w:rsidR="004D2C35" w:rsidRPr="009B7B6A" w:rsidRDefault="008F2B5A">
            <w:pPr>
              <w:widowControl/>
              <w:ind w:left="288"/>
              <w:jc w:val="center"/>
              <w:rPr>
                <w:rFonts w:ascii="Times New Roman" w:hAnsi="Times New Roman" w:cs="Times New Roman"/>
                <w:sz w:val="20"/>
                <w:szCs w:val="20"/>
              </w:rPr>
            </w:pPr>
            <w:r w:rsidRPr="009B7B6A">
              <w:rPr>
                <w:rFonts w:ascii="Times New Roman" w:hAnsi="Times New Roman" w:cs="Times New Roman"/>
                <w:sz w:val="20"/>
                <w:szCs w:val="20"/>
              </w:rPr>
              <w:t>15</w:t>
            </w:r>
          </w:p>
        </w:tc>
        <w:tc>
          <w:tcPr>
            <w:tcW w:w="1268" w:type="dxa"/>
            <w:shd w:val="clear" w:color="auto" w:fill="auto"/>
            <w:noWrap/>
            <w:vAlign w:val="center"/>
          </w:tcPr>
          <w:p w14:paraId="1BC4B3C5"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1</w:t>
            </w:r>
          </w:p>
        </w:tc>
      </w:tr>
      <w:tr w:rsidR="004D2C35" w14:paraId="4793CB48" w14:textId="77777777">
        <w:trPr>
          <w:trHeight w:val="161"/>
        </w:trPr>
        <w:tc>
          <w:tcPr>
            <w:tcW w:w="1311" w:type="dxa"/>
            <w:shd w:val="clear" w:color="auto" w:fill="auto"/>
            <w:noWrap/>
            <w:vAlign w:val="center"/>
          </w:tcPr>
          <w:p w14:paraId="54E50474" w14:textId="77777777" w:rsidR="004D2C35" w:rsidRDefault="008F2B5A">
            <w:pPr>
              <w:widowControl/>
              <w:jc w:val="center"/>
              <w:rPr>
                <w:rFonts w:ascii="Times New Roman" w:hAnsi="Times New Roman" w:cs="Times New Roman"/>
                <w:b/>
                <w:sz w:val="20"/>
                <w:szCs w:val="20"/>
              </w:rPr>
            </w:pPr>
            <w:r>
              <w:rPr>
                <w:rFonts w:ascii="Times New Roman" w:hAnsi="Times New Roman" w:cs="Times New Roman"/>
                <w:b/>
                <w:sz w:val="20"/>
                <w:szCs w:val="20"/>
              </w:rPr>
              <w:t>capacity</w:t>
            </w:r>
          </w:p>
        </w:tc>
        <w:tc>
          <w:tcPr>
            <w:tcW w:w="1413" w:type="dxa"/>
            <w:shd w:val="clear" w:color="auto" w:fill="auto"/>
            <w:noWrap/>
            <w:vAlign w:val="center"/>
          </w:tcPr>
          <w:p w14:paraId="70E8C136" w14:textId="77777777" w:rsidR="004D2C35" w:rsidRDefault="008F2B5A">
            <w:pPr>
              <w:widowControl/>
              <w:ind w:left="288"/>
              <w:jc w:val="center"/>
              <w:rPr>
                <w:rFonts w:ascii="Times New Roman" w:hAnsi="Times New Roman" w:cs="Times New Roman"/>
                <w:b/>
                <w:sz w:val="20"/>
                <w:szCs w:val="20"/>
              </w:rPr>
            </w:pPr>
            <w:r>
              <w:rPr>
                <w:rFonts w:ascii="Times New Roman" w:hAnsi="Times New Roman" w:cs="Times New Roman"/>
                <w:b/>
                <w:sz w:val="20"/>
                <w:szCs w:val="20"/>
              </w:rPr>
              <w:t>free_speed</w:t>
            </w:r>
          </w:p>
        </w:tc>
        <w:tc>
          <w:tcPr>
            <w:tcW w:w="1186" w:type="dxa"/>
            <w:shd w:val="clear" w:color="auto" w:fill="auto"/>
            <w:noWrap/>
            <w:vAlign w:val="center"/>
          </w:tcPr>
          <w:p w14:paraId="2C49241D" w14:textId="77777777" w:rsidR="004D2C35" w:rsidRDefault="008F2B5A">
            <w:pPr>
              <w:widowControl/>
              <w:jc w:val="center"/>
              <w:rPr>
                <w:rFonts w:ascii="Times New Roman" w:hAnsi="Times New Roman" w:cs="Times New Roman"/>
                <w:b/>
                <w:sz w:val="20"/>
                <w:szCs w:val="20"/>
              </w:rPr>
            </w:pPr>
            <w:r>
              <w:rPr>
                <w:rFonts w:ascii="Times New Roman" w:hAnsi="Times New Roman" w:cs="Times New Roman"/>
                <w:b/>
                <w:sz w:val="20"/>
                <w:szCs w:val="20"/>
              </w:rPr>
              <w:t>link_type</w:t>
            </w:r>
          </w:p>
        </w:tc>
        <w:tc>
          <w:tcPr>
            <w:tcW w:w="1277" w:type="dxa"/>
            <w:shd w:val="clear" w:color="auto" w:fill="auto"/>
            <w:noWrap/>
            <w:vAlign w:val="center"/>
          </w:tcPr>
          <w:p w14:paraId="0CFB2ACE" w14:textId="77777777" w:rsidR="004D2C35" w:rsidRDefault="008F2B5A">
            <w:pPr>
              <w:widowControl/>
              <w:jc w:val="center"/>
              <w:rPr>
                <w:rFonts w:ascii="Times New Roman" w:hAnsi="Times New Roman" w:cs="Times New Roman"/>
                <w:b/>
                <w:sz w:val="20"/>
                <w:szCs w:val="20"/>
              </w:rPr>
            </w:pPr>
            <w:r>
              <w:rPr>
                <w:rFonts w:ascii="Times New Roman" w:hAnsi="Times New Roman" w:cs="Times New Roman"/>
                <w:b/>
                <w:sz w:val="20"/>
                <w:szCs w:val="20"/>
              </w:rPr>
              <w:t>VDF_fftt1</w:t>
            </w:r>
          </w:p>
        </w:tc>
        <w:tc>
          <w:tcPr>
            <w:tcW w:w="1305" w:type="dxa"/>
            <w:shd w:val="clear" w:color="auto" w:fill="auto"/>
            <w:noWrap/>
            <w:vAlign w:val="center"/>
          </w:tcPr>
          <w:p w14:paraId="1AA5D224" w14:textId="77777777" w:rsidR="004D2C35" w:rsidRDefault="008F2B5A">
            <w:pPr>
              <w:widowControl/>
              <w:jc w:val="center"/>
              <w:rPr>
                <w:rFonts w:ascii="Times New Roman" w:hAnsi="Times New Roman" w:cs="Times New Roman"/>
                <w:b/>
                <w:sz w:val="20"/>
                <w:szCs w:val="20"/>
              </w:rPr>
            </w:pPr>
            <w:r>
              <w:rPr>
                <w:rFonts w:ascii="Times New Roman" w:hAnsi="Times New Roman" w:cs="Times New Roman"/>
                <w:b/>
                <w:sz w:val="20"/>
                <w:szCs w:val="20"/>
              </w:rPr>
              <w:t>VDF_cap1</w:t>
            </w:r>
          </w:p>
        </w:tc>
        <w:tc>
          <w:tcPr>
            <w:tcW w:w="1306" w:type="dxa"/>
            <w:shd w:val="clear" w:color="auto" w:fill="auto"/>
            <w:noWrap/>
            <w:vAlign w:val="center"/>
          </w:tcPr>
          <w:p w14:paraId="667B767C" w14:textId="77777777" w:rsidR="004D2C35" w:rsidRDefault="008F2B5A">
            <w:pPr>
              <w:widowControl/>
              <w:jc w:val="center"/>
              <w:rPr>
                <w:rFonts w:ascii="Times New Roman" w:hAnsi="Times New Roman" w:cs="Times New Roman"/>
                <w:b/>
                <w:sz w:val="20"/>
                <w:szCs w:val="20"/>
              </w:rPr>
            </w:pPr>
            <w:r>
              <w:rPr>
                <w:rFonts w:ascii="Times New Roman" w:hAnsi="Times New Roman" w:cs="Times New Roman"/>
                <w:b/>
                <w:sz w:val="20"/>
                <w:szCs w:val="20"/>
              </w:rPr>
              <w:t>VDF_alpha1</w:t>
            </w:r>
          </w:p>
        </w:tc>
        <w:tc>
          <w:tcPr>
            <w:tcW w:w="1268" w:type="dxa"/>
            <w:shd w:val="clear" w:color="auto" w:fill="auto"/>
            <w:noWrap/>
            <w:vAlign w:val="center"/>
          </w:tcPr>
          <w:p w14:paraId="297D50DC" w14:textId="77777777" w:rsidR="004D2C35" w:rsidRDefault="008F2B5A">
            <w:pPr>
              <w:widowControl/>
              <w:jc w:val="center"/>
              <w:rPr>
                <w:rFonts w:ascii="Times New Roman" w:hAnsi="Times New Roman" w:cs="Times New Roman"/>
                <w:b/>
                <w:sz w:val="20"/>
                <w:szCs w:val="20"/>
              </w:rPr>
            </w:pPr>
            <w:r>
              <w:rPr>
                <w:rFonts w:ascii="Times New Roman" w:hAnsi="Times New Roman" w:cs="Times New Roman"/>
                <w:b/>
                <w:sz w:val="20"/>
                <w:szCs w:val="20"/>
              </w:rPr>
              <w:t>VDF_beta1</w:t>
            </w:r>
          </w:p>
        </w:tc>
      </w:tr>
      <w:tr w:rsidR="004D2C35" w14:paraId="4575FCB6" w14:textId="77777777">
        <w:trPr>
          <w:trHeight w:val="161"/>
        </w:trPr>
        <w:tc>
          <w:tcPr>
            <w:tcW w:w="1311" w:type="dxa"/>
            <w:shd w:val="clear" w:color="auto" w:fill="auto"/>
            <w:noWrap/>
            <w:vAlign w:val="center"/>
          </w:tcPr>
          <w:p w14:paraId="0BEA6E50"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4000</w:t>
            </w:r>
          </w:p>
        </w:tc>
        <w:tc>
          <w:tcPr>
            <w:tcW w:w="1413" w:type="dxa"/>
            <w:shd w:val="clear" w:color="auto" w:fill="auto"/>
            <w:noWrap/>
            <w:vAlign w:val="center"/>
          </w:tcPr>
          <w:p w14:paraId="3B96AEC8"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60</w:t>
            </w:r>
          </w:p>
        </w:tc>
        <w:tc>
          <w:tcPr>
            <w:tcW w:w="1186" w:type="dxa"/>
            <w:shd w:val="clear" w:color="auto" w:fill="auto"/>
            <w:noWrap/>
            <w:vAlign w:val="center"/>
          </w:tcPr>
          <w:p w14:paraId="1EBBFF95"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1</w:t>
            </w:r>
          </w:p>
        </w:tc>
        <w:tc>
          <w:tcPr>
            <w:tcW w:w="1277" w:type="dxa"/>
            <w:shd w:val="clear" w:color="auto" w:fill="auto"/>
            <w:noWrap/>
            <w:vAlign w:val="center"/>
          </w:tcPr>
          <w:p w14:paraId="2D48B133"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20</w:t>
            </w:r>
          </w:p>
        </w:tc>
        <w:tc>
          <w:tcPr>
            <w:tcW w:w="1305" w:type="dxa"/>
            <w:shd w:val="clear" w:color="auto" w:fill="auto"/>
            <w:noWrap/>
            <w:vAlign w:val="center"/>
          </w:tcPr>
          <w:p w14:paraId="58C2C299"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4000</w:t>
            </w:r>
          </w:p>
        </w:tc>
        <w:tc>
          <w:tcPr>
            <w:tcW w:w="1306" w:type="dxa"/>
            <w:shd w:val="clear" w:color="auto" w:fill="auto"/>
            <w:noWrap/>
            <w:vAlign w:val="center"/>
          </w:tcPr>
          <w:p w14:paraId="42B055F4"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0.15</w:t>
            </w:r>
          </w:p>
        </w:tc>
        <w:tc>
          <w:tcPr>
            <w:tcW w:w="1268" w:type="dxa"/>
            <w:shd w:val="clear" w:color="auto" w:fill="auto"/>
            <w:noWrap/>
            <w:vAlign w:val="center"/>
          </w:tcPr>
          <w:p w14:paraId="01DE3A7A"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4</w:t>
            </w:r>
          </w:p>
        </w:tc>
      </w:tr>
      <w:tr w:rsidR="004D2C35" w14:paraId="14DE61AF" w14:textId="77777777">
        <w:trPr>
          <w:trHeight w:val="161"/>
        </w:trPr>
        <w:tc>
          <w:tcPr>
            <w:tcW w:w="1311" w:type="dxa"/>
            <w:shd w:val="clear" w:color="auto" w:fill="auto"/>
            <w:noWrap/>
            <w:vAlign w:val="center"/>
          </w:tcPr>
          <w:p w14:paraId="5A6CBA45"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4000</w:t>
            </w:r>
          </w:p>
        </w:tc>
        <w:tc>
          <w:tcPr>
            <w:tcW w:w="1413" w:type="dxa"/>
            <w:shd w:val="clear" w:color="auto" w:fill="auto"/>
            <w:noWrap/>
            <w:vAlign w:val="center"/>
          </w:tcPr>
          <w:p w14:paraId="1832C5FB"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60</w:t>
            </w:r>
          </w:p>
        </w:tc>
        <w:tc>
          <w:tcPr>
            <w:tcW w:w="1186" w:type="dxa"/>
            <w:shd w:val="clear" w:color="auto" w:fill="auto"/>
            <w:noWrap/>
            <w:vAlign w:val="center"/>
          </w:tcPr>
          <w:p w14:paraId="6EE1EAA6"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1</w:t>
            </w:r>
          </w:p>
        </w:tc>
        <w:tc>
          <w:tcPr>
            <w:tcW w:w="1277" w:type="dxa"/>
            <w:shd w:val="clear" w:color="auto" w:fill="auto"/>
            <w:noWrap/>
            <w:vAlign w:val="center"/>
          </w:tcPr>
          <w:p w14:paraId="6BF3D28C"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0</w:t>
            </w:r>
          </w:p>
        </w:tc>
        <w:tc>
          <w:tcPr>
            <w:tcW w:w="1305" w:type="dxa"/>
            <w:shd w:val="clear" w:color="auto" w:fill="auto"/>
            <w:noWrap/>
            <w:vAlign w:val="center"/>
          </w:tcPr>
          <w:p w14:paraId="03E12299"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4000</w:t>
            </w:r>
          </w:p>
        </w:tc>
        <w:tc>
          <w:tcPr>
            <w:tcW w:w="1306" w:type="dxa"/>
            <w:shd w:val="clear" w:color="auto" w:fill="auto"/>
            <w:noWrap/>
            <w:vAlign w:val="center"/>
          </w:tcPr>
          <w:p w14:paraId="6EF9040C"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0.15</w:t>
            </w:r>
          </w:p>
        </w:tc>
        <w:tc>
          <w:tcPr>
            <w:tcW w:w="1268" w:type="dxa"/>
            <w:shd w:val="clear" w:color="auto" w:fill="auto"/>
            <w:noWrap/>
            <w:vAlign w:val="center"/>
          </w:tcPr>
          <w:p w14:paraId="621D309A"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4</w:t>
            </w:r>
          </w:p>
        </w:tc>
      </w:tr>
      <w:tr w:rsidR="004D2C35" w14:paraId="6E54B8F9" w14:textId="77777777">
        <w:trPr>
          <w:trHeight w:val="161"/>
        </w:trPr>
        <w:tc>
          <w:tcPr>
            <w:tcW w:w="1311" w:type="dxa"/>
            <w:shd w:val="clear" w:color="auto" w:fill="auto"/>
            <w:noWrap/>
            <w:vAlign w:val="center"/>
          </w:tcPr>
          <w:p w14:paraId="325632F8"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3000</w:t>
            </w:r>
          </w:p>
        </w:tc>
        <w:tc>
          <w:tcPr>
            <w:tcW w:w="1413" w:type="dxa"/>
            <w:shd w:val="clear" w:color="auto" w:fill="auto"/>
            <w:noWrap/>
            <w:vAlign w:val="center"/>
          </w:tcPr>
          <w:p w14:paraId="2FEE1702"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60</w:t>
            </w:r>
          </w:p>
        </w:tc>
        <w:tc>
          <w:tcPr>
            <w:tcW w:w="1186" w:type="dxa"/>
            <w:shd w:val="clear" w:color="auto" w:fill="auto"/>
            <w:noWrap/>
            <w:vAlign w:val="center"/>
          </w:tcPr>
          <w:p w14:paraId="5BF56312"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2</w:t>
            </w:r>
          </w:p>
        </w:tc>
        <w:tc>
          <w:tcPr>
            <w:tcW w:w="1277" w:type="dxa"/>
            <w:shd w:val="clear" w:color="auto" w:fill="auto"/>
            <w:noWrap/>
            <w:vAlign w:val="center"/>
          </w:tcPr>
          <w:p w14:paraId="6FE67DFB"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30</w:t>
            </w:r>
          </w:p>
        </w:tc>
        <w:tc>
          <w:tcPr>
            <w:tcW w:w="1305" w:type="dxa"/>
            <w:shd w:val="clear" w:color="auto" w:fill="auto"/>
            <w:noWrap/>
            <w:vAlign w:val="center"/>
          </w:tcPr>
          <w:p w14:paraId="787BFB38"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3000</w:t>
            </w:r>
          </w:p>
        </w:tc>
        <w:tc>
          <w:tcPr>
            <w:tcW w:w="1306" w:type="dxa"/>
            <w:shd w:val="clear" w:color="auto" w:fill="auto"/>
            <w:noWrap/>
            <w:vAlign w:val="center"/>
          </w:tcPr>
          <w:p w14:paraId="4761890E"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0.15</w:t>
            </w:r>
          </w:p>
        </w:tc>
        <w:tc>
          <w:tcPr>
            <w:tcW w:w="1268" w:type="dxa"/>
            <w:shd w:val="clear" w:color="auto" w:fill="auto"/>
            <w:noWrap/>
            <w:vAlign w:val="center"/>
          </w:tcPr>
          <w:p w14:paraId="03D3C5B7"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4</w:t>
            </w:r>
          </w:p>
        </w:tc>
      </w:tr>
      <w:tr w:rsidR="004D2C35" w14:paraId="20B572E7" w14:textId="77777777">
        <w:trPr>
          <w:trHeight w:val="161"/>
        </w:trPr>
        <w:tc>
          <w:tcPr>
            <w:tcW w:w="1311" w:type="dxa"/>
            <w:shd w:val="clear" w:color="auto" w:fill="auto"/>
            <w:noWrap/>
            <w:vAlign w:val="center"/>
          </w:tcPr>
          <w:p w14:paraId="43490AD7"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3000</w:t>
            </w:r>
          </w:p>
        </w:tc>
        <w:tc>
          <w:tcPr>
            <w:tcW w:w="1413" w:type="dxa"/>
            <w:shd w:val="clear" w:color="auto" w:fill="auto"/>
            <w:noWrap/>
            <w:vAlign w:val="center"/>
          </w:tcPr>
          <w:p w14:paraId="6431A09C"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60</w:t>
            </w:r>
          </w:p>
        </w:tc>
        <w:tc>
          <w:tcPr>
            <w:tcW w:w="1186" w:type="dxa"/>
            <w:shd w:val="clear" w:color="auto" w:fill="auto"/>
            <w:noWrap/>
            <w:vAlign w:val="center"/>
          </w:tcPr>
          <w:p w14:paraId="5EEB7DF3"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2</w:t>
            </w:r>
          </w:p>
        </w:tc>
        <w:tc>
          <w:tcPr>
            <w:tcW w:w="1277" w:type="dxa"/>
            <w:shd w:val="clear" w:color="auto" w:fill="auto"/>
            <w:noWrap/>
            <w:vAlign w:val="center"/>
          </w:tcPr>
          <w:p w14:paraId="0B4BC818"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30</w:t>
            </w:r>
          </w:p>
        </w:tc>
        <w:tc>
          <w:tcPr>
            <w:tcW w:w="1305" w:type="dxa"/>
            <w:shd w:val="clear" w:color="auto" w:fill="auto"/>
            <w:noWrap/>
            <w:vAlign w:val="center"/>
          </w:tcPr>
          <w:p w14:paraId="7547FB03"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3000</w:t>
            </w:r>
          </w:p>
        </w:tc>
        <w:tc>
          <w:tcPr>
            <w:tcW w:w="1306" w:type="dxa"/>
            <w:shd w:val="clear" w:color="auto" w:fill="auto"/>
            <w:noWrap/>
            <w:vAlign w:val="center"/>
          </w:tcPr>
          <w:p w14:paraId="65758811"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0.15</w:t>
            </w:r>
          </w:p>
        </w:tc>
        <w:tc>
          <w:tcPr>
            <w:tcW w:w="1268" w:type="dxa"/>
            <w:shd w:val="clear" w:color="auto" w:fill="auto"/>
            <w:noWrap/>
            <w:vAlign w:val="center"/>
          </w:tcPr>
          <w:p w14:paraId="68F1D641"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4</w:t>
            </w:r>
          </w:p>
        </w:tc>
      </w:tr>
    </w:tbl>
    <w:p w14:paraId="6C05C1FC" w14:textId="77777777" w:rsidR="004D2C35" w:rsidRDefault="004D2C35">
      <w:pPr>
        <w:widowControl/>
        <w:rPr>
          <w:rFonts w:ascii="Times New Roman" w:hAnsi="Times New Roman" w:cs="Times New Roman"/>
          <w:sz w:val="20"/>
          <w:szCs w:val="20"/>
        </w:rPr>
      </w:pPr>
    </w:p>
    <w:p w14:paraId="33EFD7FC" w14:textId="77777777" w:rsidR="004D2C35" w:rsidRDefault="008F2B5A">
      <w:pPr>
        <w:numPr>
          <w:ilvl w:val="0"/>
          <w:numId w:val="5"/>
        </w:numPr>
        <w:ind w:left="288"/>
        <w:rPr>
          <w:rFonts w:ascii="Times New Roman" w:hAnsi="Times New Roman" w:cs="Times New Roman"/>
          <w:sz w:val="20"/>
          <w:szCs w:val="20"/>
        </w:rPr>
      </w:pPr>
      <w:r>
        <w:rPr>
          <w:rFonts w:ascii="Times New Roman" w:hAnsi="Times New Roman" w:cs="Times New Roman"/>
          <w:sz w:val="20"/>
          <w:szCs w:val="20"/>
        </w:rPr>
        <w:t>demand.csv</w:t>
      </w:r>
    </w:p>
    <w:p w14:paraId="133DA6B5" w14:textId="77777777" w:rsidR="004D2C35" w:rsidRDefault="008F2B5A">
      <w:pPr>
        <w:ind w:left="288"/>
        <w:jc w:val="center"/>
        <w:rPr>
          <w:rFonts w:ascii="Times New Roman" w:hAnsi="Times New Roman" w:cs="Times New Roman"/>
          <w:sz w:val="20"/>
          <w:szCs w:val="20"/>
        </w:rPr>
      </w:pPr>
      <w:r>
        <w:rPr>
          <w:rFonts w:ascii="Times New Roman" w:hAnsi="Times New Roman" w:cs="Times New Roman"/>
          <w:sz w:val="20"/>
          <w:szCs w:val="20"/>
        </w:rPr>
        <w:t>Table 3.6 demand.csv</w:t>
      </w:r>
    </w:p>
    <w:tbl>
      <w:tblPr>
        <w:tblW w:w="49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0"/>
        <w:gridCol w:w="1371"/>
        <w:gridCol w:w="2198"/>
      </w:tblGrid>
      <w:tr w:rsidR="004D2C35" w14:paraId="14812171" w14:textId="77777777">
        <w:trPr>
          <w:trHeight w:val="280"/>
          <w:jc w:val="center"/>
        </w:trPr>
        <w:tc>
          <w:tcPr>
            <w:tcW w:w="1360" w:type="dxa"/>
            <w:shd w:val="clear" w:color="auto" w:fill="auto"/>
            <w:noWrap/>
            <w:vAlign w:val="center"/>
          </w:tcPr>
          <w:p w14:paraId="3F311E28" w14:textId="77777777" w:rsidR="004D2C35" w:rsidRDefault="008F2B5A">
            <w:pPr>
              <w:widowControl/>
              <w:ind w:left="288"/>
              <w:jc w:val="center"/>
              <w:rPr>
                <w:rFonts w:ascii="Times New Roman" w:hAnsi="Times New Roman" w:cs="Times New Roman"/>
                <w:b/>
                <w:sz w:val="20"/>
                <w:szCs w:val="20"/>
              </w:rPr>
            </w:pPr>
            <w:r>
              <w:rPr>
                <w:rFonts w:ascii="Times New Roman" w:hAnsi="Times New Roman" w:cs="Times New Roman"/>
                <w:b/>
                <w:sz w:val="20"/>
                <w:szCs w:val="20"/>
              </w:rPr>
              <w:lastRenderedPageBreak/>
              <w:t>o_zone_id</w:t>
            </w:r>
          </w:p>
        </w:tc>
        <w:tc>
          <w:tcPr>
            <w:tcW w:w="1371" w:type="dxa"/>
            <w:shd w:val="clear" w:color="auto" w:fill="auto"/>
            <w:noWrap/>
            <w:vAlign w:val="center"/>
          </w:tcPr>
          <w:p w14:paraId="5A5ECB68" w14:textId="77777777" w:rsidR="004D2C35" w:rsidRDefault="008F2B5A">
            <w:pPr>
              <w:widowControl/>
              <w:ind w:left="288"/>
              <w:jc w:val="center"/>
              <w:rPr>
                <w:rFonts w:ascii="Times New Roman" w:hAnsi="Times New Roman" w:cs="Times New Roman"/>
                <w:b/>
                <w:sz w:val="20"/>
                <w:szCs w:val="20"/>
              </w:rPr>
            </w:pPr>
            <w:r>
              <w:rPr>
                <w:rFonts w:ascii="Times New Roman" w:hAnsi="Times New Roman" w:cs="Times New Roman"/>
                <w:b/>
                <w:sz w:val="20"/>
                <w:szCs w:val="20"/>
              </w:rPr>
              <w:t>d_zone_id</w:t>
            </w:r>
          </w:p>
        </w:tc>
        <w:tc>
          <w:tcPr>
            <w:tcW w:w="2198" w:type="dxa"/>
            <w:shd w:val="clear" w:color="auto" w:fill="auto"/>
            <w:noWrap/>
            <w:vAlign w:val="center"/>
          </w:tcPr>
          <w:p w14:paraId="01AE3DAF" w14:textId="77777777" w:rsidR="004D2C35" w:rsidRDefault="008F2B5A">
            <w:pPr>
              <w:widowControl/>
              <w:ind w:left="288"/>
              <w:jc w:val="center"/>
              <w:rPr>
                <w:rFonts w:ascii="Times New Roman" w:hAnsi="Times New Roman" w:cs="Times New Roman"/>
                <w:b/>
                <w:sz w:val="20"/>
                <w:szCs w:val="20"/>
              </w:rPr>
            </w:pPr>
            <w:r>
              <w:rPr>
                <w:rFonts w:ascii="Times New Roman" w:hAnsi="Times New Roman" w:cs="Times New Roman"/>
                <w:b/>
                <w:sz w:val="20"/>
                <w:szCs w:val="20"/>
              </w:rPr>
              <w:t>volume</w:t>
            </w:r>
          </w:p>
        </w:tc>
      </w:tr>
      <w:tr w:rsidR="004D2C35" w14:paraId="7BA766E7" w14:textId="77777777">
        <w:trPr>
          <w:trHeight w:val="280"/>
          <w:jc w:val="center"/>
        </w:trPr>
        <w:tc>
          <w:tcPr>
            <w:tcW w:w="1360" w:type="dxa"/>
            <w:shd w:val="clear" w:color="auto" w:fill="auto"/>
            <w:noWrap/>
            <w:vAlign w:val="center"/>
          </w:tcPr>
          <w:p w14:paraId="38ECAEBD"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1</w:t>
            </w:r>
          </w:p>
        </w:tc>
        <w:tc>
          <w:tcPr>
            <w:tcW w:w="1371" w:type="dxa"/>
            <w:shd w:val="clear" w:color="auto" w:fill="auto"/>
            <w:noWrap/>
            <w:vAlign w:val="center"/>
          </w:tcPr>
          <w:p w14:paraId="6AF86C76"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2</w:t>
            </w:r>
          </w:p>
        </w:tc>
        <w:tc>
          <w:tcPr>
            <w:tcW w:w="2198" w:type="dxa"/>
            <w:shd w:val="clear" w:color="auto" w:fill="auto"/>
            <w:noWrap/>
            <w:vAlign w:val="center"/>
          </w:tcPr>
          <w:p w14:paraId="5765E8F8"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7000</w:t>
            </w:r>
          </w:p>
        </w:tc>
      </w:tr>
    </w:tbl>
    <w:p w14:paraId="6023B2F0" w14:textId="77777777" w:rsidR="004D2C35" w:rsidRDefault="004D2C35">
      <w:pPr>
        <w:widowControl/>
        <w:ind w:left="288"/>
        <w:jc w:val="center"/>
        <w:rPr>
          <w:rFonts w:ascii="Times New Roman" w:hAnsi="Times New Roman" w:cs="Times New Roman"/>
          <w:sz w:val="20"/>
          <w:szCs w:val="20"/>
        </w:rPr>
      </w:pPr>
    </w:p>
    <w:p w14:paraId="54948750" w14:textId="77777777" w:rsidR="004D2C35" w:rsidRDefault="008F2B5A">
      <w:pPr>
        <w:pStyle w:val="ListParagraph"/>
        <w:numPr>
          <w:ilvl w:val="0"/>
          <w:numId w:val="5"/>
        </w:numPr>
        <w:ind w:left="288" w:firstLineChars="0"/>
        <w:rPr>
          <w:rFonts w:ascii="Times New Roman" w:hAnsi="Times New Roman" w:cs="Times New Roman"/>
          <w:sz w:val="20"/>
          <w:szCs w:val="20"/>
        </w:rPr>
      </w:pPr>
      <w:r>
        <w:rPr>
          <w:rFonts w:ascii="Times New Roman" w:hAnsi="Times New Roman" w:cs="Times New Roman"/>
          <w:sz w:val="20"/>
          <w:szCs w:val="20"/>
        </w:rPr>
        <w:t>settings.csv</w:t>
      </w:r>
    </w:p>
    <w:p w14:paraId="6117F801" w14:textId="77777777" w:rsidR="004D2C35" w:rsidRDefault="008F2B5A">
      <w:pPr>
        <w:rPr>
          <w:rFonts w:ascii="Times New Roman" w:hAnsi="Times New Roman" w:cs="Times New Roman"/>
          <w:sz w:val="20"/>
          <w:szCs w:val="20"/>
        </w:rPr>
      </w:pPr>
      <w:r>
        <w:rPr>
          <w:rFonts w:ascii="Times New Roman" w:hAnsi="Times New Roman" w:cs="Times New Roman"/>
          <w:sz w:val="20"/>
          <w:szCs w:val="20"/>
        </w:rPr>
        <w:t>There are different sections in the settings.csv file. And each section starts with the format of [section_name] along with the field names. There are five sections in the settings.csv, see in Table 3.4.</w:t>
      </w:r>
    </w:p>
    <w:p w14:paraId="6F922670" w14:textId="249007C6" w:rsidR="004D2C35" w:rsidRDefault="00B866CD">
      <w:pPr>
        <w:rPr>
          <w:rFonts w:ascii="Times New Roman" w:hAnsi="Times New Roman" w:cs="Times New Roman"/>
          <w:b/>
          <w:sz w:val="20"/>
          <w:szCs w:val="20"/>
        </w:rPr>
      </w:pPr>
      <w:ins w:id="108" w:author="Xuesong Zhou" w:date="2023-03-04T14:18:00Z">
        <w:r w:rsidRPr="00B866CD">
          <w:rPr>
            <w:rFonts w:ascii="Times New Roman" w:hAnsi="Times New Roman" w:cs="Times New Roman"/>
            <w:b/>
            <w:sz w:val="20"/>
            <w:szCs w:val="20"/>
          </w:rPr>
          <w:drawing>
            <wp:inline distT="0" distB="0" distL="0" distR="0" wp14:anchorId="448705D4" wp14:editId="15BD6EA9">
              <wp:extent cx="5274310" cy="1685925"/>
              <wp:effectExtent l="0" t="0" r="2540" b="9525"/>
              <wp:docPr id="7" name="Picture 7"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alendar&#10;&#10;Description automatically generated"/>
                      <pic:cNvPicPr/>
                    </pic:nvPicPr>
                    <pic:blipFill>
                      <a:blip r:embed="rId24"/>
                      <a:stretch>
                        <a:fillRect/>
                      </a:stretch>
                    </pic:blipFill>
                    <pic:spPr>
                      <a:xfrm>
                        <a:off x="0" y="0"/>
                        <a:ext cx="5274310" cy="1685925"/>
                      </a:xfrm>
                      <a:prstGeom prst="rect">
                        <a:avLst/>
                      </a:prstGeom>
                    </pic:spPr>
                  </pic:pic>
                </a:graphicData>
              </a:graphic>
            </wp:inline>
          </w:drawing>
        </w:r>
      </w:ins>
      <w:commentRangeStart w:id="109"/>
      <w:del w:id="110" w:author="Xuesong Zhou" w:date="2023-03-04T14:18:00Z">
        <w:r w:rsidR="00F70429" w:rsidRPr="00F70429" w:rsidDel="00B866CD">
          <w:rPr>
            <w:noProof/>
          </w:rPr>
          <w:drawing>
            <wp:inline distT="0" distB="0" distL="0" distR="0" wp14:anchorId="386F2740" wp14:editId="16AEB598">
              <wp:extent cx="5274310" cy="269049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690495"/>
                      </a:xfrm>
                      <a:prstGeom prst="rect">
                        <a:avLst/>
                      </a:prstGeom>
                      <a:noFill/>
                      <a:ln>
                        <a:noFill/>
                      </a:ln>
                    </pic:spPr>
                  </pic:pic>
                </a:graphicData>
              </a:graphic>
            </wp:inline>
          </w:drawing>
        </w:r>
      </w:del>
      <w:commentRangeEnd w:id="109"/>
      <w:r w:rsidR="00785739">
        <w:rPr>
          <w:rStyle w:val="CommentReference"/>
        </w:rPr>
        <w:commentReference w:id="109"/>
      </w:r>
    </w:p>
    <w:p w14:paraId="54D97BFD" w14:textId="77777777" w:rsidR="004D2C35" w:rsidRDefault="008F2B5A">
      <w:pPr>
        <w:ind w:left="288"/>
        <w:rPr>
          <w:rFonts w:ascii="Times New Roman" w:hAnsi="Times New Roman" w:cs="Times New Roman"/>
          <w:b/>
          <w:sz w:val="20"/>
          <w:szCs w:val="20"/>
        </w:rPr>
      </w:pPr>
      <w:r>
        <w:rPr>
          <w:rFonts w:ascii="Times New Roman" w:hAnsi="Times New Roman" w:cs="Times New Roman"/>
          <w:b/>
          <w:sz w:val="20"/>
          <w:szCs w:val="20"/>
        </w:rPr>
        <w:t>(2) Check output files</w:t>
      </w:r>
    </w:p>
    <w:p w14:paraId="367688EE" w14:textId="77777777" w:rsidR="004D2C35" w:rsidRDefault="008F2B5A">
      <w:pPr>
        <w:widowControl/>
        <w:ind w:left="288"/>
        <w:rPr>
          <w:rFonts w:ascii="Times New Roman" w:hAnsi="Times New Roman" w:cs="Times New Roman"/>
          <w:sz w:val="20"/>
          <w:szCs w:val="20"/>
        </w:rPr>
      </w:pPr>
      <w:r>
        <w:rPr>
          <w:rFonts w:ascii="Times New Roman" w:hAnsi="Times New Roman" w:cs="Times New Roman"/>
          <w:sz w:val="20"/>
          <w:szCs w:val="20"/>
        </w:rPr>
        <w:t>The files are the output of the previous input data.</w:t>
      </w:r>
    </w:p>
    <w:p w14:paraId="7C6FDB23" w14:textId="77777777" w:rsidR="004D2C35" w:rsidRDefault="008F2B5A">
      <w:pPr>
        <w:numPr>
          <w:ilvl w:val="0"/>
          <w:numId w:val="5"/>
        </w:numPr>
        <w:ind w:left="288"/>
        <w:rPr>
          <w:rFonts w:ascii="Times New Roman" w:hAnsi="Times New Roman" w:cs="Times New Roman"/>
          <w:sz w:val="20"/>
          <w:szCs w:val="20"/>
        </w:rPr>
      </w:pPr>
      <w:r>
        <w:rPr>
          <w:rFonts w:ascii="Times New Roman" w:hAnsi="Times New Roman" w:cs="Times New Roman"/>
          <w:sz w:val="20"/>
          <w:szCs w:val="20"/>
        </w:rPr>
        <w:t>agent.csv</w:t>
      </w:r>
    </w:p>
    <w:p w14:paraId="74DB4094" w14:textId="77777777" w:rsidR="004D2C35" w:rsidRDefault="008F2B5A">
      <w:pPr>
        <w:pStyle w:val="ListParagraph"/>
        <w:ind w:left="288" w:firstLineChars="0" w:firstLine="0"/>
        <w:jc w:val="center"/>
        <w:rPr>
          <w:rFonts w:ascii="Times New Roman" w:hAnsi="Times New Roman" w:cs="Times New Roman"/>
          <w:sz w:val="20"/>
          <w:szCs w:val="20"/>
        </w:rPr>
      </w:pPr>
      <w:r>
        <w:rPr>
          <w:rFonts w:ascii="Times New Roman" w:hAnsi="Times New Roman" w:cs="Times New Roman"/>
          <w:sz w:val="20"/>
          <w:szCs w:val="20"/>
        </w:rPr>
        <w:t>Table 3.11 link_performance.csv</w:t>
      </w:r>
    </w:p>
    <w:tbl>
      <w:tblPr>
        <w:tblW w:w="10916" w:type="dxa"/>
        <w:tblInd w:w="-14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9"/>
        <w:gridCol w:w="1506"/>
        <w:gridCol w:w="1237"/>
        <w:gridCol w:w="1332"/>
        <w:gridCol w:w="1029"/>
        <w:gridCol w:w="1273"/>
        <w:gridCol w:w="816"/>
        <w:gridCol w:w="743"/>
        <w:gridCol w:w="1581"/>
      </w:tblGrid>
      <w:tr w:rsidR="004D2C35" w14:paraId="60E1D3B7" w14:textId="77777777">
        <w:trPr>
          <w:trHeight w:val="138"/>
        </w:trPr>
        <w:tc>
          <w:tcPr>
            <w:tcW w:w="1399" w:type="dxa"/>
            <w:shd w:val="clear" w:color="auto" w:fill="auto"/>
            <w:noWrap/>
            <w:vAlign w:val="center"/>
          </w:tcPr>
          <w:p w14:paraId="1A4976AA" w14:textId="77777777" w:rsidR="004D2C35" w:rsidRDefault="008F2B5A">
            <w:pPr>
              <w:widowControl/>
              <w:jc w:val="left"/>
              <w:rPr>
                <w:rFonts w:ascii="Times New Roman" w:hAnsi="Times New Roman" w:cs="Times New Roman"/>
                <w:b/>
                <w:sz w:val="20"/>
                <w:szCs w:val="20"/>
              </w:rPr>
            </w:pPr>
            <w:r>
              <w:rPr>
                <w:rFonts w:ascii="Times New Roman" w:hAnsi="Times New Roman" w:cs="Times New Roman"/>
                <w:b/>
                <w:sz w:val="20"/>
                <w:szCs w:val="20"/>
              </w:rPr>
              <w:t>link_id</w:t>
            </w:r>
          </w:p>
        </w:tc>
        <w:tc>
          <w:tcPr>
            <w:tcW w:w="1506" w:type="dxa"/>
            <w:shd w:val="clear" w:color="auto" w:fill="auto"/>
            <w:noWrap/>
            <w:vAlign w:val="center"/>
          </w:tcPr>
          <w:p w14:paraId="0F5A05D8" w14:textId="77777777" w:rsidR="004D2C35" w:rsidRDefault="008F2B5A">
            <w:pPr>
              <w:widowControl/>
              <w:rPr>
                <w:rFonts w:ascii="Times New Roman" w:hAnsi="Times New Roman" w:cs="Times New Roman"/>
                <w:b/>
                <w:sz w:val="20"/>
                <w:szCs w:val="20"/>
              </w:rPr>
            </w:pPr>
            <w:r>
              <w:rPr>
                <w:rFonts w:ascii="Times New Roman" w:hAnsi="Times New Roman" w:cs="Times New Roman"/>
                <w:b/>
                <w:sz w:val="20"/>
                <w:szCs w:val="20"/>
              </w:rPr>
              <w:t>from_node_id</w:t>
            </w:r>
          </w:p>
        </w:tc>
        <w:tc>
          <w:tcPr>
            <w:tcW w:w="1237" w:type="dxa"/>
            <w:shd w:val="clear" w:color="auto" w:fill="auto"/>
            <w:noWrap/>
            <w:vAlign w:val="center"/>
          </w:tcPr>
          <w:p w14:paraId="0B9ED7C9" w14:textId="77777777" w:rsidR="004D2C35" w:rsidRDefault="008F2B5A">
            <w:pPr>
              <w:widowControl/>
              <w:rPr>
                <w:rFonts w:ascii="Times New Roman" w:hAnsi="Times New Roman" w:cs="Times New Roman"/>
                <w:b/>
                <w:sz w:val="20"/>
                <w:szCs w:val="20"/>
              </w:rPr>
            </w:pPr>
            <w:r>
              <w:rPr>
                <w:rFonts w:ascii="Times New Roman" w:hAnsi="Times New Roman" w:cs="Times New Roman"/>
                <w:b/>
                <w:sz w:val="20"/>
                <w:szCs w:val="20"/>
              </w:rPr>
              <w:t>to_node_id</w:t>
            </w:r>
          </w:p>
        </w:tc>
        <w:tc>
          <w:tcPr>
            <w:tcW w:w="1332" w:type="dxa"/>
            <w:shd w:val="clear" w:color="auto" w:fill="auto"/>
            <w:noWrap/>
            <w:vAlign w:val="center"/>
          </w:tcPr>
          <w:p w14:paraId="67C8E2DA" w14:textId="77777777" w:rsidR="004D2C35" w:rsidRDefault="008F2B5A">
            <w:pPr>
              <w:widowControl/>
              <w:rPr>
                <w:rFonts w:ascii="Times New Roman" w:hAnsi="Times New Roman" w:cs="Times New Roman"/>
                <w:b/>
                <w:sz w:val="20"/>
                <w:szCs w:val="20"/>
              </w:rPr>
            </w:pPr>
            <w:r>
              <w:rPr>
                <w:rFonts w:ascii="Times New Roman" w:hAnsi="Times New Roman" w:cs="Times New Roman"/>
                <w:b/>
                <w:sz w:val="20"/>
                <w:szCs w:val="20"/>
              </w:rPr>
              <w:t>time_period</w:t>
            </w:r>
          </w:p>
        </w:tc>
        <w:tc>
          <w:tcPr>
            <w:tcW w:w="1029" w:type="dxa"/>
            <w:shd w:val="clear" w:color="auto" w:fill="auto"/>
            <w:noWrap/>
            <w:vAlign w:val="center"/>
          </w:tcPr>
          <w:p w14:paraId="20B3C52D" w14:textId="77777777" w:rsidR="004D2C35" w:rsidRDefault="008F2B5A">
            <w:pPr>
              <w:widowControl/>
              <w:rPr>
                <w:rFonts w:ascii="Times New Roman" w:hAnsi="Times New Roman" w:cs="Times New Roman"/>
                <w:b/>
                <w:sz w:val="20"/>
                <w:szCs w:val="20"/>
              </w:rPr>
            </w:pPr>
            <w:r>
              <w:rPr>
                <w:rFonts w:ascii="Times New Roman" w:hAnsi="Times New Roman" w:cs="Times New Roman"/>
                <w:b/>
                <w:sz w:val="20"/>
                <w:szCs w:val="20"/>
              </w:rPr>
              <w:t>volume</w:t>
            </w:r>
          </w:p>
        </w:tc>
        <w:tc>
          <w:tcPr>
            <w:tcW w:w="1273" w:type="dxa"/>
            <w:shd w:val="clear" w:color="auto" w:fill="auto"/>
            <w:noWrap/>
            <w:vAlign w:val="center"/>
          </w:tcPr>
          <w:p w14:paraId="2BA00C1E" w14:textId="77777777" w:rsidR="004D2C35" w:rsidRDefault="008F2B5A">
            <w:pPr>
              <w:widowControl/>
              <w:rPr>
                <w:rFonts w:ascii="Times New Roman" w:hAnsi="Times New Roman" w:cs="Times New Roman"/>
                <w:b/>
                <w:sz w:val="20"/>
                <w:szCs w:val="20"/>
              </w:rPr>
            </w:pPr>
            <w:r>
              <w:rPr>
                <w:rFonts w:ascii="Times New Roman" w:hAnsi="Times New Roman" w:cs="Times New Roman"/>
                <w:b/>
                <w:sz w:val="20"/>
                <w:szCs w:val="20"/>
              </w:rPr>
              <w:t>travel_time</w:t>
            </w:r>
          </w:p>
        </w:tc>
        <w:tc>
          <w:tcPr>
            <w:tcW w:w="816" w:type="dxa"/>
            <w:shd w:val="clear" w:color="auto" w:fill="auto"/>
            <w:noWrap/>
            <w:vAlign w:val="center"/>
          </w:tcPr>
          <w:p w14:paraId="35FD9A4A" w14:textId="77777777" w:rsidR="004D2C35" w:rsidRDefault="008F2B5A">
            <w:pPr>
              <w:widowControl/>
              <w:rPr>
                <w:rFonts w:ascii="Times New Roman" w:hAnsi="Times New Roman" w:cs="Times New Roman"/>
                <w:b/>
                <w:sz w:val="20"/>
                <w:szCs w:val="20"/>
              </w:rPr>
            </w:pPr>
            <w:r>
              <w:rPr>
                <w:rFonts w:ascii="Times New Roman" w:hAnsi="Times New Roman" w:cs="Times New Roman"/>
                <w:b/>
                <w:sz w:val="20"/>
                <w:szCs w:val="20"/>
              </w:rPr>
              <w:t>speed</w:t>
            </w:r>
          </w:p>
        </w:tc>
        <w:tc>
          <w:tcPr>
            <w:tcW w:w="743" w:type="dxa"/>
            <w:shd w:val="clear" w:color="auto" w:fill="auto"/>
            <w:noWrap/>
            <w:vAlign w:val="center"/>
          </w:tcPr>
          <w:p w14:paraId="5D14D5FC" w14:textId="77777777" w:rsidR="004D2C35" w:rsidRDefault="008F2B5A">
            <w:pPr>
              <w:widowControl/>
              <w:rPr>
                <w:rFonts w:ascii="Times New Roman" w:hAnsi="Times New Roman" w:cs="Times New Roman"/>
                <w:b/>
                <w:sz w:val="20"/>
                <w:szCs w:val="20"/>
              </w:rPr>
            </w:pPr>
            <w:r>
              <w:rPr>
                <w:rFonts w:ascii="Times New Roman" w:hAnsi="Times New Roman" w:cs="Times New Roman"/>
                <w:b/>
                <w:sz w:val="20"/>
                <w:szCs w:val="20"/>
              </w:rPr>
              <w:t>VOC</w:t>
            </w:r>
          </w:p>
        </w:tc>
        <w:tc>
          <w:tcPr>
            <w:tcW w:w="1581" w:type="dxa"/>
            <w:shd w:val="clear" w:color="auto" w:fill="auto"/>
            <w:noWrap/>
            <w:vAlign w:val="center"/>
          </w:tcPr>
          <w:p w14:paraId="0361FADE" w14:textId="77777777" w:rsidR="004D2C35" w:rsidRDefault="008F2B5A">
            <w:pPr>
              <w:widowControl/>
              <w:jc w:val="center"/>
              <w:rPr>
                <w:rFonts w:ascii="Times New Roman" w:hAnsi="Times New Roman" w:cs="Times New Roman"/>
                <w:b/>
                <w:sz w:val="20"/>
                <w:szCs w:val="20"/>
              </w:rPr>
            </w:pPr>
            <w:r>
              <w:rPr>
                <w:rFonts w:ascii="Times New Roman" w:hAnsi="Times New Roman" w:cs="Times New Roman"/>
                <w:b/>
                <w:sz w:val="20"/>
                <w:szCs w:val="20"/>
              </w:rPr>
              <w:t>notes</w:t>
            </w:r>
          </w:p>
        </w:tc>
      </w:tr>
      <w:tr w:rsidR="004D2C35" w14:paraId="68C812BF" w14:textId="77777777">
        <w:trPr>
          <w:trHeight w:val="138"/>
        </w:trPr>
        <w:tc>
          <w:tcPr>
            <w:tcW w:w="1399" w:type="dxa"/>
            <w:shd w:val="clear" w:color="auto" w:fill="auto"/>
            <w:noWrap/>
            <w:vAlign w:val="center"/>
          </w:tcPr>
          <w:p w14:paraId="5283EEBE" w14:textId="77777777" w:rsidR="004D2C35" w:rsidRDefault="008F2B5A">
            <w:pPr>
              <w:widowControl/>
              <w:jc w:val="center"/>
              <w:rPr>
                <w:rFonts w:ascii="Times New Roman" w:hAnsi="Times New Roman" w:cs="Times New Roman"/>
                <w:sz w:val="20"/>
                <w:szCs w:val="20"/>
              </w:rPr>
            </w:pPr>
            <w:r>
              <w:rPr>
                <w:rFonts w:ascii="Times New Roman" w:hAnsi="Times New Roman" w:cs="Times New Roman"/>
                <w:sz w:val="20"/>
                <w:szCs w:val="20"/>
              </w:rPr>
              <w:t>1003</w:t>
            </w:r>
          </w:p>
        </w:tc>
        <w:tc>
          <w:tcPr>
            <w:tcW w:w="1506" w:type="dxa"/>
            <w:shd w:val="clear" w:color="auto" w:fill="auto"/>
            <w:noWrap/>
            <w:vAlign w:val="center"/>
          </w:tcPr>
          <w:p w14:paraId="2A6AD201" w14:textId="77777777" w:rsidR="004D2C35" w:rsidRDefault="008F2B5A">
            <w:pPr>
              <w:widowControl/>
              <w:jc w:val="center"/>
              <w:rPr>
                <w:rFonts w:ascii="Times New Roman" w:hAnsi="Times New Roman" w:cs="Times New Roman"/>
                <w:sz w:val="20"/>
                <w:szCs w:val="20"/>
              </w:rPr>
            </w:pPr>
            <w:r>
              <w:rPr>
                <w:rFonts w:ascii="Times New Roman" w:hAnsi="Times New Roman" w:cs="Times New Roman"/>
                <w:sz w:val="20"/>
                <w:szCs w:val="20"/>
              </w:rPr>
              <w:t>1</w:t>
            </w:r>
          </w:p>
        </w:tc>
        <w:tc>
          <w:tcPr>
            <w:tcW w:w="1237" w:type="dxa"/>
            <w:shd w:val="clear" w:color="auto" w:fill="auto"/>
            <w:noWrap/>
            <w:vAlign w:val="center"/>
          </w:tcPr>
          <w:p w14:paraId="5F07482D" w14:textId="77777777" w:rsidR="004D2C35" w:rsidRDefault="008F2B5A">
            <w:pPr>
              <w:widowControl/>
              <w:jc w:val="center"/>
              <w:rPr>
                <w:rFonts w:ascii="Times New Roman" w:hAnsi="Times New Roman" w:cs="Times New Roman"/>
                <w:sz w:val="20"/>
                <w:szCs w:val="20"/>
              </w:rPr>
            </w:pPr>
            <w:r>
              <w:rPr>
                <w:rFonts w:ascii="Times New Roman" w:hAnsi="Times New Roman" w:cs="Times New Roman"/>
                <w:sz w:val="20"/>
                <w:szCs w:val="20"/>
              </w:rPr>
              <w:t>3</w:t>
            </w:r>
          </w:p>
        </w:tc>
        <w:tc>
          <w:tcPr>
            <w:tcW w:w="1332" w:type="dxa"/>
            <w:shd w:val="clear" w:color="auto" w:fill="auto"/>
            <w:noWrap/>
            <w:vAlign w:val="center"/>
          </w:tcPr>
          <w:p w14:paraId="3568E20E" w14:textId="77777777" w:rsidR="004D2C35" w:rsidRDefault="008F2B5A">
            <w:pPr>
              <w:widowControl/>
              <w:jc w:val="center"/>
              <w:rPr>
                <w:rFonts w:ascii="Times New Roman" w:hAnsi="Times New Roman" w:cs="Times New Roman"/>
                <w:sz w:val="20"/>
                <w:szCs w:val="20"/>
              </w:rPr>
            </w:pPr>
            <w:r>
              <w:rPr>
                <w:rFonts w:ascii="Times New Roman" w:hAnsi="Times New Roman" w:cs="Times New Roman"/>
                <w:sz w:val="20"/>
                <w:szCs w:val="20"/>
              </w:rPr>
              <w:t>0700_0800</w:t>
            </w:r>
          </w:p>
        </w:tc>
        <w:tc>
          <w:tcPr>
            <w:tcW w:w="1029" w:type="dxa"/>
            <w:shd w:val="clear" w:color="auto" w:fill="auto"/>
            <w:noWrap/>
            <w:vAlign w:val="center"/>
          </w:tcPr>
          <w:p w14:paraId="13B508A8" w14:textId="77777777" w:rsidR="004D2C35" w:rsidRDefault="008F2B5A">
            <w:pPr>
              <w:widowControl/>
              <w:jc w:val="center"/>
              <w:rPr>
                <w:rFonts w:ascii="Times New Roman" w:hAnsi="Times New Roman" w:cs="Times New Roman"/>
                <w:sz w:val="20"/>
                <w:szCs w:val="20"/>
              </w:rPr>
            </w:pPr>
            <w:r>
              <w:rPr>
                <w:rFonts w:ascii="Times New Roman" w:hAnsi="Times New Roman" w:cs="Times New Roman"/>
                <w:sz w:val="20"/>
                <w:szCs w:val="20"/>
              </w:rPr>
              <w:t>5447.848</w:t>
            </w:r>
          </w:p>
        </w:tc>
        <w:tc>
          <w:tcPr>
            <w:tcW w:w="1273" w:type="dxa"/>
            <w:shd w:val="clear" w:color="auto" w:fill="auto"/>
            <w:noWrap/>
            <w:vAlign w:val="center"/>
          </w:tcPr>
          <w:p w14:paraId="2319D925" w14:textId="77777777" w:rsidR="004D2C35" w:rsidRDefault="008F2B5A">
            <w:pPr>
              <w:widowControl/>
              <w:jc w:val="center"/>
              <w:rPr>
                <w:rFonts w:ascii="Times New Roman" w:hAnsi="Times New Roman" w:cs="Times New Roman"/>
                <w:sz w:val="20"/>
                <w:szCs w:val="20"/>
              </w:rPr>
            </w:pPr>
            <w:r>
              <w:rPr>
                <w:rFonts w:ascii="Times New Roman" w:hAnsi="Times New Roman" w:cs="Times New Roman"/>
                <w:sz w:val="20"/>
                <w:szCs w:val="20"/>
              </w:rPr>
              <w:t>30.322</w:t>
            </w:r>
          </w:p>
        </w:tc>
        <w:tc>
          <w:tcPr>
            <w:tcW w:w="816" w:type="dxa"/>
            <w:shd w:val="clear" w:color="auto" w:fill="auto"/>
            <w:noWrap/>
            <w:vAlign w:val="center"/>
          </w:tcPr>
          <w:p w14:paraId="31AC1830" w14:textId="77777777" w:rsidR="004D2C35" w:rsidRDefault="008F2B5A">
            <w:pPr>
              <w:widowControl/>
              <w:jc w:val="center"/>
              <w:rPr>
                <w:rFonts w:ascii="Times New Roman" w:hAnsi="Times New Roman" w:cs="Times New Roman"/>
                <w:sz w:val="20"/>
                <w:szCs w:val="20"/>
              </w:rPr>
            </w:pPr>
            <w:r>
              <w:rPr>
                <w:rFonts w:ascii="Times New Roman" w:hAnsi="Times New Roman" w:cs="Times New Roman"/>
                <w:sz w:val="20"/>
                <w:szCs w:val="20"/>
              </w:rPr>
              <w:t>39.575</w:t>
            </w:r>
          </w:p>
        </w:tc>
        <w:tc>
          <w:tcPr>
            <w:tcW w:w="743" w:type="dxa"/>
            <w:shd w:val="clear" w:color="auto" w:fill="auto"/>
            <w:noWrap/>
            <w:vAlign w:val="center"/>
          </w:tcPr>
          <w:p w14:paraId="3228C8AC" w14:textId="77777777" w:rsidR="004D2C35" w:rsidRDefault="008F2B5A">
            <w:pPr>
              <w:widowControl/>
              <w:jc w:val="center"/>
              <w:rPr>
                <w:rFonts w:ascii="Times New Roman" w:hAnsi="Times New Roman" w:cs="Times New Roman"/>
                <w:sz w:val="20"/>
                <w:szCs w:val="20"/>
              </w:rPr>
            </w:pPr>
            <w:r>
              <w:rPr>
                <w:rFonts w:ascii="Times New Roman" w:hAnsi="Times New Roman" w:cs="Times New Roman"/>
                <w:sz w:val="20"/>
                <w:szCs w:val="20"/>
              </w:rPr>
              <w:t>1.362</w:t>
            </w:r>
          </w:p>
        </w:tc>
        <w:tc>
          <w:tcPr>
            <w:tcW w:w="1581" w:type="dxa"/>
            <w:shd w:val="clear" w:color="auto" w:fill="auto"/>
            <w:noWrap/>
            <w:vAlign w:val="center"/>
          </w:tcPr>
          <w:p w14:paraId="61A74327" w14:textId="77777777" w:rsidR="004D2C35" w:rsidRDefault="008F2B5A">
            <w:pPr>
              <w:widowControl/>
              <w:jc w:val="center"/>
              <w:rPr>
                <w:rFonts w:ascii="Times New Roman" w:hAnsi="Times New Roman" w:cs="Times New Roman"/>
                <w:sz w:val="20"/>
                <w:szCs w:val="20"/>
              </w:rPr>
            </w:pPr>
            <w:r>
              <w:rPr>
                <w:rFonts w:ascii="Times New Roman" w:hAnsi="Times New Roman" w:cs="Times New Roman"/>
                <w:sz w:val="20"/>
                <w:szCs w:val="20"/>
              </w:rPr>
              <w:t>period-based</w:t>
            </w:r>
          </w:p>
        </w:tc>
      </w:tr>
      <w:tr w:rsidR="004D2C35" w14:paraId="667F1574" w14:textId="77777777">
        <w:trPr>
          <w:trHeight w:val="138"/>
        </w:trPr>
        <w:tc>
          <w:tcPr>
            <w:tcW w:w="1399" w:type="dxa"/>
            <w:shd w:val="clear" w:color="auto" w:fill="auto"/>
            <w:noWrap/>
            <w:vAlign w:val="center"/>
          </w:tcPr>
          <w:p w14:paraId="5E841296" w14:textId="77777777" w:rsidR="004D2C35" w:rsidRDefault="008F2B5A">
            <w:pPr>
              <w:widowControl/>
              <w:jc w:val="center"/>
              <w:rPr>
                <w:rFonts w:ascii="Times New Roman" w:hAnsi="Times New Roman" w:cs="Times New Roman"/>
                <w:sz w:val="20"/>
                <w:szCs w:val="20"/>
              </w:rPr>
            </w:pPr>
            <w:r>
              <w:rPr>
                <w:rFonts w:ascii="Times New Roman" w:hAnsi="Times New Roman" w:cs="Times New Roman"/>
                <w:sz w:val="20"/>
                <w:szCs w:val="20"/>
              </w:rPr>
              <w:t>3002</w:t>
            </w:r>
          </w:p>
        </w:tc>
        <w:tc>
          <w:tcPr>
            <w:tcW w:w="1506" w:type="dxa"/>
            <w:shd w:val="clear" w:color="auto" w:fill="auto"/>
            <w:noWrap/>
            <w:vAlign w:val="center"/>
          </w:tcPr>
          <w:p w14:paraId="0BC9DF3C" w14:textId="77777777" w:rsidR="004D2C35" w:rsidRDefault="008F2B5A">
            <w:pPr>
              <w:widowControl/>
              <w:jc w:val="center"/>
              <w:rPr>
                <w:rFonts w:ascii="Times New Roman" w:hAnsi="Times New Roman" w:cs="Times New Roman"/>
                <w:sz w:val="20"/>
                <w:szCs w:val="20"/>
              </w:rPr>
            </w:pPr>
            <w:r>
              <w:rPr>
                <w:rFonts w:ascii="Times New Roman" w:hAnsi="Times New Roman" w:cs="Times New Roman"/>
                <w:sz w:val="20"/>
                <w:szCs w:val="20"/>
              </w:rPr>
              <w:t>3</w:t>
            </w:r>
          </w:p>
        </w:tc>
        <w:tc>
          <w:tcPr>
            <w:tcW w:w="1237" w:type="dxa"/>
            <w:shd w:val="clear" w:color="auto" w:fill="auto"/>
            <w:noWrap/>
            <w:vAlign w:val="center"/>
          </w:tcPr>
          <w:p w14:paraId="5A85B2FF" w14:textId="77777777" w:rsidR="004D2C35" w:rsidRDefault="008F2B5A">
            <w:pPr>
              <w:widowControl/>
              <w:jc w:val="center"/>
              <w:rPr>
                <w:rFonts w:ascii="Times New Roman" w:hAnsi="Times New Roman" w:cs="Times New Roman"/>
                <w:sz w:val="20"/>
                <w:szCs w:val="20"/>
              </w:rPr>
            </w:pPr>
            <w:r>
              <w:rPr>
                <w:rFonts w:ascii="Times New Roman" w:hAnsi="Times New Roman" w:cs="Times New Roman"/>
                <w:sz w:val="20"/>
                <w:szCs w:val="20"/>
              </w:rPr>
              <w:t>2</w:t>
            </w:r>
          </w:p>
        </w:tc>
        <w:tc>
          <w:tcPr>
            <w:tcW w:w="1332" w:type="dxa"/>
            <w:shd w:val="clear" w:color="auto" w:fill="auto"/>
            <w:noWrap/>
            <w:vAlign w:val="center"/>
          </w:tcPr>
          <w:p w14:paraId="5630D54D" w14:textId="77777777" w:rsidR="004D2C35" w:rsidRDefault="008F2B5A">
            <w:pPr>
              <w:widowControl/>
              <w:jc w:val="center"/>
              <w:rPr>
                <w:rFonts w:ascii="Times New Roman" w:hAnsi="Times New Roman" w:cs="Times New Roman"/>
                <w:sz w:val="20"/>
                <w:szCs w:val="20"/>
              </w:rPr>
            </w:pPr>
            <w:r>
              <w:rPr>
                <w:rFonts w:ascii="Times New Roman" w:hAnsi="Times New Roman" w:cs="Times New Roman"/>
                <w:sz w:val="20"/>
                <w:szCs w:val="20"/>
              </w:rPr>
              <w:t>0700_0800</w:t>
            </w:r>
          </w:p>
        </w:tc>
        <w:tc>
          <w:tcPr>
            <w:tcW w:w="1029" w:type="dxa"/>
            <w:shd w:val="clear" w:color="auto" w:fill="auto"/>
            <w:noWrap/>
            <w:vAlign w:val="center"/>
          </w:tcPr>
          <w:p w14:paraId="2A73BDB2" w14:textId="77777777" w:rsidR="004D2C35" w:rsidRDefault="008F2B5A">
            <w:pPr>
              <w:widowControl/>
              <w:jc w:val="center"/>
              <w:rPr>
                <w:rFonts w:ascii="Times New Roman" w:hAnsi="Times New Roman" w:cs="Times New Roman"/>
                <w:sz w:val="20"/>
                <w:szCs w:val="20"/>
              </w:rPr>
            </w:pPr>
            <w:r>
              <w:rPr>
                <w:rFonts w:ascii="Times New Roman" w:hAnsi="Times New Roman" w:cs="Times New Roman"/>
                <w:sz w:val="20"/>
                <w:szCs w:val="20"/>
              </w:rPr>
              <w:t>5447.848</w:t>
            </w:r>
          </w:p>
        </w:tc>
        <w:tc>
          <w:tcPr>
            <w:tcW w:w="1273" w:type="dxa"/>
            <w:shd w:val="clear" w:color="auto" w:fill="auto"/>
            <w:noWrap/>
            <w:vAlign w:val="center"/>
          </w:tcPr>
          <w:p w14:paraId="35411D85" w14:textId="77777777" w:rsidR="004D2C35" w:rsidRDefault="008F2B5A">
            <w:pPr>
              <w:widowControl/>
              <w:jc w:val="center"/>
              <w:rPr>
                <w:rFonts w:ascii="Times New Roman" w:hAnsi="Times New Roman" w:cs="Times New Roman"/>
                <w:sz w:val="20"/>
                <w:szCs w:val="20"/>
              </w:rPr>
            </w:pPr>
            <w:r>
              <w:rPr>
                <w:rFonts w:ascii="Times New Roman" w:hAnsi="Times New Roman" w:cs="Times New Roman"/>
                <w:sz w:val="20"/>
                <w:szCs w:val="20"/>
              </w:rPr>
              <w:t>0</w:t>
            </w:r>
          </w:p>
        </w:tc>
        <w:tc>
          <w:tcPr>
            <w:tcW w:w="816" w:type="dxa"/>
            <w:shd w:val="clear" w:color="auto" w:fill="auto"/>
            <w:noWrap/>
            <w:vAlign w:val="center"/>
          </w:tcPr>
          <w:p w14:paraId="1E165893" w14:textId="77777777" w:rsidR="004D2C35" w:rsidRDefault="008F2B5A">
            <w:pPr>
              <w:widowControl/>
              <w:ind w:left="288"/>
              <w:jc w:val="center"/>
              <w:rPr>
                <w:rFonts w:ascii="Times New Roman" w:hAnsi="Times New Roman" w:cs="Times New Roman"/>
                <w:sz w:val="20"/>
                <w:szCs w:val="20"/>
              </w:rPr>
            </w:pPr>
            <w:r>
              <w:rPr>
                <w:rFonts w:ascii="Times New Roman" w:hAnsi="Times New Roman" w:cs="Times New Roman"/>
                <w:sz w:val="20"/>
                <w:szCs w:val="20"/>
              </w:rPr>
              <w:t>0</w:t>
            </w:r>
          </w:p>
        </w:tc>
        <w:tc>
          <w:tcPr>
            <w:tcW w:w="743" w:type="dxa"/>
            <w:shd w:val="clear" w:color="auto" w:fill="auto"/>
            <w:noWrap/>
            <w:vAlign w:val="center"/>
          </w:tcPr>
          <w:p w14:paraId="5A50D066" w14:textId="77777777" w:rsidR="004D2C35" w:rsidRDefault="008F2B5A">
            <w:pPr>
              <w:widowControl/>
              <w:jc w:val="center"/>
              <w:rPr>
                <w:rFonts w:ascii="Times New Roman" w:hAnsi="Times New Roman" w:cs="Times New Roman"/>
                <w:sz w:val="20"/>
                <w:szCs w:val="20"/>
              </w:rPr>
            </w:pPr>
            <w:r>
              <w:rPr>
                <w:rFonts w:ascii="Times New Roman" w:hAnsi="Times New Roman" w:cs="Times New Roman"/>
                <w:sz w:val="20"/>
                <w:szCs w:val="20"/>
              </w:rPr>
              <w:t>1.362</w:t>
            </w:r>
          </w:p>
        </w:tc>
        <w:tc>
          <w:tcPr>
            <w:tcW w:w="1581" w:type="dxa"/>
            <w:shd w:val="clear" w:color="auto" w:fill="auto"/>
            <w:noWrap/>
            <w:vAlign w:val="center"/>
          </w:tcPr>
          <w:p w14:paraId="6957C074" w14:textId="77777777" w:rsidR="004D2C35" w:rsidRDefault="008F2B5A">
            <w:pPr>
              <w:widowControl/>
              <w:jc w:val="center"/>
              <w:rPr>
                <w:rFonts w:ascii="Times New Roman" w:hAnsi="Times New Roman" w:cs="Times New Roman"/>
                <w:sz w:val="20"/>
                <w:szCs w:val="20"/>
              </w:rPr>
            </w:pPr>
            <w:r>
              <w:rPr>
                <w:rFonts w:ascii="Times New Roman" w:hAnsi="Times New Roman" w:cs="Times New Roman"/>
                <w:sz w:val="20"/>
                <w:szCs w:val="20"/>
              </w:rPr>
              <w:t>period-based</w:t>
            </w:r>
          </w:p>
        </w:tc>
      </w:tr>
      <w:tr w:rsidR="004D2C35" w14:paraId="0A221BE1" w14:textId="77777777">
        <w:trPr>
          <w:trHeight w:val="138"/>
        </w:trPr>
        <w:tc>
          <w:tcPr>
            <w:tcW w:w="1399" w:type="dxa"/>
            <w:shd w:val="clear" w:color="auto" w:fill="auto"/>
            <w:noWrap/>
            <w:vAlign w:val="center"/>
          </w:tcPr>
          <w:p w14:paraId="3466F1E3" w14:textId="77777777" w:rsidR="004D2C35" w:rsidRDefault="008F2B5A">
            <w:pPr>
              <w:widowControl/>
              <w:jc w:val="center"/>
              <w:rPr>
                <w:rFonts w:ascii="Times New Roman" w:hAnsi="Times New Roman" w:cs="Times New Roman"/>
                <w:sz w:val="20"/>
                <w:szCs w:val="20"/>
              </w:rPr>
            </w:pPr>
            <w:r>
              <w:rPr>
                <w:rFonts w:ascii="Times New Roman" w:hAnsi="Times New Roman" w:cs="Times New Roman"/>
                <w:sz w:val="20"/>
                <w:szCs w:val="20"/>
              </w:rPr>
              <w:t>1004</w:t>
            </w:r>
          </w:p>
        </w:tc>
        <w:tc>
          <w:tcPr>
            <w:tcW w:w="1506" w:type="dxa"/>
            <w:shd w:val="clear" w:color="auto" w:fill="auto"/>
            <w:noWrap/>
            <w:vAlign w:val="center"/>
          </w:tcPr>
          <w:p w14:paraId="6C5A56C5" w14:textId="77777777" w:rsidR="004D2C35" w:rsidRDefault="008F2B5A">
            <w:pPr>
              <w:widowControl/>
              <w:jc w:val="center"/>
              <w:rPr>
                <w:rFonts w:ascii="Times New Roman" w:hAnsi="Times New Roman" w:cs="Times New Roman"/>
                <w:sz w:val="20"/>
                <w:szCs w:val="20"/>
              </w:rPr>
            </w:pPr>
            <w:r>
              <w:rPr>
                <w:rFonts w:ascii="Times New Roman" w:hAnsi="Times New Roman" w:cs="Times New Roman"/>
                <w:sz w:val="20"/>
                <w:szCs w:val="20"/>
              </w:rPr>
              <w:t>1</w:t>
            </w:r>
          </w:p>
        </w:tc>
        <w:tc>
          <w:tcPr>
            <w:tcW w:w="1237" w:type="dxa"/>
            <w:shd w:val="clear" w:color="auto" w:fill="auto"/>
            <w:noWrap/>
            <w:vAlign w:val="center"/>
          </w:tcPr>
          <w:p w14:paraId="60BFC471" w14:textId="77777777" w:rsidR="004D2C35" w:rsidRDefault="008F2B5A">
            <w:pPr>
              <w:widowControl/>
              <w:jc w:val="center"/>
              <w:rPr>
                <w:rFonts w:ascii="Times New Roman" w:hAnsi="Times New Roman" w:cs="Times New Roman"/>
                <w:sz w:val="20"/>
                <w:szCs w:val="20"/>
              </w:rPr>
            </w:pPr>
            <w:r>
              <w:rPr>
                <w:rFonts w:ascii="Times New Roman" w:hAnsi="Times New Roman" w:cs="Times New Roman"/>
                <w:sz w:val="20"/>
                <w:szCs w:val="20"/>
              </w:rPr>
              <w:t>4</w:t>
            </w:r>
          </w:p>
        </w:tc>
        <w:tc>
          <w:tcPr>
            <w:tcW w:w="1332" w:type="dxa"/>
            <w:shd w:val="clear" w:color="auto" w:fill="auto"/>
            <w:noWrap/>
            <w:vAlign w:val="center"/>
          </w:tcPr>
          <w:p w14:paraId="37E00D13" w14:textId="77777777" w:rsidR="004D2C35" w:rsidRDefault="008F2B5A">
            <w:pPr>
              <w:widowControl/>
              <w:jc w:val="center"/>
              <w:rPr>
                <w:rFonts w:ascii="Times New Roman" w:hAnsi="Times New Roman" w:cs="Times New Roman"/>
                <w:sz w:val="20"/>
                <w:szCs w:val="20"/>
              </w:rPr>
            </w:pPr>
            <w:r>
              <w:rPr>
                <w:rFonts w:ascii="Times New Roman" w:hAnsi="Times New Roman" w:cs="Times New Roman"/>
                <w:sz w:val="20"/>
                <w:szCs w:val="20"/>
              </w:rPr>
              <w:t>0700_0800</w:t>
            </w:r>
          </w:p>
        </w:tc>
        <w:tc>
          <w:tcPr>
            <w:tcW w:w="1029" w:type="dxa"/>
            <w:shd w:val="clear" w:color="auto" w:fill="auto"/>
            <w:noWrap/>
            <w:vAlign w:val="center"/>
          </w:tcPr>
          <w:p w14:paraId="29626C91" w14:textId="77777777" w:rsidR="004D2C35" w:rsidRDefault="008F2B5A">
            <w:pPr>
              <w:widowControl/>
              <w:jc w:val="center"/>
              <w:rPr>
                <w:rFonts w:ascii="Times New Roman" w:hAnsi="Times New Roman" w:cs="Times New Roman"/>
                <w:sz w:val="20"/>
                <w:szCs w:val="20"/>
              </w:rPr>
            </w:pPr>
            <w:r>
              <w:rPr>
                <w:rFonts w:ascii="Times New Roman" w:hAnsi="Times New Roman" w:cs="Times New Roman"/>
                <w:sz w:val="20"/>
                <w:szCs w:val="20"/>
              </w:rPr>
              <w:t>1552.149</w:t>
            </w:r>
          </w:p>
        </w:tc>
        <w:tc>
          <w:tcPr>
            <w:tcW w:w="1273" w:type="dxa"/>
            <w:shd w:val="clear" w:color="auto" w:fill="auto"/>
            <w:noWrap/>
            <w:vAlign w:val="center"/>
          </w:tcPr>
          <w:p w14:paraId="3FEBC846" w14:textId="77777777" w:rsidR="004D2C35" w:rsidRDefault="008F2B5A">
            <w:pPr>
              <w:widowControl/>
              <w:jc w:val="center"/>
              <w:rPr>
                <w:rFonts w:ascii="Times New Roman" w:hAnsi="Times New Roman" w:cs="Times New Roman"/>
                <w:sz w:val="20"/>
                <w:szCs w:val="20"/>
              </w:rPr>
            </w:pPr>
            <w:r>
              <w:rPr>
                <w:rFonts w:ascii="Times New Roman" w:hAnsi="Times New Roman" w:cs="Times New Roman"/>
                <w:sz w:val="20"/>
                <w:szCs w:val="20"/>
              </w:rPr>
              <w:t>30.322</w:t>
            </w:r>
          </w:p>
        </w:tc>
        <w:tc>
          <w:tcPr>
            <w:tcW w:w="816" w:type="dxa"/>
            <w:shd w:val="clear" w:color="auto" w:fill="auto"/>
            <w:noWrap/>
            <w:vAlign w:val="center"/>
          </w:tcPr>
          <w:p w14:paraId="536EF7DA" w14:textId="77777777" w:rsidR="004D2C35" w:rsidRDefault="008F2B5A">
            <w:pPr>
              <w:widowControl/>
              <w:jc w:val="center"/>
              <w:rPr>
                <w:rFonts w:ascii="Times New Roman" w:hAnsi="Times New Roman" w:cs="Times New Roman"/>
                <w:sz w:val="20"/>
                <w:szCs w:val="20"/>
              </w:rPr>
            </w:pPr>
            <w:r>
              <w:rPr>
                <w:rFonts w:ascii="Times New Roman" w:hAnsi="Times New Roman" w:cs="Times New Roman"/>
                <w:sz w:val="20"/>
                <w:szCs w:val="20"/>
              </w:rPr>
              <w:t>59.362</w:t>
            </w:r>
          </w:p>
        </w:tc>
        <w:tc>
          <w:tcPr>
            <w:tcW w:w="743" w:type="dxa"/>
            <w:shd w:val="clear" w:color="auto" w:fill="auto"/>
            <w:noWrap/>
            <w:vAlign w:val="center"/>
          </w:tcPr>
          <w:p w14:paraId="6327388A" w14:textId="77777777" w:rsidR="004D2C35" w:rsidRDefault="008F2B5A">
            <w:pPr>
              <w:widowControl/>
              <w:jc w:val="center"/>
              <w:rPr>
                <w:rFonts w:ascii="Times New Roman" w:hAnsi="Times New Roman" w:cs="Times New Roman"/>
                <w:sz w:val="20"/>
                <w:szCs w:val="20"/>
              </w:rPr>
            </w:pPr>
            <w:r>
              <w:rPr>
                <w:rFonts w:ascii="Times New Roman" w:hAnsi="Times New Roman" w:cs="Times New Roman"/>
                <w:sz w:val="20"/>
                <w:szCs w:val="20"/>
              </w:rPr>
              <w:t>0.517</w:t>
            </w:r>
          </w:p>
        </w:tc>
        <w:tc>
          <w:tcPr>
            <w:tcW w:w="1581" w:type="dxa"/>
            <w:shd w:val="clear" w:color="auto" w:fill="auto"/>
            <w:noWrap/>
            <w:vAlign w:val="center"/>
          </w:tcPr>
          <w:p w14:paraId="72B0F7DF" w14:textId="77777777" w:rsidR="004D2C35" w:rsidRDefault="008F2B5A">
            <w:pPr>
              <w:widowControl/>
              <w:jc w:val="center"/>
              <w:rPr>
                <w:rFonts w:ascii="Times New Roman" w:hAnsi="Times New Roman" w:cs="Times New Roman"/>
                <w:sz w:val="20"/>
                <w:szCs w:val="20"/>
              </w:rPr>
            </w:pPr>
            <w:r>
              <w:rPr>
                <w:rFonts w:ascii="Times New Roman" w:hAnsi="Times New Roman" w:cs="Times New Roman"/>
                <w:sz w:val="20"/>
                <w:szCs w:val="20"/>
              </w:rPr>
              <w:t>period-based</w:t>
            </w:r>
          </w:p>
        </w:tc>
      </w:tr>
      <w:tr w:rsidR="004D2C35" w14:paraId="038D83D7" w14:textId="77777777">
        <w:trPr>
          <w:trHeight w:val="138"/>
        </w:trPr>
        <w:tc>
          <w:tcPr>
            <w:tcW w:w="1399" w:type="dxa"/>
            <w:shd w:val="clear" w:color="auto" w:fill="auto"/>
            <w:noWrap/>
            <w:vAlign w:val="center"/>
          </w:tcPr>
          <w:p w14:paraId="59942F93" w14:textId="77777777" w:rsidR="004D2C35" w:rsidRDefault="008F2B5A">
            <w:pPr>
              <w:widowControl/>
              <w:jc w:val="center"/>
              <w:rPr>
                <w:rFonts w:ascii="Times New Roman" w:hAnsi="Times New Roman" w:cs="Times New Roman"/>
                <w:sz w:val="20"/>
                <w:szCs w:val="20"/>
              </w:rPr>
            </w:pPr>
            <w:r>
              <w:rPr>
                <w:rFonts w:ascii="Times New Roman" w:hAnsi="Times New Roman" w:cs="Times New Roman"/>
                <w:sz w:val="20"/>
                <w:szCs w:val="20"/>
              </w:rPr>
              <w:t>4002</w:t>
            </w:r>
          </w:p>
        </w:tc>
        <w:tc>
          <w:tcPr>
            <w:tcW w:w="1506" w:type="dxa"/>
            <w:shd w:val="clear" w:color="auto" w:fill="auto"/>
            <w:noWrap/>
            <w:vAlign w:val="center"/>
          </w:tcPr>
          <w:p w14:paraId="24F1F405" w14:textId="77777777" w:rsidR="004D2C35" w:rsidRDefault="008F2B5A">
            <w:pPr>
              <w:widowControl/>
              <w:jc w:val="center"/>
              <w:rPr>
                <w:rFonts w:ascii="Times New Roman" w:hAnsi="Times New Roman" w:cs="Times New Roman"/>
                <w:sz w:val="20"/>
                <w:szCs w:val="20"/>
              </w:rPr>
            </w:pPr>
            <w:r>
              <w:rPr>
                <w:rFonts w:ascii="Times New Roman" w:hAnsi="Times New Roman" w:cs="Times New Roman"/>
                <w:sz w:val="20"/>
                <w:szCs w:val="20"/>
              </w:rPr>
              <w:t>4</w:t>
            </w:r>
          </w:p>
        </w:tc>
        <w:tc>
          <w:tcPr>
            <w:tcW w:w="1237" w:type="dxa"/>
            <w:shd w:val="clear" w:color="auto" w:fill="auto"/>
            <w:noWrap/>
            <w:vAlign w:val="center"/>
          </w:tcPr>
          <w:p w14:paraId="712B2095" w14:textId="77777777" w:rsidR="004D2C35" w:rsidRDefault="008F2B5A">
            <w:pPr>
              <w:widowControl/>
              <w:jc w:val="center"/>
              <w:rPr>
                <w:rFonts w:ascii="Times New Roman" w:hAnsi="Times New Roman" w:cs="Times New Roman"/>
                <w:sz w:val="20"/>
                <w:szCs w:val="20"/>
              </w:rPr>
            </w:pPr>
            <w:r>
              <w:rPr>
                <w:rFonts w:ascii="Times New Roman" w:hAnsi="Times New Roman" w:cs="Times New Roman"/>
                <w:sz w:val="20"/>
                <w:szCs w:val="20"/>
              </w:rPr>
              <w:t>2</w:t>
            </w:r>
          </w:p>
        </w:tc>
        <w:tc>
          <w:tcPr>
            <w:tcW w:w="1332" w:type="dxa"/>
            <w:shd w:val="clear" w:color="auto" w:fill="auto"/>
            <w:noWrap/>
            <w:vAlign w:val="center"/>
          </w:tcPr>
          <w:p w14:paraId="1E8DD9E2" w14:textId="77777777" w:rsidR="004D2C35" w:rsidRDefault="008F2B5A">
            <w:pPr>
              <w:widowControl/>
              <w:jc w:val="center"/>
              <w:rPr>
                <w:rFonts w:ascii="Times New Roman" w:hAnsi="Times New Roman" w:cs="Times New Roman"/>
                <w:sz w:val="20"/>
                <w:szCs w:val="20"/>
              </w:rPr>
            </w:pPr>
            <w:r>
              <w:rPr>
                <w:rFonts w:ascii="Times New Roman" w:hAnsi="Times New Roman" w:cs="Times New Roman"/>
                <w:sz w:val="20"/>
                <w:szCs w:val="20"/>
              </w:rPr>
              <w:t>0700_0800</w:t>
            </w:r>
          </w:p>
        </w:tc>
        <w:tc>
          <w:tcPr>
            <w:tcW w:w="1029" w:type="dxa"/>
            <w:shd w:val="clear" w:color="auto" w:fill="auto"/>
            <w:noWrap/>
            <w:vAlign w:val="center"/>
          </w:tcPr>
          <w:p w14:paraId="42EC805A" w14:textId="77777777" w:rsidR="004D2C35" w:rsidRDefault="008F2B5A">
            <w:pPr>
              <w:widowControl/>
              <w:jc w:val="center"/>
              <w:rPr>
                <w:rFonts w:ascii="Times New Roman" w:hAnsi="Times New Roman" w:cs="Times New Roman"/>
                <w:sz w:val="20"/>
                <w:szCs w:val="20"/>
              </w:rPr>
            </w:pPr>
            <w:r>
              <w:rPr>
                <w:rFonts w:ascii="Times New Roman" w:hAnsi="Times New Roman" w:cs="Times New Roman"/>
                <w:sz w:val="20"/>
                <w:szCs w:val="20"/>
              </w:rPr>
              <w:t>1552.149</w:t>
            </w:r>
          </w:p>
        </w:tc>
        <w:tc>
          <w:tcPr>
            <w:tcW w:w="1273" w:type="dxa"/>
            <w:shd w:val="clear" w:color="auto" w:fill="auto"/>
            <w:noWrap/>
            <w:vAlign w:val="center"/>
          </w:tcPr>
          <w:p w14:paraId="0604E0F4" w14:textId="77777777" w:rsidR="004D2C35" w:rsidRDefault="008F2B5A">
            <w:pPr>
              <w:widowControl/>
              <w:jc w:val="center"/>
              <w:rPr>
                <w:rFonts w:ascii="Times New Roman" w:hAnsi="Times New Roman" w:cs="Times New Roman"/>
                <w:sz w:val="20"/>
                <w:szCs w:val="20"/>
              </w:rPr>
            </w:pPr>
            <w:r>
              <w:rPr>
                <w:rFonts w:ascii="Times New Roman" w:hAnsi="Times New Roman" w:cs="Times New Roman"/>
                <w:sz w:val="20"/>
                <w:szCs w:val="20"/>
              </w:rPr>
              <w:t>0</w:t>
            </w:r>
          </w:p>
        </w:tc>
        <w:tc>
          <w:tcPr>
            <w:tcW w:w="816" w:type="dxa"/>
            <w:shd w:val="clear" w:color="auto" w:fill="auto"/>
            <w:noWrap/>
            <w:vAlign w:val="center"/>
          </w:tcPr>
          <w:p w14:paraId="0436A578" w14:textId="77777777" w:rsidR="004D2C35" w:rsidRDefault="008F2B5A">
            <w:pPr>
              <w:widowControl/>
              <w:jc w:val="center"/>
              <w:rPr>
                <w:rFonts w:ascii="Times New Roman" w:hAnsi="Times New Roman" w:cs="Times New Roman"/>
                <w:sz w:val="20"/>
                <w:szCs w:val="20"/>
              </w:rPr>
            </w:pPr>
            <w:r>
              <w:rPr>
                <w:rFonts w:ascii="Times New Roman" w:hAnsi="Times New Roman" w:cs="Times New Roman"/>
                <w:sz w:val="20"/>
                <w:szCs w:val="20"/>
              </w:rPr>
              <w:t>0</w:t>
            </w:r>
          </w:p>
        </w:tc>
        <w:tc>
          <w:tcPr>
            <w:tcW w:w="743" w:type="dxa"/>
            <w:shd w:val="clear" w:color="auto" w:fill="auto"/>
            <w:noWrap/>
            <w:vAlign w:val="center"/>
          </w:tcPr>
          <w:p w14:paraId="3F76A23E" w14:textId="77777777" w:rsidR="004D2C35" w:rsidRDefault="008F2B5A">
            <w:pPr>
              <w:widowControl/>
              <w:jc w:val="center"/>
              <w:rPr>
                <w:rFonts w:ascii="Times New Roman" w:hAnsi="Times New Roman" w:cs="Times New Roman"/>
                <w:sz w:val="20"/>
                <w:szCs w:val="20"/>
              </w:rPr>
            </w:pPr>
            <w:r>
              <w:rPr>
                <w:rFonts w:ascii="Times New Roman" w:hAnsi="Times New Roman" w:cs="Times New Roman"/>
                <w:sz w:val="20"/>
                <w:szCs w:val="20"/>
              </w:rPr>
              <w:t>0.517</w:t>
            </w:r>
          </w:p>
        </w:tc>
        <w:tc>
          <w:tcPr>
            <w:tcW w:w="1581" w:type="dxa"/>
            <w:shd w:val="clear" w:color="auto" w:fill="auto"/>
            <w:noWrap/>
            <w:vAlign w:val="center"/>
          </w:tcPr>
          <w:p w14:paraId="453B0076" w14:textId="77777777" w:rsidR="004D2C35" w:rsidRDefault="008F2B5A">
            <w:pPr>
              <w:widowControl/>
              <w:jc w:val="center"/>
              <w:rPr>
                <w:rFonts w:ascii="Times New Roman" w:hAnsi="Times New Roman" w:cs="Times New Roman"/>
                <w:sz w:val="20"/>
                <w:szCs w:val="20"/>
              </w:rPr>
            </w:pPr>
            <w:r>
              <w:rPr>
                <w:rFonts w:ascii="Times New Roman" w:hAnsi="Times New Roman" w:cs="Times New Roman"/>
                <w:sz w:val="20"/>
                <w:szCs w:val="20"/>
              </w:rPr>
              <w:t>period-based</w:t>
            </w:r>
          </w:p>
        </w:tc>
      </w:tr>
    </w:tbl>
    <w:p w14:paraId="670781D4" w14:textId="77777777" w:rsidR="004D2C35" w:rsidRDefault="008F2B5A">
      <w:pPr>
        <w:pStyle w:val="ListParagraph"/>
        <w:ind w:left="288" w:firstLineChars="0" w:firstLine="0"/>
        <w:rPr>
          <w:rFonts w:ascii="Times New Roman" w:hAnsi="Times New Roman" w:cs="Times New Roman"/>
          <w:sz w:val="20"/>
          <w:szCs w:val="20"/>
        </w:rPr>
      </w:pPr>
      <w:r>
        <w:rPr>
          <w:rFonts w:ascii="Times New Roman" w:hAnsi="Times New Roman" w:cs="Times New Roman"/>
          <w:sz w:val="20"/>
          <w:szCs w:val="20"/>
        </w:rPr>
        <w:t>From link_performance.csv, users are able to obtain the link volume, link travel_time, speed and VOC. For the above example (Table 3.11), the first link id is 1003, and the from-node of this link is 1, and the end-node of this link is 3. From 7:00 to 8:00, the volume on this link is 5447.848, and the travel time during this period is 30.322 (min), and the speed is 39.575 mile per hour, and the volume over capacity (VOC) is 1.362.</w:t>
      </w:r>
    </w:p>
    <w:p w14:paraId="260CA119" w14:textId="71A4AFBB" w:rsidR="004D2C35" w:rsidRDefault="004D2C35">
      <w:pPr>
        <w:pStyle w:val="ListParagraph"/>
        <w:ind w:left="288" w:firstLineChars="0" w:firstLine="0"/>
        <w:rPr>
          <w:rFonts w:ascii="Times New Roman" w:hAnsi="Times New Roman" w:cs="Times New Roman"/>
          <w:sz w:val="20"/>
          <w:szCs w:val="20"/>
        </w:rPr>
      </w:pPr>
    </w:p>
    <w:p w14:paraId="6F103476" w14:textId="77777777" w:rsidR="007C0159" w:rsidRDefault="007C0159" w:rsidP="007C0159">
      <w:pPr>
        <w:jc w:val="center"/>
        <w:rPr>
          <w:rFonts w:ascii="Times New Roman" w:hAnsi="Times New Roman" w:cs="Times New Roman"/>
          <w:sz w:val="20"/>
          <w:szCs w:val="20"/>
        </w:rPr>
      </w:pPr>
      <w:r>
        <w:rPr>
          <w:rFonts w:ascii="Times New Roman" w:hAnsi="Times New Roman" w:cs="Times New Roman"/>
          <w:sz w:val="20"/>
          <w:szCs w:val="20"/>
        </w:rPr>
        <w:t>Table 3.10 agent.csv</w:t>
      </w:r>
    </w:p>
    <w:tbl>
      <w:tblPr>
        <w:tblpPr w:leftFromText="180" w:rightFromText="180" w:vertAnchor="text" w:horzAnchor="page" w:tblpX="482" w:tblpY="217"/>
        <w:tblW w:w="10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1561"/>
        <w:gridCol w:w="1705"/>
        <w:gridCol w:w="2350"/>
        <w:gridCol w:w="1705"/>
        <w:gridCol w:w="2638"/>
      </w:tblGrid>
      <w:tr w:rsidR="007C0159" w14:paraId="61DE4E07" w14:textId="77777777" w:rsidTr="00A7752B">
        <w:trPr>
          <w:trHeight w:val="226"/>
        </w:trPr>
        <w:tc>
          <w:tcPr>
            <w:tcW w:w="1271" w:type="dxa"/>
            <w:shd w:val="clear" w:color="auto" w:fill="auto"/>
            <w:noWrap/>
            <w:vAlign w:val="center"/>
          </w:tcPr>
          <w:p w14:paraId="5BB984E8" w14:textId="77777777" w:rsidR="007C0159" w:rsidRDefault="007C0159" w:rsidP="00A7752B">
            <w:pPr>
              <w:widowControl/>
              <w:jc w:val="center"/>
              <w:rPr>
                <w:rFonts w:ascii="Times New Roman" w:hAnsi="Times New Roman" w:cs="Times New Roman"/>
                <w:b/>
                <w:sz w:val="20"/>
                <w:szCs w:val="20"/>
              </w:rPr>
            </w:pPr>
            <w:r>
              <w:rPr>
                <w:rFonts w:ascii="Times New Roman" w:hAnsi="Times New Roman" w:cs="Times New Roman"/>
                <w:b/>
                <w:sz w:val="20"/>
                <w:szCs w:val="20"/>
              </w:rPr>
              <w:t>agent_id</w:t>
            </w:r>
          </w:p>
        </w:tc>
        <w:tc>
          <w:tcPr>
            <w:tcW w:w="1561" w:type="dxa"/>
            <w:shd w:val="clear" w:color="auto" w:fill="auto"/>
            <w:noWrap/>
            <w:vAlign w:val="center"/>
          </w:tcPr>
          <w:p w14:paraId="772CA3CD" w14:textId="77777777" w:rsidR="007C0159" w:rsidRDefault="007C0159" w:rsidP="00A7752B">
            <w:pPr>
              <w:widowControl/>
              <w:jc w:val="center"/>
              <w:rPr>
                <w:rFonts w:ascii="Times New Roman" w:hAnsi="Times New Roman" w:cs="Times New Roman"/>
                <w:b/>
                <w:sz w:val="20"/>
                <w:szCs w:val="20"/>
              </w:rPr>
            </w:pPr>
            <w:r>
              <w:rPr>
                <w:rFonts w:ascii="Times New Roman" w:hAnsi="Times New Roman" w:cs="Times New Roman"/>
                <w:b/>
                <w:sz w:val="20"/>
                <w:szCs w:val="20"/>
              </w:rPr>
              <w:t>o_zone_id</w:t>
            </w:r>
          </w:p>
        </w:tc>
        <w:tc>
          <w:tcPr>
            <w:tcW w:w="1545" w:type="dxa"/>
            <w:shd w:val="clear" w:color="auto" w:fill="auto"/>
            <w:noWrap/>
            <w:vAlign w:val="center"/>
          </w:tcPr>
          <w:p w14:paraId="0694E26B" w14:textId="77777777" w:rsidR="007C0159" w:rsidRDefault="007C0159" w:rsidP="00A7752B">
            <w:pPr>
              <w:widowControl/>
              <w:jc w:val="center"/>
              <w:rPr>
                <w:rFonts w:ascii="Times New Roman" w:hAnsi="Times New Roman" w:cs="Times New Roman"/>
                <w:b/>
                <w:sz w:val="20"/>
                <w:szCs w:val="20"/>
              </w:rPr>
            </w:pPr>
            <w:r>
              <w:rPr>
                <w:rFonts w:ascii="Times New Roman" w:hAnsi="Times New Roman" w:cs="Times New Roman"/>
                <w:b/>
                <w:sz w:val="20"/>
                <w:szCs w:val="20"/>
              </w:rPr>
              <w:t>d_zone_id</w:t>
            </w:r>
          </w:p>
        </w:tc>
        <w:tc>
          <w:tcPr>
            <w:tcW w:w="1494" w:type="dxa"/>
            <w:shd w:val="clear" w:color="auto" w:fill="auto"/>
            <w:noWrap/>
            <w:vAlign w:val="center"/>
          </w:tcPr>
          <w:p w14:paraId="18BEC890" w14:textId="77777777" w:rsidR="007C0159" w:rsidRDefault="007C0159" w:rsidP="00A7752B">
            <w:pPr>
              <w:widowControl/>
              <w:jc w:val="center"/>
              <w:rPr>
                <w:rFonts w:ascii="Times New Roman" w:hAnsi="Times New Roman" w:cs="Times New Roman"/>
                <w:b/>
                <w:sz w:val="20"/>
                <w:szCs w:val="20"/>
              </w:rPr>
            </w:pPr>
            <w:r>
              <w:rPr>
                <w:rFonts w:ascii="Times New Roman" w:hAnsi="Times New Roman" w:cs="Times New Roman"/>
                <w:b/>
                <w:sz w:val="20"/>
                <w:szCs w:val="20"/>
              </w:rPr>
              <w:t>path_id</w:t>
            </w:r>
          </w:p>
        </w:tc>
        <w:tc>
          <w:tcPr>
            <w:tcW w:w="1705" w:type="dxa"/>
            <w:shd w:val="clear" w:color="auto" w:fill="auto"/>
            <w:noWrap/>
            <w:vAlign w:val="center"/>
          </w:tcPr>
          <w:p w14:paraId="6A20FDCC" w14:textId="77777777" w:rsidR="007C0159" w:rsidRDefault="007C0159" w:rsidP="00A7752B">
            <w:pPr>
              <w:widowControl/>
              <w:jc w:val="center"/>
              <w:rPr>
                <w:rFonts w:ascii="Times New Roman" w:hAnsi="Times New Roman" w:cs="Times New Roman"/>
                <w:b/>
                <w:sz w:val="20"/>
                <w:szCs w:val="20"/>
              </w:rPr>
            </w:pPr>
            <w:r>
              <w:rPr>
                <w:rFonts w:ascii="Times New Roman" w:hAnsi="Times New Roman" w:cs="Times New Roman"/>
                <w:b/>
                <w:sz w:val="20"/>
                <w:szCs w:val="20"/>
              </w:rPr>
              <w:t>o_node_id</w:t>
            </w:r>
          </w:p>
        </w:tc>
        <w:tc>
          <w:tcPr>
            <w:tcW w:w="2638" w:type="dxa"/>
            <w:shd w:val="clear" w:color="auto" w:fill="auto"/>
            <w:noWrap/>
            <w:vAlign w:val="center"/>
          </w:tcPr>
          <w:p w14:paraId="0EB571E0" w14:textId="77777777" w:rsidR="007C0159" w:rsidRDefault="007C0159" w:rsidP="00A7752B">
            <w:pPr>
              <w:widowControl/>
              <w:jc w:val="center"/>
              <w:rPr>
                <w:rFonts w:ascii="Times New Roman" w:hAnsi="Times New Roman" w:cs="Times New Roman"/>
                <w:b/>
                <w:sz w:val="20"/>
                <w:szCs w:val="20"/>
              </w:rPr>
            </w:pPr>
            <w:r>
              <w:rPr>
                <w:rFonts w:ascii="Times New Roman" w:hAnsi="Times New Roman" w:cs="Times New Roman"/>
                <w:b/>
                <w:sz w:val="20"/>
                <w:szCs w:val="20"/>
              </w:rPr>
              <w:t>d_node_id</w:t>
            </w:r>
          </w:p>
        </w:tc>
      </w:tr>
      <w:tr w:rsidR="007C0159" w14:paraId="5F4FB735" w14:textId="77777777" w:rsidTr="00A7752B">
        <w:trPr>
          <w:trHeight w:val="226"/>
        </w:trPr>
        <w:tc>
          <w:tcPr>
            <w:tcW w:w="1271" w:type="dxa"/>
            <w:shd w:val="clear" w:color="auto" w:fill="auto"/>
            <w:noWrap/>
            <w:vAlign w:val="center"/>
          </w:tcPr>
          <w:p w14:paraId="28645077" w14:textId="77777777" w:rsidR="007C0159" w:rsidRDefault="007C0159" w:rsidP="00A7752B">
            <w:pPr>
              <w:widowControl/>
              <w:ind w:left="288"/>
              <w:jc w:val="center"/>
              <w:rPr>
                <w:rFonts w:ascii="Times New Roman" w:hAnsi="Times New Roman" w:cs="Times New Roman"/>
                <w:sz w:val="20"/>
                <w:szCs w:val="20"/>
              </w:rPr>
            </w:pPr>
            <w:r>
              <w:rPr>
                <w:rFonts w:ascii="Times New Roman" w:hAnsi="Times New Roman" w:cs="Times New Roman"/>
                <w:sz w:val="20"/>
                <w:szCs w:val="20"/>
              </w:rPr>
              <w:t>1</w:t>
            </w:r>
          </w:p>
        </w:tc>
        <w:tc>
          <w:tcPr>
            <w:tcW w:w="1561" w:type="dxa"/>
            <w:shd w:val="clear" w:color="auto" w:fill="auto"/>
            <w:noWrap/>
            <w:vAlign w:val="center"/>
          </w:tcPr>
          <w:p w14:paraId="2B6FAA9E" w14:textId="77777777" w:rsidR="007C0159" w:rsidRDefault="007C0159" w:rsidP="00A7752B">
            <w:pPr>
              <w:widowControl/>
              <w:ind w:left="288"/>
              <w:jc w:val="center"/>
              <w:rPr>
                <w:rFonts w:ascii="Times New Roman" w:hAnsi="Times New Roman" w:cs="Times New Roman"/>
                <w:sz w:val="20"/>
                <w:szCs w:val="20"/>
              </w:rPr>
            </w:pPr>
            <w:r>
              <w:rPr>
                <w:rFonts w:ascii="Times New Roman" w:hAnsi="Times New Roman" w:cs="Times New Roman"/>
                <w:sz w:val="20"/>
                <w:szCs w:val="20"/>
              </w:rPr>
              <w:t>1</w:t>
            </w:r>
          </w:p>
        </w:tc>
        <w:tc>
          <w:tcPr>
            <w:tcW w:w="1545" w:type="dxa"/>
            <w:shd w:val="clear" w:color="auto" w:fill="auto"/>
            <w:noWrap/>
            <w:vAlign w:val="center"/>
          </w:tcPr>
          <w:p w14:paraId="75F12A84" w14:textId="77777777" w:rsidR="007C0159" w:rsidRDefault="007C0159" w:rsidP="00A7752B">
            <w:pPr>
              <w:widowControl/>
              <w:ind w:left="288"/>
              <w:jc w:val="center"/>
              <w:rPr>
                <w:rFonts w:ascii="Times New Roman" w:hAnsi="Times New Roman" w:cs="Times New Roman"/>
                <w:sz w:val="20"/>
                <w:szCs w:val="20"/>
              </w:rPr>
            </w:pPr>
            <w:r>
              <w:rPr>
                <w:rFonts w:ascii="Times New Roman" w:hAnsi="Times New Roman" w:cs="Times New Roman"/>
                <w:sz w:val="20"/>
                <w:szCs w:val="20"/>
              </w:rPr>
              <w:t>2</w:t>
            </w:r>
          </w:p>
        </w:tc>
        <w:tc>
          <w:tcPr>
            <w:tcW w:w="1494" w:type="dxa"/>
            <w:shd w:val="clear" w:color="auto" w:fill="auto"/>
            <w:noWrap/>
            <w:vAlign w:val="center"/>
          </w:tcPr>
          <w:p w14:paraId="3FF8EFDB" w14:textId="77777777" w:rsidR="007C0159" w:rsidRDefault="007C0159" w:rsidP="00A7752B">
            <w:pPr>
              <w:widowControl/>
              <w:ind w:left="288"/>
              <w:jc w:val="center"/>
              <w:rPr>
                <w:rFonts w:ascii="Times New Roman" w:hAnsi="Times New Roman" w:cs="Times New Roman"/>
                <w:sz w:val="20"/>
                <w:szCs w:val="20"/>
              </w:rPr>
            </w:pPr>
            <w:r>
              <w:rPr>
                <w:rFonts w:ascii="Times New Roman" w:hAnsi="Times New Roman" w:cs="Times New Roman"/>
                <w:sz w:val="20"/>
                <w:szCs w:val="20"/>
              </w:rPr>
              <w:t>0</w:t>
            </w:r>
          </w:p>
        </w:tc>
        <w:tc>
          <w:tcPr>
            <w:tcW w:w="1705" w:type="dxa"/>
            <w:shd w:val="clear" w:color="auto" w:fill="auto"/>
            <w:noWrap/>
            <w:vAlign w:val="center"/>
          </w:tcPr>
          <w:p w14:paraId="4C167F99" w14:textId="77777777" w:rsidR="007C0159" w:rsidRDefault="007C0159" w:rsidP="00A7752B">
            <w:pPr>
              <w:widowControl/>
              <w:ind w:left="288"/>
              <w:jc w:val="center"/>
              <w:rPr>
                <w:rFonts w:ascii="Times New Roman" w:hAnsi="Times New Roman" w:cs="Times New Roman"/>
                <w:sz w:val="20"/>
                <w:szCs w:val="20"/>
              </w:rPr>
            </w:pPr>
            <w:r>
              <w:rPr>
                <w:rFonts w:ascii="Times New Roman" w:hAnsi="Times New Roman" w:cs="Times New Roman"/>
                <w:sz w:val="20"/>
                <w:szCs w:val="20"/>
              </w:rPr>
              <w:t>1</w:t>
            </w:r>
          </w:p>
        </w:tc>
        <w:tc>
          <w:tcPr>
            <w:tcW w:w="2638" w:type="dxa"/>
            <w:shd w:val="clear" w:color="auto" w:fill="auto"/>
            <w:noWrap/>
            <w:vAlign w:val="center"/>
          </w:tcPr>
          <w:p w14:paraId="1629DEA9" w14:textId="77777777" w:rsidR="007C0159" w:rsidRDefault="007C0159" w:rsidP="00A7752B">
            <w:pPr>
              <w:widowControl/>
              <w:ind w:left="288"/>
              <w:jc w:val="center"/>
              <w:rPr>
                <w:rFonts w:ascii="Times New Roman" w:hAnsi="Times New Roman" w:cs="Times New Roman"/>
                <w:sz w:val="20"/>
                <w:szCs w:val="20"/>
              </w:rPr>
            </w:pPr>
            <w:r>
              <w:rPr>
                <w:rFonts w:ascii="Times New Roman" w:hAnsi="Times New Roman" w:cs="Times New Roman"/>
                <w:sz w:val="20"/>
                <w:szCs w:val="20"/>
              </w:rPr>
              <w:t>2</w:t>
            </w:r>
          </w:p>
        </w:tc>
      </w:tr>
      <w:tr w:rsidR="007C0159" w14:paraId="5EC56416" w14:textId="77777777" w:rsidTr="00A7752B">
        <w:trPr>
          <w:trHeight w:val="226"/>
        </w:trPr>
        <w:tc>
          <w:tcPr>
            <w:tcW w:w="1271" w:type="dxa"/>
            <w:shd w:val="clear" w:color="auto" w:fill="auto"/>
            <w:noWrap/>
            <w:vAlign w:val="center"/>
          </w:tcPr>
          <w:p w14:paraId="103466D7" w14:textId="77777777" w:rsidR="007C0159" w:rsidRDefault="007C0159" w:rsidP="00A7752B">
            <w:pPr>
              <w:widowControl/>
              <w:ind w:left="288"/>
              <w:jc w:val="center"/>
              <w:rPr>
                <w:rFonts w:ascii="Times New Roman" w:hAnsi="Times New Roman" w:cs="Times New Roman"/>
                <w:sz w:val="20"/>
                <w:szCs w:val="20"/>
              </w:rPr>
            </w:pPr>
            <w:r>
              <w:rPr>
                <w:rFonts w:ascii="Times New Roman" w:hAnsi="Times New Roman" w:cs="Times New Roman"/>
                <w:sz w:val="20"/>
                <w:szCs w:val="20"/>
              </w:rPr>
              <w:t>2</w:t>
            </w:r>
          </w:p>
        </w:tc>
        <w:tc>
          <w:tcPr>
            <w:tcW w:w="1561" w:type="dxa"/>
            <w:shd w:val="clear" w:color="auto" w:fill="auto"/>
            <w:noWrap/>
            <w:vAlign w:val="center"/>
          </w:tcPr>
          <w:p w14:paraId="4559FFE0" w14:textId="77777777" w:rsidR="007C0159" w:rsidRDefault="007C0159" w:rsidP="00A7752B">
            <w:pPr>
              <w:widowControl/>
              <w:ind w:left="288"/>
              <w:jc w:val="center"/>
              <w:rPr>
                <w:rFonts w:ascii="Times New Roman" w:hAnsi="Times New Roman" w:cs="Times New Roman"/>
                <w:sz w:val="20"/>
                <w:szCs w:val="20"/>
              </w:rPr>
            </w:pPr>
            <w:r>
              <w:rPr>
                <w:rFonts w:ascii="Times New Roman" w:hAnsi="Times New Roman" w:cs="Times New Roman"/>
                <w:sz w:val="20"/>
                <w:szCs w:val="20"/>
              </w:rPr>
              <w:t>1</w:t>
            </w:r>
          </w:p>
        </w:tc>
        <w:tc>
          <w:tcPr>
            <w:tcW w:w="1545" w:type="dxa"/>
            <w:shd w:val="clear" w:color="auto" w:fill="auto"/>
            <w:noWrap/>
            <w:vAlign w:val="center"/>
          </w:tcPr>
          <w:p w14:paraId="28BA0FF0" w14:textId="77777777" w:rsidR="007C0159" w:rsidRDefault="007C0159" w:rsidP="00A7752B">
            <w:pPr>
              <w:widowControl/>
              <w:ind w:left="288"/>
              <w:jc w:val="center"/>
              <w:rPr>
                <w:rFonts w:ascii="Times New Roman" w:hAnsi="Times New Roman" w:cs="Times New Roman"/>
                <w:sz w:val="20"/>
                <w:szCs w:val="20"/>
              </w:rPr>
            </w:pPr>
            <w:r>
              <w:rPr>
                <w:rFonts w:ascii="Times New Roman" w:hAnsi="Times New Roman" w:cs="Times New Roman"/>
                <w:sz w:val="20"/>
                <w:szCs w:val="20"/>
              </w:rPr>
              <w:t>2</w:t>
            </w:r>
          </w:p>
        </w:tc>
        <w:tc>
          <w:tcPr>
            <w:tcW w:w="1494" w:type="dxa"/>
            <w:shd w:val="clear" w:color="auto" w:fill="auto"/>
            <w:noWrap/>
            <w:vAlign w:val="center"/>
          </w:tcPr>
          <w:p w14:paraId="050242AF" w14:textId="77777777" w:rsidR="007C0159" w:rsidRDefault="007C0159" w:rsidP="00A7752B">
            <w:pPr>
              <w:widowControl/>
              <w:ind w:left="288"/>
              <w:jc w:val="center"/>
              <w:rPr>
                <w:rFonts w:ascii="Times New Roman" w:hAnsi="Times New Roman" w:cs="Times New Roman"/>
                <w:sz w:val="20"/>
                <w:szCs w:val="20"/>
              </w:rPr>
            </w:pPr>
            <w:r>
              <w:rPr>
                <w:rFonts w:ascii="Times New Roman" w:hAnsi="Times New Roman" w:cs="Times New Roman"/>
                <w:sz w:val="20"/>
                <w:szCs w:val="20"/>
              </w:rPr>
              <w:t>1</w:t>
            </w:r>
          </w:p>
        </w:tc>
        <w:tc>
          <w:tcPr>
            <w:tcW w:w="1705" w:type="dxa"/>
            <w:shd w:val="clear" w:color="auto" w:fill="auto"/>
            <w:noWrap/>
            <w:vAlign w:val="center"/>
          </w:tcPr>
          <w:p w14:paraId="42C4D48B" w14:textId="77777777" w:rsidR="007C0159" w:rsidRDefault="007C0159" w:rsidP="00A7752B">
            <w:pPr>
              <w:widowControl/>
              <w:ind w:left="288"/>
              <w:jc w:val="center"/>
              <w:rPr>
                <w:rFonts w:ascii="Times New Roman" w:hAnsi="Times New Roman" w:cs="Times New Roman"/>
                <w:sz w:val="20"/>
                <w:szCs w:val="20"/>
              </w:rPr>
            </w:pPr>
            <w:r>
              <w:rPr>
                <w:rFonts w:ascii="Times New Roman" w:hAnsi="Times New Roman" w:cs="Times New Roman"/>
                <w:sz w:val="20"/>
                <w:szCs w:val="20"/>
              </w:rPr>
              <w:t>1</w:t>
            </w:r>
          </w:p>
        </w:tc>
        <w:tc>
          <w:tcPr>
            <w:tcW w:w="2638" w:type="dxa"/>
            <w:shd w:val="clear" w:color="auto" w:fill="auto"/>
            <w:noWrap/>
            <w:vAlign w:val="center"/>
          </w:tcPr>
          <w:p w14:paraId="141AAF57" w14:textId="77777777" w:rsidR="007C0159" w:rsidRDefault="007C0159" w:rsidP="00A7752B">
            <w:pPr>
              <w:widowControl/>
              <w:ind w:left="288"/>
              <w:jc w:val="center"/>
              <w:rPr>
                <w:rFonts w:ascii="Times New Roman" w:hAnsi="Times New Roman" w:cs="Times New Roman"/>
                <w:sz w:val="20"/>
                <w:szCs w:val="20"/>
              </w:rPr>
            </w:pPr>
            <w:r>
              <w:rPr>
                <w:rFonts w:ascii="Times New Roman" w:hAnsi="Times New Roman" w:cs="Times New Roman"/>
                <w:sz w:val="20"/>
                <w:szCs w:val="20"/>
              </w:rPr>
              <w:t>2</w:t>
            </w:r>
          </w:p>
        </w:tc>
      </w:tr>
      <w:tr w:rsidR="007C0159" w14:paraId="34AF9499" w14:textId="77777777" w:rsidTr="00A7752B">
        <w:trPr>
          <w:trHeight w:val="226"/>
        </w:trPr>
        <w:tc>
          <w:tcPr>
            <w:tcW w:w="1271" w:type="dxa"/>
            <w:shd w:val="clear" w:color="auto" w:fill="auto"/>
            <w:noWrap/>
            <w:vAlign w:val="center"/>
          </w:tcPr>
          <w:p w14:paraId="559D84C5" w14:textId="77777777" w:rsidR="007C0159" w:rsidRDefault="007C0159" w:rsidP="00A7752B">
            <w:pPr>
              <w:widowControl/>
              <w:jc w:val="center"/>
              <w:rPr>
                <w:rFonts w:ascii="Times New Roman" w:hAnsi="Times New Roman" w:cs="Times New Roman"/>
                <w:b/>
                <w:sz w:val="20"/>
                <w:szCs w:val="20"/>
              </w:rPr>
            </w:pPr>
            <w:r>
              <w:rPr>
                <w:rFonts w:ascii="Times New Roman" w:hAnsi="Times New Roman" w:cs="Times New Roman"/>
                <w:b/>
                <w:sz w:val="20"/>
                <w:szCs w:val="20"/>
              </w:rPr>
              <w:t>agent_type</w:t>
            </w:r>
          </w:p>
        </w:tc>
        <w:tc>
          <w:tcPr>
            <w:tcW w:w="1561" w:type="dxa"/>
            <w:shd w:val="clear" w:color="auto" w:fill="auto"/>
            <w:noWrap/>
            <w:vAlign w:val="center"/>
          </w:tcPr>
          <w:p w14:paraId="16FB5F2C" w14:textId="77777777" w:rsidR="007C0159" w:rsidRDefault="007C0159" w:rsidP="00A7752B">
            <w:pPr>
              <w:widowControl/>
              <w:jc w:val="center"/>
              <w:rPr>
                <w:rFonts w:ascii="Times New Roman" w:hAnsi="Times New Roman" w:cs="Times New Roman"/>
                <w:b/>
                <w:sz w:val="20"/>
                <w:szCs w:val="20"/>
              </w:rPr>
            </w:pPr>
            <w:r>
              <w:rPr>
                <w:rFonts w:ascii="Times New Roman" w:hAnsi="Times New Roman" w:cs="Times New Roman"/>
                <w:b/>
                <w:sz w:val="20"/>
                <w:szCs w:val="20"/>
              </w:rPr>
              <w:t>demand_period</w:t>
            </w:r>
          </w:p>
        </w:tc>
        <w:tc>
          <w:tcPr>
            <w:tcW w:w="1545" w:type="dxa"/>
            <w:shd w:val="clear" w:color="auto" w:fill="auto"/>
            <w:noWrap/>
            <w:vAlign w:val="center"/>
          </w:tcPr>
          <w:p w14:paraId="447EDA26" w14:textId="77777777" w:rsidR="007C0159" w:rsidRDefault="007C0159" w:rsidP="00A7752B">
            <w:pPr>
              <w:widowControl/>
              <w:jc w:val="center"/>
              <w:rPr>
                <w:rFonts w:ascii="Times New Roman" w:hAnsi="Times New Roman" w:cs="Times New Roman"/>
                <w:b/>
                <w:sz w:val="20"/>
                <w:szCs w:val="20"/>
              </w:rPr>
            </w:pPr>
            <w:r>
              <w:rPr>
                <w:rFonts w:ascii="Times New Roman" w:hAnsi="Times New Roman" w:cs="Times New Roman"/>
                <w:b/>
                <w:sz w:val="20"/>
                <w:szCs w:val="20"/>
              </w:rPr>
              <w:t>agent_type</w:t>
            </w:r>
          </w:p>
        </w:tc>
        <w:tc>
          <w:tcPr>
            <w:tcW w:w="1494" w:type="dxa"/>
            <w:shd w:val="clear" w:color="auto" w:fill="auto"/>
            <w:noWrap/>
            <w:vAlign w:val="center"/>
          </w:tcPr>
          <w:p w14:paraId="5183C25D" w14:textId="77777777" w:rsidR="007C0159" w:rsidRDefault="007C0159" w:rsidP="00A7752B">
            <w:pPr>
              <w:widowControl/>
              <w:jc w:val="center"/>
              <w:rPr>
                <w:rFonts w:ascii="Times New Roman" w:hAnsi="Times New Roman" w:cs="Times New Roman"/>
                <w:b/>
                <w:sz w:val="20"/>
                <w:szCs w:val="20"/>
              </w:rPr>
            </w:pPr>
            <w:r>
              <w:rPr>
                <w:rFonts w:ascii="Times New Roman" w:hAnsi="Times New Roman" w:cs="Times New Roman"/>
                <w:b/>
                <w:sz w:val="20"/>
                <w:szCs w:val="20"/>
              </w:rPr>
              <w:t>toll</w:t>
            </w:r>
          </w:p>
        </w:tc>
        <w:tc>
          <w:tcPr>
            <w:tcW w:w="1705" w:type="dxa"/>
            <w:shd w:val="clear" w:color="auto" w:fill="auto"/>
            <w:noWrap/>
            <w:vAlign w:val="center"/>
          </w:tcPr>
          <w:p w14:paraId="46C44C77" w14:textId="77777777" w:rsidR="007C0159" w:rsidRDefault="007C0159" w:rsidP="00A7752B">
            <w:pPr>
              <w:widowControl/>
              <w:jc w:val="center"/>
              <w:rPr>
                <w:rFonts w:ascii="Times New Roman" w:hAnsi="Times New Roman" w:cs="Times New Roman"/>
                <w:b/>
                <w:sz w:val="20"/>
                <w:szCs w:val="20"/>
              </w:rPr>
            </w:pPr>
            <w:r>
              <w:rPr>
                <w:rFonts w:ascii="Times New Roman" w:hAnsi="Times New Roman" w:cs="Times New Roman"/>
                <w:b/>
                <w:sz w:val="20"/>
                <w:szCs w:val="20"/>
              </w:rPr>
              <w:t>travel_time</w:t>
            </w:r>
          </w:p>
        </w:tc>
        <w:tc>
          <w:tcPr>
            <w:tcW w:w="2638" w:type="dxa"/>
            <w:shd w:val="clear" w:color="auto" w:fill="auto"/>
            <w:noWrap/>
            <w:vAlign w:val="center"/>
          </w:tcPr>
          <w:p w14:paraId="73B65389" w14:textId="77777777" w:rsidR="007C0159" w:rsidRDefault="007C0159" w:rsidP="00A7752B">
            <w:pPr>
              <w:widowControl/>
              <w:jc w:val="center"/>
              <w:rPr>
                <w:rFonts w:ascii="Times New Roman" w:hAnsi="Times New Roman" w:cs="Times New Roman"/>
                <w:b/>
                <w:sz w:val="20"/>
                <w:szCs w:val="20"/>
              </w:rPr>
            </w:pPr>
            <w:r>
              <w:rPr>
                <w:rFonts w:ascii="Times New Roman" w:hAnsi="Times New Roman" w:cs="Times New Roman"/>
                <w:b/>
                <w:sz w:val="20"/>
                <w:szCs w:val="20"/>
              </w:rPr>
              <w:t>distance</w:t>
            </w:r>
          </w:p>
        </w:tc>
      </w:tr>
      <w:tr w:rsidR="007C0159" w14:paraId="066239EE" w14:textId="77777777" w:rsidTr="00A7752B">
        <w:trPr>
          <w:trHeight w:val="226"/>
        </w:trPr>
        <w:tc>
          <w:tcPr>
            <w:tcW w:w="1271" w:type="dxa"/>
            <w:shd w:val="clear" w:color="auto" w:fill="auto"/>
            <w:noWrap/>
            <w:vAlign w:val="center"/>
          </w:tcPr>
          <w:p w14:paraId="4EE485BA" w14:textId="77777777" w:rsidR="007C0159" w:rsidRDefault="007C0159" w:rsidP="00A7752B">
            <w:pPr>
              <w:widowControl/>
              <w:ind w:left="288"/>
              <w:jc w:val="center"/>
              <w:rPr>
                <w:rFonts w:ascii="Times New Roman" w:hAnsi="Times New Roman" w:cs="Times New Roman"/>
                <w:sz w:val="20"/>
                <w:szCs w:val="20"/>
              </w:rPr>
            </w:pPr>
            <w:r>
              <w:rPr>
                <w:rFonts w:ascii="Times New Roman" w:hAnsi="Times New Roman" w:cs="Times New Roman"/>
                <w:sz w:val="20"/>
                <w:szCs w:val="20"/>
              </w:rPr>
              <w:t>p</w:t>
            </w:r>
          </w:p>
        </w:tc>
        <w:tc>
          <w:tcPr>
            <w:tcW w:w="1561" w:type="dxa"/>
            <w:shd w:val="clear" w:color="auto" w:fill="auto"/>
            <w:noWrap/>
            <w:vAlign w:val="center"/>
          </w:tcPr>
          <w:p w14:paraId="2FEB09BC" w14:textId="77777777" w:rsidR="007C0159" w:rsidRDefault="007C0159" w:rsidP="00A7752B">
            <w:pPr>
              <w:widowControl/>
              <w:jc w:val="center"/>
              <w:rPr>
                <w:rFonts w:ascii="Times New Roman" w:hAnsi="Times New Roman" w:cs="Times New Roman"/>
                <w:sz w:val="20"/>
                <w:szCs w:val="20"/>
              </w:rPr>
            </w:pPr>
            <w:r>
              <w:rPr>
                <w:rFonts w:ascii="Times New Roman" w:hAnsi="Times New Roman" w:cs="Times New Roman"/>
                <w:sz w:val="20"/>
                <w:szCs w:val="20"/>
              </w:rPr>
              <w:t>AM</w:t>
            </w:r>
          </w:p>
        </w:tc>
        <w:tc>
          <w:tcPr>
            <w:tcW w:w="1545" w:type="dxa"/>
            <w:shd w:val="clear" w:color="auto" w:fill="auto"/>
            <w:noWrap/>
            <w:vAlign w:val="center"/>
          </w:tcPr>
          <w:p w14:paraId="66E150FA" w14:textId="77777777" w:rsidR="007C0159" w:rsidRDefault="007C0159" w:rsidP="00A7752B">
            <w:pPr>
              <w:widowControl/>
              <w:ind w:left="288"/>
              <w:jc w:val="center"/>
              <w:rPr>
                <w:rFonts w:ascii="Times New Roman" w:hAnsi="Times New Roman" w:cs="Times New Roman"/>
                <w:sz w:val="20"/>
                <w:szCs w:val="20"/>
              </w:rPr>
            </w:pPr>
            <w:r>
              <w:rPr>
                <w:rFonts w:ascii="Times New Roman" w:hAnsi="Times New Roman" w:cs="Times New Roman"/>
                <w:sz w:val="20"/>
                <w:szCs w:val="20"/>
              </w:rPr>
              <w:t>p</w:t>
            </w:r>
          </w:p>
        </w:tc>
        <w:tc>
          <w:tcPr>
            <w:tcW w:w="1494" w:type="dxa"/>
            <w:shd w:val="clear" w:color="auto" w:fill="auto"/>
            <w:noWrap/>
            <w:vAlign w:val="center"/>
          </w:tcPr>
          <w:p w14:paraId="6CEC854C" w14:textId="77777777" w:rsidR="007C0159" w:rsidRDefault="007C0159" w:rsidP="00A7752B">
            <w:pPr>
              <w:widowControl/>
              <w:jc w:val="center"/>
              <w:rPr>
                <w:rFonts w:ascii="Times New Roman" w:hAnsi="Times New Roman" w:cs="Times New Roman"/>
                <w:sz w:val="20"/>
                <w:szCs w:val="20"/>
              </w:rPr>
            </w:pPr>
            <w:r>
              <w:rPr>
                <w:rFonts w:ascii="Times New Roman" w:hAnsi="Times New Roman" w:cs="Times New Roman"/>
                <w:sz w:val="20"/>
                <w:szCs w:val="20"/>
              </w:rPr>
              <w:t>0</w:t>
            </w:r>
          </w:p>
        </w:tc>
        <w:tc>
          <w:tcPr>
            <w:tcW w:w="1705" w:type="dxa"/>
            <w:shd w:val="clear" w:color="auto" w:fill="auto"/>
            <w:noWrap/>
            <w:vAlign w:val="center"/>
          </w:tcPr>
          <w:p w14:paraId="48C2A5D3" w14:textId="77777777" w:rsidR="007C0159" w:rsidRDefault="007C0159" w:rsidP="00A7752B">
            <w:pPr>
              <w:widowControl/>
              <w:ind w:left="288"/>
              <w:jc w:val="center"/>
              <w:rPr>
                <w:rFonts w:ascii="Times New Roman" w:hAnsi="Times New Roman" w:cs="Times New Roman"/>
                <w:sz w:val="20"/>
                <w:szCs w:val="20"/>
              </w:rPr>
            </w:pPr>
            <w:r>
              <w:rPr>
                <w:rFonts w:ascii="Times New Roman" w:hAnsi="Times New Roman" w:cs="Times New Roman"/>
                <w:sz w:val="20"/>
                <w:szCs w:val="20"/>
              </w:rPr>
              <w:t>30.3224</w:t>
            </w:r>
          </w:p>
        </w:tc>
        <w:tc>
          <w:tcPr>
            <w:tcW w:w="2638" w:type="dxa"/>
            <w:shd w:val="clear" w:color="auto" w:fill="auto"/>
            <w:noWrap/>
            <w:vAlign w:val="center"/>
          </w:tcPr>
          <w:p w14:paraId="6E607B2C" w14:textId="77777777" w:rsidR="007C0159" w:rsidRDefault="007C0159" w:rsidP="00A7752B">
            <w:pPr>
              <w:widowControl/>
              <w:ind w:left="288"/>
              <w:jc w:val="center"/>
              <w:rPr>
                <w:rFonts w:ascii="Times New Roman" w:hAnsi="Times New Roman" w:cs="Times New Roman"/>
                <w:sz w:val="20"/>
                <w:szCs w:val="20"/>
              </w:rPr>
            </w:pPr>
            <w:r>
              <w:rPr>
                <w:rFonts w:ascii="Times New Roman" w:hAnsi="Times New Roman" w:cs="Times New Roman"/>
                <w:sz w:val="20"/>
                <w:szCs w:val="20"/>
              </w:rPr>
              <w:t>20</w:t>
            </w:r>
          </w:p>
        </w:tc>
      </w:tr>
      <w:tr w:rsidR="007C0159" w14:paraId="04E6B44A" w14:textId="77777777" w:rsidTr="00A7752B">
        <w:trPr>
          <w:trHeight w:val="226"/>
        </w:trPr>
        <w:tc>
          <w:tcPr>
            <w:tcW w:w="1271" w:type="dxa"/>
            <w:shd w:val="clear" w:color="auto" w:fill="auto"/>
            <w:noWrap/>
            <w:vAlign w:val="center"/>
          </w:tcPr>
          <w:p w14:paraId="01550527" w14:textId="77777777" w:rsidR="007C0159" w:rsidRDefault="007C0159" w:rsidP="00A7752B">
            <w:pPr>
              <w:widowControl/>
              <w:ind w:left="288"/>
              <w:jc w:val="center"/>
              <w:rPr>
                <w:rFonts w:ascii="Times New Roman" w:hAnsi="Times New Roman" w:cs="Times New Roman"/>
                <w:sz w:val="20"/>
                <w:szCs w:val="20"/>
              </w:rPr>
            </w:pPr>
            <w:r>
              <w:rPr>
                <w:rFonts w:ascii="Times New Roman" w:hAnsi="Times New Roman" w:cs="Times New Roman"/>
                <w:sz w:val="20"/>
                <w:szCs w:val="20"/>
              </w:rPr>
              <w:t>p</w:t>
            </w:r>
          </w:p>
        </w:tc>
        <w:tc>
          <w:tcPr>
            <w:tcW w:w="1561" w:type="dxa"/>
            <w:shd w:val="clear" w:color="auto" w:fill="auto"/>
            <w:noWrap/>
            <w:vAlign w:val="center"/>
          </w:tcPr>
          <w:p w14:paraId="35B36AA8" w14:textId="77777777" w:rsidR="007C0159" w:rsidRDefault="007C0159" w:rsidP="00A7752B">
            <w:pPr>
              <w:widowControl/>
              <w:jc w:val="center"/>
              <w:rPr>
                <w:rFonts w:ascii="Times New Roman" w:hAnsi="Times New Roman" w:cs="Times New Roman"/>
                <w:sz w:val="20"/>
                <w:szCs w:val="20"/>
              </w:rPr>
            </w:pPr>
            <w:r>
              <w:rPr>
                <w:rFonts w:ascii="Times New Roman" w:hAnsi="Times New Roman" w:cs="Times New Roman"/>
                <w:sz w:val="20"/>
                <w:szCs w:val="20"/>
              </w:rPr>
              <w:t>AM</w:t>
            </w:r>
          </w:p>
        </w:tc>
        <w:tc>
          <w:tcPr>
            <w:tcW w:w="1545" w:type="dxa"/>
            <w:shd w:val="clear" w:color="auto" w:fill="auto"/>
            <w:noWrap/>
            <w:vAlign w:val="center"/>
          </w:tcPr>
          <w:p w14:paraId="3F0F7F6E" w14:textId="77777777" w:rsidR="007C0159" w:rsidRDefault="007C0159" w:rsidP="00A7752B">
            <w:pPr>
              <w:widowControl/>
              <w:ind w:left="288"/>
              <w:jc w:val="center"/>
              <w:rPr>
                <w:rFonts w:ascii="Times New Roman" w:hAnsi="Times New Roman" w:cs="Times New Roman"/>
                <w:sz w:val="20"/>
                <w:szCs w:val="20"/>
              </w:rPr>
            </w:pPr>
            <w:r>
              <w:rPr>
                <w:rFonts w:ascii="Times New Roman" w:hAnsi="Times New Roman" w:cs="Times New Roman"/>
                <w:sz w:val="20"/>
                <w:szCs w:val="20"/>
              </w:rPr>
              <w:t>p</w:t>
            </w:r>
          </w:p>
        </w:tc>
        <w:tc>
          <w:tcPr>
            <w:tcW w:w="1494" w:type="dxa"/>
            <w:shd w:val="clear" w:color="auto" w:fill="auto"/>
            <w:noWrap/>
            <w:vAlign w:val="center"/>
          </w:tcPr>
          <w:p w14:paraId="50988071" w14:textId="77777777" w:rsidR="007C0159" w:rsidRDefault="007C0159" w:rsidP="00A7752B">
            <w:pPr>
              <w:widowControl/>
              <w:jc w:val="center"/>
              <w:rPr>
                <w:rFonts w:ascii="Times New Roman" w:hAnsi="Times New Roman" w:cs="Times New Roman"/>
                <w:sz w:val="20"/>
                <w:szCs w:val="20"/>
              </w:rPr>
            </w:pPr>
            <w:r>
              <w:rPr>
                <w:rFonts w:ascii="Times New Roman" w:hAnsi="Times New Roman" w:cs="Times New Roman"/>
                <w:sz w:val="20"/>
                <w:szCs w:val="20"/>
              </w:rPr>
              <w:t>0</w:t>
            </w:r>
          </w:p>
        </w:tc>
        <w:tc>
          <w:tcPr>
            <w:tcW w:w="1705" w:type="dxa"/>
            <w:shd w:val="clear" w:color="auto" w:fill="auto"/>
            <w:noWrap/>
            <w:vAlign w:val="center"/>
          </w:tcPr>
          <w:p w14:paraId="058454F5" w14:textId="77777777" w:rsidR="007C0159" w:rsidRDefault="007C0159" w:rsidP="00A7752B">
            <w:pPr>
              <w:widowControl/>
              <w:ind w:left="288"/>
              <w:jc w:val="center"/>
              <w:rPr>
                <w:rFonts w:ascii="Times New Roman" w:hAnsi="Times New Roman" w:cs="Times New Roman"/>
                <w:sz w:val="20"/>
                <w:szCs w:val="20"/>
              </w:rPr>
            </w:pPr>
            <w:r>
              <w:rPr>
                <w:rFonts w:ascii="Times New Roman" w:hAnsi="Times New Roman" w:cs="Times New Roman"/>
                <w:sz w:val="20"/>
                <w:szCs w:val="20"/>
              </w:rPr>
              <w:t>30.3224</w:t>
            </w:r>
          </w:p>
        </w:tc>
        <w:tc>
          <w:tcPr>
            <w:tcW w:w="2638" w:type="dxa"/>
            <w:shd w:val="clear" w:color="auto" w:fill="auto"/>
            <w:noWrap/>
            <w:vAlign w:val="center"/>
          </w:tcPr>
          <w:p w14:paraId="40BBEFAE" w14:textId="77777777" w:rsidR="007C0159" w:rsidRDefault="007C0159" w:rsidP="00A7752B">
            <w:pPr>
              <w:widowControl/>
              <w:ind w:left="288"/>
              <w:jc w:val="center"/>
              <w:rPr>
                <w:rFonts w:ascii="Times New Roman" w:hAnsi="Times New Roman" w:cs="Times New Roman"/>
                <w:sz w:val="20"/>
                <w:szCs w:val="20"/>
              </w:rPr>
            </w:pPr>
            <w:r>
              <w:rPr>
                <w:rFonts w:ascii="Times New Roman" w:hAnsi="Times New Roman" w:cs="Times New Roman"/>
                <w:sz w:val="20"/>
                <w:szCs w:val="20"/>
              </w:rPr>
              <w:t>30</w:t>
            </w:r>
          </w:p>
        </w:tc>
      </w:tr>
      <w:tr w:rsidR="007C0159" w14:paraId="0C5134C0" w14:textId="77777777" w:rsidTr="00A7752B">
        <w:trPr>
          <w:trHeight w:val="226"/>
        </w:trPr>
        <w:tc>
          <w:tcPr>
            <w:tcW w:w="1271" w:type="dxa"/>
            <w:shd w:val="clear" w:color="auto" w:fill="auto"/>
            <w:noWrap/>
            <w:vAlign w:val="center"/>
          </w:tcPr>
          <w:p w14:paraId="219F38B3" w14:textId="77777777" w:rsidR="007C0159" w:rsidRDefault="007C0159" w:rsidP="00A7752B">
            <w:pPr>
              <w:widowControl/>
              <w:ind w:left="288"/>
              <w:jc w:val="center"/>
              <w:rPr>
                <w:rFonts w:ascii="Times New Roman" w:hAnsi="Times New Roman" w:cs="Times New Roman"/>
                <w:sz w:val="20"/>
                <w:szCs w:val="20"/>
              </w:rPr>
            </w:pPr>
          </w:p>
        </w:tc>
        <w:tc>
          <w:tcPr>
            <w:tcW w:w="1561" w:type="dxa"/>
            <w:shd w:val="clear" w:color="auto" w:fill="auto"/>
            <w:noWrap/>
            <w:vAlign w:val="center"/>
          </w:tcPr>
          <w:p w14:paraId="744EFF3E" w14:textId="77777777" w:rsidR="007C0159" w:rsidRDefault="007C0159" w:rsidP="00A7752B">
            <w:pPr>
              <w:widowControl/>
              <w:jc w:val="center"/>
              <w:rPr>
                <w:rFonts w:ascii="Times New Roman" w:hAnsi="Times New Roman" w:cs="Times New Roman"/>
                <w:sz w:val="20"/>
                <w:szCs w:val="20"/>
              </w:rPr>
            </w:pPr>
            <w:r>
              <w:rPr>
                <w:rFonts w:ascii="Times New Roman" w:hAnsi="Times New Roman" w:cs="Times New Roman"/>
                <w:b/>
                <w:sz w:val="20"/>
                <w:szCs w:val="20"/>
              </w:rPr>
              <w:t>node_sequence</w:t>
            </w:r>
          </w:p>
        </w:tc>
        <w:tc>
          <w:tcPr>
            <w:tcW w:w="1545" w:type="dxa"/>
            <w:shd w:val="clear" w:color="auto" w:fill="auto"/>
            <w:noWrap/>
            <w:vAlign w:val="center"/>
          </w:tcPr>
          <w:p w14:paraId="15A2F406" w14:textId="77777777" w:rsidR="007C0159" w:rsidRDefault="007C0159" w:rsidP="00A7752B">
            <w:pPr>
              <w:widowControl/>
              <w:ind w:left="288"/>
              <w:jc w:val="center"/>
              <w:rPr>
                <w:rFonts w:ascii="Times New Roman" w:hAnsi="Times New Roman" w:cs="Times New Roman"/>
                <w:sz w:val="20"/>
                <w:szCs w:val="20"/>
              </w:rPr>
            </w:pPr>
            <w:r>
              <w:rPr>
                <w:rFonts w:ascii="Times New Roman" w:hAnsi="Times New Roman" w:cs="Times New Roman"/>
                <w:b/>
                <w:sz w:val="20"/>
                <w:szCs w:val="20"/>
              </w:rPr>
              <w:t>link_sequence</w:t>
            </w:r>
          </w:p>
        </w:tc>
        <w:tc>
          <w:tcPr>
            <w:tcW w:w="1494" w:type="dxa"/>
            <w:shd w:val="clear" w:color="auto" w:fill="auto"/>
            <w:noWrap/>
            <w:vAlign w:val="center"/>
          </w:tcPr>
          <w:p w14:paraId="27783F75" w14:textId="77777777" w:rsidR="007C0159" w:rsidRDefault="007C0159" w:rsidP="00A7752B">
            <w:pPr>
              <w:widowControl/>
              <w:jc w:val="center"/>
              <w:rPr>
                <w:rFonts w:ascii="Times New Roman" w:hAnsi="Times New Roman" w:cs="Times New Roman"/>
                <w:sz w:val="20"/>
                <w:szCs w:val="20"/>
              </w:rPr>
            </w:pPr>
            <w:r>
              <w:rPr>
                <w:rFonts w:ascii="Times New Roman" w:hAnsi="Times New Roman" w:cs="Times New Roman"/>
                <w:b/>
                <w:sz w:val="20"/>
                <w:szCs w:val="20"/>
              </w:rPr>
              <w:t>time_sequence</w:t>
            </w:r>
          </w:p>
        </w:tc>
        <w:tc>
          <w:tcPr>
            <w:tcW w:w="1705" w:type="dxa"/>
            <w:shd w:val="clear" w:color="auto" w:fill="auto"/>
            <w:noWrap/>
            <w:vAlign w:val="center"/>
          </w:tcPr>
          <w:p w14:paraId="4B272499" w14:textId="77777777" w:rsidR="007C0159" w:rsidRDefault="007C0159" w:rsidP="00A7752B">
            <w:pPr>
              <w:widowControl/>
              <w:ind w:left="288"/>
              <w:jc w:val="center"/>
              <w:rPr>
                <w:rFonts w:ascii="Times New Roman" w:hAnsi="Times New Roman" w:cs="Times New Roman"/>
                <w:sz w:val="20"/>
                <w:szCs w:val="20"/>
              </w:rPr>
            </w:pPr>
          </w:p>
        </w:tc>
        <w:tc>
          <w:tcPr>
            <w:tcW w:w="2638" w:type="dxa"/>
            <w:shd w:val="clear" w:color="auto" w:fill="auto"/>
            <w:noWrap/>
            <w:vAlign w:val="center"/>
          </w:tcPr>
          <w:p w14:paraId="37B3EB28" w14:textId="77777777" w:rsidR="007C0159" w:rsidRDefault="007C0159" w:rsidP="00A7752B">
            <w:pPr>
              <w:widowControl/>
              <w:ind w:left="288"/>
              <w:jc w:val="center"/>
              <w:rPr>
                <w:rFonts w:ascii="Times New Roman" w:hAnsi="Times New Roman" w:cs="Times New Roman"/>
                <w:sz w:val="20"/>
                <w:szCs w:val="20"/>
              </w:rPr>
            </w:pPr>
          </w:p>
        </w:tc>
      </w:tr>
      <w:tr w:rsidR="007C0159" w14:paraId="100E44C4" w14:textId="77777777" w:rsidTr="00A7752B">
        <w:trPr>
          <w:trHeight w:val="226"/>
        </w:trPr>
        <w:tc>
          <w:tcPr>
            <w:tcW w:w="1271" w:type="dxa"/>
            <w:shd w:val="clear" w:color="auto" w:fill="auto"/>
            <w:noWrap/>
            <w:vAlign w:val="center"/>
          </w:tcPr>
          <w:p w14:paraId="22616DB6" w14:textId="77777777" w:rsidR="007C0159" w:rsidRDefault="007C0159" w:rsidP="00A7752B">
            <w:pPr>
              <w:widowControl/>
              <w:ind w:left="288"/>
              <w:jc w:val="center"/>
              <w:rPr>
                <w:rFonts w:ascii="Times New Roman" w:hAnsi="Times New Roman" w:cs="Times New Roman"/>
                <w:sz w:val="20"/>
                <w:szCs w:val="20"/>
              </w:rPr>
            </w:pPr>
          </w:p>
        </w:tc>
        <w:tc>
          <w:tcPr>
            <w:tcW w:w="1561" w:type="dxa"/>
            <w:shd w:val="clear" w:color="auto" w:fill="auto"/>
            <w:noWrap/>
            <w:vAlign w:val="center"/>
          </w:tcPr>
          <w:p w14:paraId="0EBAAF4B" w14:textId="77777777" w:rsidR="007C0159" w:rsidRDefault="007C0159" w:rsidP="00A7752B">
            <w:pPr>
              <w:widowControl/>
              <w:jc w:val="center"/>
              <w:rPr>
                <w:rFonts w:ascii="Times New Roman" w:hAnsi="Times New Roman" w:cs="Times New Roman"/>
                <w:sz w:val="20"/>
                <w:szCs w:val="20"/>
              </w:rPr>
            </w:pPr>
            <w:r>
              <w:rPr>
                <w:rFonts w:ascii="Times New Roman" w:hAnsi="Times New Roman" w:cs="Times New Roman"/>
                <w:sz w:val="20"/>
                <w:szCs w:val="20"/>
              </w:rPr>
              <w:t>1;3;2;</w:t>
            </w:r>
          </w:p>
        </w:tc>
        <w:tc>
          <w:tcPr>
            <w:tcW w:w="1545" w:type="dxa"/>
            <w:shd w:val="clear" w:color="auto" w:fill="auto"/>
            <w:noWrap/>
            <w:vAlign w:val="center"/>
          </w:tcPr>
          <w:p w14:paraId="2AE3915C" w14:textId="77777777" w:rsidR="007C0159" w:rsidRDefault="007C0159" w:rsidP="00A7752B">
            <w:pPr>
              <w:widowControl/>
              <w:ind w:left="288"/>
              <w:jc w:val="center"/>
              <w:rPr>
                <w:rFonts w:ascii="Times New Roman" w:hAnsi="Times New Roman" w:cs="Times New Roman"/>
                <w:sz w:val="20"/>
                <w:szCs w:val="20"/>
              </w:rPr>
            </w:pPr>
            <w:r>
              <w:rPr>
                <w:rFonts w:ascii="Times New Roman" w:hAnsi="Times New Roman" w:cs="Times New Roman"/>
                <w:sz w:val="20"/>
                <w:szCs w:val="20"/>
              </w:rPr>
              <w:t>1003;3002;</w:t>
            </w:r>
          </w:p>
        </w:tc>
        <w:tc>
          <w:tcPr>
            <w:tcW w:w="1494" w:type="dxa"/>
            <w:shd w:val="clear" w:color="auto" w:fill="auto"/>
            <w:noWrap/>
            <w:vAlign w:val="center"/>
          </w:tcPr>
          <w:p w14:paraId="774C4A57" w14:textId="77777777" w:rsidR="007C0159" w:rsidRDefault="007C0159" w:rsidP="00A7752B">
            <w:pPr>
              <w:widowControl/>
              <w:jc w:val="center"/>
              <w:rPr>
                <w:rFonts w:ascii="Times New Roman" w:hAnsi="Times New Roman" w:cs="Times New Roman"/>
                <w:sz w:val="20"/>
                <w:szCs w:val="20"/>
              </w:rPr>
            </w:pPr>
            <w:r>
              <w:rPr>
                <w:rFonts w:ascii="Times New Roman" w:hAnsi="Times New Roman" w:cs="Times New Roman"/>
                <w:sz w:val="20"/>
                <w:szCs w:val="20"/>
              </w:rPr>
              <w:t>0730:00;0800:19;0800:19;</w:t>
            </w:r>
          </w:p>
        </w:tc>
        <w:tc>
          <w:tcPr>
            <w:tcW w:w="1705" w:type="dxa"/>
            <w:shd w:val="clear" w:color="auto" w:fill="auto"/>
            <w:noWrap/>
            <w:vAlign w:val="center"/>
          </w:tcPr>
          <w:p w14:paraId="44CCD63A" w14:textId="77777777" w:rsidR="007C0159" w:rsidRDefault="007C0159" w:rsidP="00A7752B">
            <w:pPr>
              <w:widowControl/>
              <w:ind w:left="288"/>
              <w:jc w:val="center"/>
              <w:rPr>
                <w:rFonts w:ascii="Times New Roman" w:hAnsi="Times New Roman" w:cs="Times New Roman"/>
                <w:sz w:val="20"/>
                <w:szCs w:val="20"/>
              </w:rPr>
            </w:pPr>
          </w:p>
        </w:tc>
        <w:tc>
          <w:tcPr>
            <w:tcW w:w="2638" w:type="dxa"/>
            <w:shd w:val="clear" w:color="auto" w:fill="auto"/>
            <w:noWrap/>
            <w:vAlign w:val="center"/>
          </w:tcPr>
          <w:p w14:paraId="01435B32" w14:textId="77777777" w:rsidR="007C0159" w:rsidRDefault="007C0159" w:rsidP="00A7752B">
            <w:pPr>
              <w:widowControl/>
              <w:ind w:left="288"/>
              <w:jc w:val="center"/>
              <w:rPr>
                <w:rFonts w:ascii="Times New Roman" w:hAnsi="Times New Roman" w:cs="Times New Roman"/>
                <w:sz w:val="20"/>
                <w:szCs w:val="20"/>
              </w:rPr>
            </w:pPr>
          </w:p>
        </w:tc>
      </w:tr>
      <w:tr w:rsidR="007C0159" w14:paraId="67E090B6" w14:textId="77777777" w:rsidTr="00A7752B">
        <w:trPr>
          <w:trHeight w:val="226"/>
        </w:trPr>
        <w:tc>
          <w:tcPr>
            <w:tcW w:w="1271" w:type="dxa"/>
            <w:shd w:val="clear" w:color="auto" w:fill="auto"/>
            <w:noWrap/>
            <w:vAlign w:val="center"/>
          </w:tcPr>
          <w:p w14:paraId="0E70BE24" w14:textId="77777777" w:rsidR="007C0159" w:rsidRDefault="007C0159" w:rsidP="00A7752B">
            <w:pPr>
              <w:widowControl/>
              <w:ind w:left="288"/>
              <w:jc w:val="center"/>
              <w:rPr>
                <w:rFonts w:ascii="Times New Roman" w:hAnsi="Times New Roman" w:cs="Times New Roman"/>
                <w:sz w:val="20"/>
                <w:szCs w:val="20"/>
              </w:rPr>
            </w:pPr>
          </w:p>
        </w:tc>
        <w:tc>
          <w:tcPr>
            <w:tcW w:w="1561" w:type="dxa"/>
            <w:shd w:val="clear" w:color="auto" w:fill="auto"/>
            <w:noWrap/>
            <w:vAlign w:val="center"/>
          </w:tcPr>
          <w:p w14:paraId="163B2D21" w14:textId="77777777" w:rsidR="007C0159" w:rsidRDefault="007C0159" w:rsidP="00A7752B">
            <w:pPr>
              <w:widowControl/>
              <w:jc w:val="center"/>
              <w:rPr>
                <w:rFonts w:ascii="Times New Roman" w:hAnsi="Times New Roman" w:cs="Times New Roman"/>
                <w:sz w:val="20"/>
                <w:szCs w:val="20"/>
              </w:rPr>
            </w:pPr>
            <w:r>
              <w:rPr>
                <w:rFonts w:ascii="Times New Roman" w:hAnsi="Times New Roman" w:cs="Times New Roman"/>
                <w:sz w:val="20"/>
                <w:szCs w:val="20"/>
              </w:rPr>
              <w:t>1;4;2;</w:t>
            </w:r>
          </w:p>
        </w:tc>
        <w:tc>
          <w:tcPr>
            <w:tcW w:w="1545" w:type="dxa"/>
            <w:shd w:val="clear" w:color="auto" w:fill="auto"/>
            <w:noWrap/>
            <w:vAlign w:val="center"/>
          </w:tcPr>
          <w:p w14:paraId="773F161A" w14:textId="77777777" w:rsidR="007C0159" w:rsidRDefault="007C0159" w:rsidP="00A7752B">
            <w:pPr>
              <w:widowControl/>
              <w:ind w:left="288"/>
              <w:jc w:val="center"/>
              <w:rPr>
                <w:rFonts w:ascii="Times New Roman" w:hAnsi="Times New Roman" w:cs="Times New Roman"/>
                <w:sz w:val="20"/>
                <w:szCs w:val="20"/>
              </w:rPr>
            </w:pPr>
            <w:r>
              <w:rPr>
                <w:rFonts w:ascii="Times New Roman" w:hAnsi="Times New Roman" w:cs="Times New Roman"/>
                <w:sz w:val="20"/>
                <w:szCs w:val="20"/>
              </w:rPr>
              <w:t>1004;4002;</w:t>
            </w:r>
          </w:p>
        </w:tc>
        <w:tc>
          <w:tcPr>
            <w:tcW w:w="1494" w:type="dxa"/>
            <w:shd w:val="clear" w:color="auto" w:fill="auto"/>
            <w:noWrap/>
            <w:vAlign w:val="center"/>
          </w:tcPr>
          <w:p w14:paraId="4A3FD41A" w14:textId="77777777" w:rsidR="007C0159" w:rsidRDefault="007C0159" w:rsidP="00A7752B">
            <w:pPr>
              <w:widowControl/>
              <w:jc w:val="center"/>
              <w:rPr>
                <w:rFonts w:ascii="Times New Roman" w:hAnsi="Times New Roman" w:cs="Times New Roman"/>
                <w:sz w:val="20"/>
                <w:szCs w:val="20"/>
              </w:rPr>
            </w:pPr>
            <w:r>
              <w:rPr>
                <w:rFonts w:ascii="Times New Roman" w:hAnsi="Times New Roman" w:cs="Times New Roman"/>
                <w:sz w:val="20"/>
                <w:szCs w:val="20"/>
              </w:rPr>
              <w:t>0800:19;0830:38;0830:38;</w:t>
            </w:r>
          </w:p>
        </w:tc>
        <w:tc>
          <w:tcPr>
            <w:tcW w:w="1705" w:type="dxa"/>
            <w:shd w:val="clear" w:color="auto" w:fill="auto"/>
            <w:noWrap/>
            <w:vAlign w:val="center"/>
          </w:tcPr>
          <w:p w14:paraId="0DB8B3DA" w14:textId="77777777" w:rsidR="007C0159" w:rsidRDefault="007C0159" w:rsidP="00A7752B">
            <w:pPr>
              <w:widowControl/>
              <w:ind w:left="288"/>
              <w:jc w:val="center"/>
              <w:rPr>
                <w:rFonts w:ascii="Times New Roman" w:hAnsi="Times New Roman" w:cs="Times New Roman"/>
                <w:sz w:val="20"/>
                <w:szCs w:val="20"/>
              </w:rPr>
            </w:pPr>
          </w:p>
        </w:tc>
        <w:tc>
          <w:tcPr>
            <w:tcW w:w="2638" w:type="dxa"/>
            <w:shd w:val="clear" w:color="auto" w:fill="auto"/>
            <w:noWrap/>
            <w:vAlign w:val="center"/>
          </w:tcPr>
          <w:p w14:paraId="01D873D6" w14:textId="77777777" w:rsidR="007C0159" w:rsidRDefault="007C0159" w:rsidP="00A7752B">
            <w:pPr>
              <w:widowControl/>
              <w:ind w:left="288"/>
              <w:jc w:val="center"/>
              <w:rPr>
                <w:rFonts w:ascii="Times New Roman" w:hAnsi="Times New Roman" w:cs="Times New Roman"/>
                <w:sz w:val="20"/>
                <w:szCs w:val="20"/>
              </w:rPr>
            </w:pPr>
          </w:p>
        </w:tc>
      </w:tr>
    </w:tbl>
    <w:p w14:paraId="2D1C8A43" w14:textId="77777777" w:rsidR="007C0159" w:rsidRDefault="007C0159" w:rsidP="007C0159">
      <w:pPr>
        <w:widowControl/>
        <w:ind w:left="288" w:firstLineChars="100" w:firstLine="200"/>
        <w:rPr>
          <w:rFonts w:ascii="Times New Roman" w:hAnsi="Times New Roman" w:cs="Times New Roman"/>
          <w:sz w:val="20"/>
          <w:szCs w:val="20"/>
        </w:rPr>
      </w:pPr>
      <w:r>
        <w:rPr>
          <w:rFonts w:ascii="Times New Roman" w:hAnsi="Times New Roman" w:cs="Times New Roman"/>
          <w:sz w:val="20"/>
          <w:szCs w:val="20"/>
        </w:rPr>
        <w:t>The volume in this file represents path volume, and the path is further represented in node_sequence.</w:t>
      </w:r>
    </w:p>
    <w:p w14:paraId="3AF0E549" w14:textId="77777777" w:rsidR="007C0159" w:rsidRDefault="007C0159" w:rsidP="007C0159">
      <w:pPr>
        <w:widowControl/>
        <w:ind w:left="288" w:firstLineChars="100" w:firstLine="200"/>
        <w:rPr>
          <w:rFonts w:ascii="Times New Roman" w:hAnsi="Times New Roman" w:cs="Times New Roman"/>
          <w:sz w:val="20"/>
          <w:szCs w:val="20"/>
        </w:rPr>
      </w:pPr>
      <w:r>
        <w:rPr>
          <w:rFonts w:ascii="Times New Roman" w:hAnsi="Times New Roman" w:cs="Times New Roman"/>
          <w:sz w:val="20"/>
          <w:szCs w:val="20"/>
        </w:rPr>
        <w:lastRenderedPageBreak/>
        <w:t>For the above example (Table 3.10), when the assignment reaches equilibrium, there are two paths to choose. For path id 0, the origin zone id is 1 and destination zone id is 2, and the node sequence of this path is 1</w:t>
      </w:r>
      <m:oMath>
        <m:r>
          <w:rPr>
            <w:rFonts w:ascii="Cambria Math" w:hAnsi="Cambria Math" w:cs="Times New Roman"/>
            <w:sz w:val="20"/>
            <w:szCs w:val="20"/>
          </w:rPr>
          <m:t>→3→2</m:t>
        </m:r>
      </m:oMath>
      <w:r>
        <w:rPr>
          <w:rFonts w:ascii="Times New Roman" w:hAnsi="Times New Roman" w:cs="Times New Roman"/>
          <w:sz w:val="20"/>
          <w:szCs w:val="20"/>
        </w:rPr>
        <w:t xml:space="preserve">, and travel time on this path is 30.3224 minutes, and distance of this path is 20. </w:t>
      </w:r>
    </w:p>
    <w:p w14:paraId="55F69071" w14:textId="77777777" w:rsidR="007C0159" w:rsidRDefault="007C0159">
      <w:pPr>
        <w:pStyle w:val="ListParagraph"/>
        <w:ind w:left="288" w:firstLineChars="0" w:firstLine="0"/>
        <w:rPr>
          <w:rFonts w:ascii="Times New Roman" w:hAnsi="Times New Roman" w:cs="Times New Roman"/>
          <w:sz w:val="20"/>
          <w:szCs w:val="20"/>
        </w:rPr>
      </w:pPr>
    </w:p>
    <w:p w14:paraId="4D8CF1F4" w14:textId="77777777" w:rsidR="004D2C35" w:rsidRDefault="008F2B5A">
      <w:pPr>
        <w:ind w:left="288"/>
        <w:rPr>
          <w:rFonts w:ascii="Times New Roman" w:hAnsi="Times New Roman" w:cs="Times New Roman"/>
          <w:b/>
          <w:sz w:val="20"/>
          <w:szCs w:val="20"/>
        </w:rPr>
      </w:pPr>
      <w:r>
        <w:rPr>
          <w:rFonts w:ascii="Times New Roman" w:hAnsi="Times New Roman" w:cs="Times New Roman"/>
          <w:b/>
          <w:sz w:val="20"/>
          <w:szCs w:val="20"/>
        </w:rPr>
        <w:t>（</w:t>
      </w:r>
      <w:r>
        <w:rPr>
          <w:rFonts w:ascii="Times New Roman" w:hAnsi="Times New Roman" w:cs="Times New Roman"/>
          <w:b/>
          <w:sz w:val="20"/>
          <w:szCs w:val="20"/>
        </w:rPr>
        <w:t>3</w:t>
      </w:r>
      <w:r>
        <w:rPr>
          <w:rFonts w:ascii="Times New Roman" w:hAnsi="Times New Roman" w:cs="Times New Roman"/>
          <w:b/>
          <w:sz w:val="20"/>
          <w:szCs w:val="20"/>
        </w:rPr>
        <w:t>）</w:t>
      </w:r>
      <w:r>
        <w:rPr>
          <w:rFonts w:ascii="Times New Roman" w:hAnsi="Times New Roman" w:cs="Times New Roman"/>
          <w:b/>
          <w:sz w:val="20"/>
          <w:szCs w:val="20"/>
        </w:rPr>
        <w:t>Visualize the output in NEXTA</w:t>
      </w:r>
    </w:p>
    <w:p w14:paraId="332B0E7C" w14:textId="77777777" w:rsidR="004D2C35" w:rsidRDefault="008F2B5A">
      <w:pPr>
        <w:pStyle w:val="ListParagraph"/>
        <w:ind w:left="288" w:firstLineChars="0" w:firstLine="0"/>
        <w:jc w:val="left"/>
        <w:rPr>
          <w:rFonts w:ascii="Times New Roman" w:hAnsi="Times New Roman" w:cs="Times New Roman"/>
          <w:sz w:val="20"/>
          <w:szCs w:val="20"/>
        </w:rPr>
      </w:pPr>
      <w:r>
        <w:rPr>
          <w:rFonts w:ascii="Times New Roman" w:hAnsi="Times New Roman" w:cs="Times New Roman"/>
          <w:sz w:val="20"/>
          <w:szCs w:val="20"/>
        </w:rPr>
        <w:t>Open NEXTA, import the network, chose the time period that you set in demand_period.csv, and click volume, you can see the assignment outcome in Figure 3.3.</w:t>
      </w:r>
    </w:p>
    <w:p w14:paraId="15D773A8" w14:textId="77777777" w:rsidR="004D2C35" w:rsidRDefault="008F2B5A">
      <w:pPr>
        <w:pStyle w:val="ListParagraph"/>
        <w:ind w:left="288" w:firstLineChars="0" w:firstLine="0"/>
        <w:jc w:val="center"/>
        <w:rPr>
          <w:rFonts w:ascii="Times New Roman" w:hAnsi="Times New Roman" w:cs="Times New Roman"/>
          <w:sz w:val="20"/>
          <w:szCs w:val="20"/>
        </w:rPr>
      </w:pPr>
      <w:r>
        <w:rPr>
          <w:rFonts w:ascii="Times New Roman" w:hAnsi="Times New Roman" w:cs="Times New Roman"/>
          <w:noProof/>
          <w:sz w:val="20"/>
          <w:szCs w:val="20"/>
          <w:lang w:eastAsia="en-US"/>
        </w:rPr>
        <w:drawing>
          <wp:inline distT="0" distB="0" distL="0" distR="0" wp14:anchorId="0877A304" wp14:editId="70B59755">
            <wp:extent cx="4280535" cy="2336165"/>
            <wp:effectExtent l="0" t="0" r="571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0"/>
                    <a:stretch>
                      <a:fillRect/>
                    </a:stretch>
                  </pic:blipFill>
                  <pic:spPr>
                    <a:xfrm>
                      <a:off x="0" y="0"/>
                      <a:ext cx="4287936" cy="2340141"/>
                    </a:xfrm>
                    <a:prstGeom prst="rect">
                      <a:avLst/>
                    </a:prstGeom>
                  </pic:spPr>
                </pic:pic>
              </a:graphicData>
            </a:graphic>
          </wp:inline>
        </w:drawing>
      </w:r>
    </w:p>
    <w:p w14:paraId="057CA7E3" w14:textId="77777777" w:rsidR="004D2C35" w:rsidRDefault="008F2B5A">
      <w:pPr>
        <w:pStyle w:val="ListParagraph"/>
        <w:ind w:left="288" w:firstLineChars="0" w:firstLine="0"/>
        <w:jc w:val="center"/>
        <w:rPr>
          <w:rFonts w:ascii="Times New Roman" w:hAnsi="Times New Roman" w:cs="Times New Roman"/>
          <w:sz w:val="20"/>
          <w:szCs w:val="20"/>
        </w:rPr>
      </w:pPr>
      <w:r>
        <w:rPr>
          <w:rFonts w:ascii="Times New Roman" w:hAnsi="Times New Roman" w:cs="Times New Roman"/>
          <w:sz w:val="20"/>
          <w:szCs w:val="20"/>
        </w:rPr>
        <w:t>Figure 3.3 Link volume visualization</w:t>
      </w:r>
    </w:p>
    <w:p w14:paraId="1A415741" w14:textId="77777777" w:rsidR="004D2C35" w:rsidRDefault="008F2B5A">
      <w:pPr>
        <w:pStyle w:val="Heading1"/>
        <w:rPr>
          <w:rFonts w:ascii="Times New Roman" w:hAnsi="Times New Roman" w:cs="Times New Roman"/>
          <w:sz w:val="28"/>
          <w:szCs w:val="28"/>
        </w:rPr>
      </w:pPr>
      <w:bookmarkStart w:id="111" w:name="_Toc110979258"/>
      <w:r>
        <w:rPr>
          <w:rFonts w:ascii="Times New Roman" w:hAnsi="Times New Roman" w:cs="Times New Roman"/>
          <w:sz w:val="28"/>
          <w:szCs w:val="28"/>
        </w:rPr>
        <w:t>4. Detailed data structure descriptions</w:t>
      </w:r>
      <w:bookmarkEnd w:id="111"/>
    </w:p>
    <w:p w14:paraId="57BD1D65" w14:textId="77777777" w:rsidR="004D2C35" w:rsidRDefault="008F2B5A">
      <w:pPr>
        <w:pStyle w:val="Heading2"/>
        <w:rPr>
          <w:rFonts w:ascii="Times New Roman" w:eastAsia="SimSun" w:hAnsi="Times New Roman" w:cs="Times New Roman"/>
          <w:iCs/>
          <w:kern w:val="0"/>
          <w:sz w:val="20"/>
          <w:szCs w:val="20"/>
        </w:rPr>
      </w:pPr>
      <w:bookmarkStart w:id="112" w:name="_Toc110979259"/>
      <w:r>
        <w:rPr>
          <w:rFonts w:ascii="Times New Roman" w:eastAsia="SimSun" w:hAnsi="Times New Roman" w:cs="Times New Roman"/>
          <w:iCs/>
          <w:kern w:val="0"/>
          <w:sz w:val="20"/>
          <w:szCs w:val="20"/>
        </w:rPr>
        <w:t>4.1 Input for network data</w:t>
      </w:r>
      <w:bookmarkEnd w:id="112"/>
    </w:p>
    <w:p w14:paraId="0D1DA228" w14:textId="77777777" w:rsidR="004D2C35" w:rsidRDefault="008F2B5A">
      <w:pPr>
        <w:numPr>
          <w:ilvl w:val="0"/>
          <w:numId w:val="6"/>
        </w:numPr>
        <w:spacing w:line="276" w:lineRule="auto"/>
        <w:ind w:hanging="360"/>
        <w:contextualSpacing/>
        <w:rPr>
          <w:rFonts w:ascii="Times New Roman" w:hAnsi="Times New Roman" w:cs="Times New Roman"/>
          <w:sz w:val="20"/>
          <w:szCs w:val="20"/>
        </w:rPr>
      </w:pPr>
      <w:r>
        <w:rPr>
          <w:rFonts w:ascii="Times New Roman" w:hAnsi="Times New Roman" w:cs="Times New Roman"/>
          <w:sz w:val="20"/>
          <w:szCs w:val="20"/>
        </w:rPr>
        <w:t xml:space="preserve">The specific files for physical layer are </w:t>
      </w:r>
      <w:r>
        <w:rPr>
          <w:rFonts w:ascii="Times New Roman" w:hAnsi="Times New Roman" w:cs="Times New Roman"/>
          <w:i/>
          <w:iCs/>
          <w:sz w:val="20"/>
          <w:szCs w:val="20"/>
        </w:rPr>
        <w:t>node.csv</w:t>
      </w:r>
      <w:r>
        <w:rPr>
          <w:rFonts w:ascii="Times New Roman" w:hAnsi="Times New Roman" w:cs="Times New Roman"/>
          <w:sz w:val="20"/>
          <w:szCs w:val="20"/>
        </w:rPr>
        <w:t xml:space="preserve"> and </w:t>
      </w:r>
      <w:r>
        <w:rPr>
          <w:rFonts w:ascii="Times New Roman" w:hAnsi="Times New Roman" w:cs="Times New Roman"/>
          <w:i/>
          <w:iCs/>
          <w:sz w:val="20"/>
          <w:szCs w:val="20"/>
        </w:rPr>
        <w:t>link.csv</w:t>
      </w:r>
      <w:r>
        <w:rPr>
          <w:rFonts w:ascii="Times New Roman" w:hAnsi="Times New Roman" w:cs="Times New Roman"/>
          <w:sz w:val="20"/>
          <w:szCs w:val="20"/>
        </w:rPr>
        <w:t>.</w:t>
      </w:r>
    </w:p>
    <w:p w14:paraId="44E292AD" w14:textId="77777777" w:rsidR="004D2C35" w:rsidRDefault="008F2B5A">
      <w:pPr>
        <w:numPr>
          <w:ilvl w:val="0"/>
          <w:numId w:val="6"/>
        </w:numPr>
        <w:spacing w:line="276" w:lineRule="auto"/>
        <w:ind w:hanging="360"/>
        <w:contextualSpacing/>
        <w:rPr>
          <w:rFonts w:ascii="Times New Roman" w:hAnsi="Times New Roman" w:cs="Times New Roman"/>
          <w:sz w:val="20"/>
          <w:szCs w:val="20"/>
        </w:rPr>
      </w:pPr>
      <w:r>
        <w:rPr>
          <w:rFonts w:ascii="Times New Roman" w:hAnsi="Times New Roman" w:cs="Times New Roman"/>
          <w:sz w:val="20"/>
          <w:szCs w:val="20"/>
        </w:rPr>
        <w:t>Nodes in the physical network represent points of demand, including node_id, zone_id, and coordinates with an arbitrary coordinate system.</w:t>
      </w:r>
    </w:p>
    <w:p w14:paraId="4321CEE3" w14:textId="77777777" w:rsidR="004D2C35" w:rsidRDefault="008F2B5A">
      <w:pPr>
        <w:numPr>
          <w:ilvl w:val="0"/>
          <w:numId w:val="6"/>
        </w:numPr>
        <w:spacing w:line="276" w:lineRule="auto"/>
        <w:ind w:hanging="360"/>
        <w:contextualSpacing/>
        <w:rPr>
          <w:rFonts w:ascii="Times New Roman" w:hAnsi="Times New Roman" w:cs="Times New Roman"/>
          <w:sz w:val="20"/>
          <w:szCs w:val="20"/>
        </w:rPr>
      </w:pPr>
      <w:r>
        <w:rPr>
          <w:rFonts w:ascii="Times New Roman" w:hAnsi="Times New Roman" w:cs="Times New Roman"/>
          <w:sz w:val="20"/>
          <w:szCs w:val="20"/>
        </w:rPr>
        <w:t>A link is defined using upstream node and downstream node ids, with essential attributes such as length, free_speed, lanes, capacity, link_type, and coefficients of Volume Delay Function, typically required for static traffic assignment and mesoscopic traffic assignment.</w:t>
      </w:r>
    </w:p>
    <w:p w14:paraId="030AC4B8" w14:textId="77777777" w:rsidR="004D2C35" w:rsidRDefault="004D2C35">
      <w:pPr>
        <w:spacing w:line="276" w:lineRule="auto"/>
        <w:contextualSpacing/>
        <w:rPr>
          <w:rFonts w:ascii="Times New Roman" w:eastAsia="SimSun" w:hAnsi="Times New Roman" w:cs="Times New Roman"/>
          <w:b/>
          <w:bCs/>
          <w:kern w:val="0"/>
          <w:sz w:val="20"/>
          <w:szCs w:val="20"/>
        </w:rPr>
      </w:pPr>
    </w:p>
    <w:p w14:paraId="4F2969AF" w14:textId="77777777" w:rsidR="004D2C35" w:rsidRDefault="008F2B5A">
      <w:pPr>
        <w:spacing w:line="276" w:lineRule="auto"/>
        <w:contextualSpacing/>
        <w:rPr>
          <w:rFonts w:ascii="Times New Roman" w:eastAsia="SimSun" w:hAnsi="Times New Roman" w:cs="Times New Roman"/>
          <w:b/>
          <w:bCs/>
          <w:kern w:val="0"/>
          <w:sz w:val="20"/>
          <w:szCs w:val="20"/>
        </w:rPr>
      </w:pPr>
      <w:r>
        <w:rPr>
          <w:rFonts w:ascii="Times New Roman" w:eastAsia="SimSun" w:hAnsi="Times New Roman" w:cs="Times New Roman"/>
          <w:b/>
          <w:bCs/>
          <w:kern w:val="0"/>
          <w:sz w:val="20"/>
          <w:szCs w:val="20"/>
        </w:rPr>
        <w:t>File 1a: node.csv</w:t>
      </w:r>
    </w:p>
    <w:tbl>
      <w:tblPr>
        <w:tblW w:w="823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427"/>
        <w:gridCol w:w="4395"/>
        <w:gridCol w:w="2409"/>
      </w:tblGrid>
      <w:tr w:rsidR="004D2C35" w14:paraId="139E792A" w14:textId="77777777">
        <w:trPr>
          <w:jc w:val="center"/>
        </w:trPr>
        <w:tc>
          <w:tcPr>
            <w:tcW w:w="1427" w:type="dxa"/>
            <w:tcMar>
              <w:top w:w="100" w:type="dxa"/>
              <w:left w:w="100" w:type="dxa"/>
              <w:bottom w:w="100" w:type="dxa"/>
              <w:right w:w="100" w:type="dxa"/>
            </w:tcMar>
            <w:vAlign w:val="center"/>
          </w:tcPr>
          <w:p w14:paraId="02C84A2D"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b/>
                <w:sz w:val="20"/>
                <w:szCs w:val="20"/>
              </w:rPr>
              <w:t>Field Name</w:t>
            </w:r>
          </w:p>
        </w:tc>
        <w:tc>
          <w:tcPr>
            <w:tcW w:w="4395" w:type="dxa"/>
            <w:tcMar>
              <w:top w:w="100" w:type="dxa"/>
              <w:left w:w="100" w:type="dxa"/>
              <w:bottom w:w="100" w:type="dxa"/>
              <w:right w:w="100" w:type="dxa"/>
            </w:tcMar>
            <w:vAlign w:val="center"/>
          </w:tcPr>
          <w:p w14:paraId="58D26488"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b/>
                <w:sz w:val="20"/>
                <w:szCs w:val="20"/>
              </w:rPr>
              <w:t>Description</w:t>
            </w:r>
          </w:p>
        </w:tc>
        <w:tc>
          <w:tcPr>
            <w:tcW w:w="2409" w:type="dxa"/>
            <w:tcMar>
              <w:top w:w="100" w:type="dxa"/>
              <w:left w:w="100" w:type="dxa"/>
              <w:bottom w:w="100" w:type="dxa"/>
              <w:right w:w="100" w:type="dxa"/>
            </w:tcMar>
            <w:vAlign w:val="center"/>
          </w:tcPr>
          <w:p w14:paraId="1A679A7D"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b/>
                <w:sz w:val="20"/>
                <w:szCs w:val="20"/>
              </w:rPr>
              <w:t>Sample Value</w:t>
            </w:r>
          </w:p>
        </w:tc>
      </w:tr>
      <w:tr w:rsidR="004D2C35" w14:paraId="170D5094" w14:textId="77777777">
        <w:trPr>
          <w:jc w:val="center"/>
        </w:trPr>
        <w:tc>
          <w:tcPr>
            <w:tcW w:w="1427" w:type="dxa"/>
            <w:tcMar>
              <w:top w:w="100" w:type="dxa"/>
              <w:left w:w="100" w:type="dxa"/>
              <w:bottom w:w="100" w:type="dxa"/>
              <w:right w:w="100" w:type="dxa"/>
            </w:tcMar>
            <w:vAlign w:val="center"/>
          </w:tcPr>
          <w:p w14:paraId="419B0C3C"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name</w:t>
            </w:r>
          </w:p>
        </w:tc>
        <w:tc>
          <w:tcPr>
            <w:tcW w:w="4395" w:type="dxa"/>
            <w:tcMar>
              <w:top w:w="100" w:type="dxa"/>
              <w:left w:w="100" w:type="dxa"/>
              <w:bottom w:w="100" w:type="dxa"/>
              <w:right w:w="100" w:type="dxa"/>
            </w:tcMar>
            <w:vAlign w:val="center"/>
          </w:tcPr>
          <w:p w14:paraId="74313AAD"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Optional for visualization only</w:t>
            </w:r>
          </w:p>
        </w:tc>
        <w:tc>
          <w:tcPr>
            <w:tcW w:w="2409" w:type="dxa"/>
            <w:tcMar>
              <w:top w:w="100" w:type="dxa"/>
              <w:left w:w="100" w:type="dxa"/>
              <w:bottom w:w="100" w:type="dxa"/>
              <w:right w:w="100" w:type="dxa"/>
            </w:tcMar>
            <w:vAlign w:val="center"/>
          </w:tcPr>
          <w:p w14:paraId="1FA4F9BB"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Main street @ Highland Dr.</w:t>
            </w:r>
          </w:p>
        </w:tc>
      </w:tr>
      <w:tr w:rsidR="004D2C35" w14:paraId="67E5F18D" w14:textId="77777777">
        <w:trPr>
          <w:jc w:val="center"/>
        </w:trPr>
        <w:tc>
          <w:tcPr>
            <w:tcW w:w="1427" w:type="dxa"/>
            <w:tcMar>
              <w:top w:w="100" w:type="dxa"/>
              <w:left w:w="100" w:type="dxa"/>
              <w:bottom w:w="100" w:type="dxa"/>
              <w:right w:w="100" w:type="dxa"/>
            </w:tcMar>
            <w:vAlign w:val="center"/>
          </w:tcPr>
          <w:p w14:paraId="74D908D7"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node_id</w:t>
            </w:r>
          </w:p>
        </w:tc>
        <w:tc>
          <w:tcPr>
            <w:tcW w:w="4395" w:type="dxa"/>
            <w:tcMar>
              <w:top w:w="100" w:type="dxa"/>
              <w:left w:w="100" w:type="dxa"/>
              <w:bottom w:w="100" w:type="dxa"/>
              <w:right w:w="100" w:type="dxa"/>
            </w:tcMar>
            <w:vAlign w:val="center"/>
          </w:tcPr>
          <w:p w14:paraId="45352075"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 xml:space="preserve">Node </w:t>
            </w:r>
            <w:bookmarkStart w:id="113" w:name="OLE_LINK11"/>
            <w:r>
              <w:rPr>
                <w:rFonts w:ascii="Times New Roman" w:eastAsia="SimSun" w:hAnsi="Times New Roman" w:cs="Times New Roman"/>
                <w:sz w:val="20"/>
                <w:szCs w:val="20"/>
              </w:rPr>
              <w:t>identification number</w:t>
            </w:r>
            <w:bookmarkEnd w:id="113"/>
          </w:p>
        </w:tc>
        <w:tc>
          <w:tcPr>
            <w:tcW w:w="2409" w:type="dxa"/>
            <w:tcMar>
              <w:top w:w="100" w:type="dxa"/>
              <w:left w:w="100" w:type="dxa"/>
              <w:bottom w:w="100" w:type="dxa"/>
              <w:right w:w="100" w:type="dxa"/>
            </w:tcMar>
            <w:vAlign w:val="center"/>
          </w:tcPr>
          <w:p w14:paraId="222B0831"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1001</w:t>
            </w:r>
          </w:p>
        </w:tc>
      </w:tr>
      <w:tr w:rsidR="004D2C35" w14:paraId="13E3E2EC" w14:textId="77777777">
        <w:trPr>
          <w:jc w:val="center"/>
        </w:trPr>
        <w:tc>
          <w:tcPr>
            <w:tcW w:w="1427" w:type="dxa"/>
            <w:tcMar>
              <w:top w:w="100" w:type="dxa"/>
              <w:left w:w="100" w:type="dxa"/>
              <w:bottom w:w="100" w:type="dxa"/>
              <w:right w:w="100" w:type="dxa"/>
            </w:tcMar>
            <w:vAlign w:val="center"/>
          </w:tcPr>
          <w:p w14:paraId="7B709F70"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x_coord</w:t>
            </w:r>
          </w:p>
        </w:tc>
        <w:tc>
          <w:tcPr>
            <w:tcW w:w="4395" w:type="dxa"/>
            <w:tcMar>
              <w:top w:w="100" w:type="dxa"/>
              <w:left w:w="100" w:type="dxa"/>
              <w:bottom w:w="100" w:type="dxa"/>
              <w:right w:w="100" w:type="dxa"/>
            </w:tcMar>
            <w:vAlign w:val="center"/>
          </w:tcPr>
          <w:p w14:paraId="2AA17723"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 xml:space="preserve">Longitude or horizontal coordinate in any arbitrary </w:t>
            </w:r>
            <w:r>
              <w:rPr>
                <w:rFonts w:ascii="Times New Roman" w:eastAsia="SimSun" w:hAnsi="Times New Roman" w:cs="Times New Roman"/>
                <w:sz w:val="20"/>
                <w:szCs w:val="20"/>
              </w:rPr>
              <w:lastRenderedPageBreak/>
              <w:t>geographic coordinate system.</w:t>
            </w:r>
          </w:p>
        </w:tc>
        <w:tc>
          <w:tcPr>
            <w:tcW w:w="2409" w:type="dxa"/>
            <w:tcMar>
              <w:top w:w="100" w:type="dxa"/>
              <w:left w:w="100" w:type="dxa"/>
              <w:bottom w:w="100" w:type="dxa"/>
              <w:right w:w="100" w:type="dxa"/>
            </w:tcMar>
            <w:vAlign w:val="center"/>
          </w:tcPr>
          <w:p w14:paraId="0F643F7A"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lastRenderedPageBreak/>
              <w:t>100</w:t>
            </w:r>
          </w:p>
        </w:tc>
      </w:tr>
      <w:tr w:rsidR="004D2C35" w14:paraId="580F8C8A" w14:textId="77777777">
        <w:trPr>
          <w:jc w:val="center"/>
        </w:trPr>
        <w:tc>
          <w:tcPr>
            <w:tcW w:w="1427" w:type="dxa"/>
            <w:tcMar>
              <w:top w:w="100" w:type="dxa"/>
              <w:left w:w="100" w:type="dxa"/>
              <w:bottom w:w="100" w:type="dxa"/>
              <w:right w:w="100" w:type="dxa"/>
            </w:tcMar>
            <w:vAlign w:val="center"/>
          </w:tcPr>
          <w:p w14:paraId="288522AC"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y_coord</w:t>
            </w:r>
          </w:p>
        </w:tc>
        <w:tc>
          <w:tcPr>
            <w:tcW w:w="4395" w:type="dxa"/>
            <w:tcMar>
              <w:top w:w="100" w:type="dxa"/>
              <w:left w:w="100" w:type="dxa"/>
              <w:bottom w:w="100" w:type="dxa"/>
              <w:right w:w="100" w:type="dxa"/>
            </w:tcMar>
            <w:vAlign w:val="center"/>
          </w:tcPr>
          <w:p w14:paraId="168FD709"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Latitude or vertical coordinate horizontal coordinate in any arbitrary geographic coordinate system</w:t>
            </w:r>
          </w:p>
        </w:tc>
        <w:tc>
          <w:tcPr>
            <w:tcW w:w="2409" w:type="dxa"/>
            <w:tcMar>
              <w:top w:w="100" w:type="dxa"/>
              <w:left w:w="100" w:type="dxa"/>
              <w:bottom w:w="100" w:type="dxa"/>
              <w:right w:w="100" w:type="dxa"/>
            </w:tcMar>
            <w:vAlign w:val="center"/>
          </w:tcPr>
          <w:p w14:paraId="273930BD"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200</w:t>
            </w:r>
          </w:p>
        </w:tc>
      </w:tr>
      <w:tr w:rsidR="004D2C35" w14:paraId="1937619B" w14:textId="77777777">
        <w:trPr>
          <w:jc w:val="center"/>
        </w:trPr>
        <w:tc>
          <w:tcPr>
            <w:tcW w:w="1427" w:type="dxa"/>
            <w:tcMar>
              <w:top w:w="100" w:type="dxa"/>
              <w:left w:w="100" w:type="dxa"/>
              <w:bottom w:w="100" w:type="dxa"/>
              <w:right w:w="100" w:type="dxa"/>
            </w:tcMar>
            <w:vAlign w:val="center"/>
          </w:tcPr>
          <w:p w14:paraId="678F67B7"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node_type</w:t>
            </w:r>
          </w:p>
        </w:tc>
        <w:tc>
          <w:tcPr>
            <w:tcW w:w="4395" w:type="dxa"/>
            <w:tcMar>
              <w:top w:w="100" w:type="dxa"/>
              <w:left w:w="100" w:type="dxa"/>
              <w:bottom w:w="100" w:type="dxa"/>
              <w:right w:w="100" w:type="dxa"/>
            </w:tcMar>
            <w:vAlign w:val="center"/>
          </w:tcPr>
          <w:p w14:paraId="038AD2AB"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Optional text label for visualization and identifies of node</w:t>
            </w:r>
          </w:p>
        </w:tc>
        <w:tc>
          <w:tcPr>
            <w:tcW w:w="2409" w:type="dxa"/>
            <w:tcMar>
              <w:top w:w="100" w:type="dxa"/>
              <w:left w:w="100" w:type="dxa"/>
              <w:bottom w:w="100" w:type="dxa"/>
              <w:right w:w="100" w:type="dxa"/>
            </w:tcMar>
            <w:vAlign w:val="center"/>
          </w:tcPr>
          <w:p w14:paraId="7FC08EE8"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1</w:t>
            </w:r>
          </w:p>
        </w:tc>
      </w:tr>
      <w:tr w:rsidR="004D2C35" w14:paraId="25BB5E23" w14:textId="77777777">
        <w:trPr>
          <w:jc w:val="center"/>
        </w:trPr>
        <w:tc>
          <w:tcPr>
            <w:tcW w:w="1427" w:type="dxa"/>
            <w:tcMar>
              <w:top w:w="100" w:type="dxa"/>
              <w:left w:w="100" w:type="dxa"/>
              <w:bottom w:w="100" w:type="dxa"/>
              <w:right w:w="100" w:type="dxa"/>
            </w:tcMar>
            <w:vAlign w:val="center"/>
          </w:tcPr>
          <w:p w14:paraId="7CA82C94"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zone_id</w:t>
            </w:r>
          </w:p>
        </w:tc>
        <w:tc>
          <w:tcPr>
            <w:tcW w:w="4395" w:type="dxa"/>
            <w:tcMar>
              <w:top w:w="100" w:type="dxa"/>
              <w:left w:w="100" w:type="dxa"/>
              <w:bottom w:w="100" w:type="dxa"/>
              <w:right w:w="100" w:type="dxa"/>
            </w:tcMar>
            <w:vAlign w:val="center"/>
          </w:tcPr>
          <w:p w14:paraId="5AC32F96"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Indication of node’s physical location</w:t>
            </w:r>
          </w:p>
        </w:tc>
        <w:tc>
          <w:tcPr>
            <w:tcW w:w="2409" w:type="dxa"/>
            <w:tcMar>
              <w:top w:w="100" w:type="dxa"/>
              <w:left w:w="100" w:type="dxa"/>
              <w:bottom w:w="100" w:type="dxa"/>
              <w:right w:w="100" w:type="dxa"/>
            </w:tcMar>
            <w:vAlign w:val="center"/>
          </w:tcPr>
          <w:p w14:paraId="0D057738"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1</w:t>
            </w:r>
          </w:p>
        </w:tc>
      </w:tr>
    </w:tbl>
    <w:p w14:paraId="2017206F" w14:textId="77777777" w:rsidR="004D2C35" w:rsidRDefault="004D2C35">
      <w:pPr>
        <w:spacing w:line="276" w:lineRule="auto"/>
        <w:contextualSpacing/>
        <w:rPr>
          <w:rFonts w:ascii="Times New Roman" w:eastAsia="SimSun" w:hAnsi="Times New Roman" w:cs="Times New Roman"/>
          <w:b/>
          <w:bCs/>
          <w:kern w:val="0"/>
          <w:sz w:val="20"/>
          <w:szCs w:val="20"/>
        </w:rPr>
      </w:pPr>
    </w:p>
    <w:p w14:paraId="3244133F" w14:textId="77777777" w:rsidR="004D2C35" w:rsidRDefault="008F2B5A">
      <w:pPr>
        <w:spacing w:line="276" w:lineRule="auto"/>
        <w:contextualSpacing/>
        <w:rPr>
          <w:rFonts w:ascii="Times New Roman" w:eastAsia="SimSun" w:hAnsi="Times New Roman" w:cs="Times New Roman"/>
          <w:b/>
          <w:bCs/>
          <w:kern w:val="0"/>
          <w:sz w:val="20"/>
          <w:szCs w:val="20"/>
        </w:rPr>
      </w:pPr>
      <w:r>
        <w:rPr>
          <w:rFonts w:ascii="Times New Roman" w:eastAsia="SimSun" w:hAnsi="Times New Roman" w:cs="Times New Roman"/>
          <w:b/>
          <w:bCs/>
          <w:kern w:val="0"/>
          <w:sz w:val="20"/>
          <w:szCs w:val="20"/>
        </w:rPr>
        <w:t>File 1b: link.csv</w:t>
      </w:r>
    </w:p>
    <w:tbl>
      <w:tblPr>
        <w:tblW w:w="835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975"/>
        <w:gridCol w:w="4697"/>
        <w:gridCol w:w="1682"/>
      </w:tblGrid>
      <w:tr w:rsidR="004D2C35" w14:paraId="06C5D5D2" w14:textId="77777777">
        <w:trPr>
          <w:jc w:val="center"/>
        </w:trPr>
        <w:tc>
          <w:tcPr>
            <w:tcW w:w="1975" w:type="dxa"/>
            <w:tcMar>
              <w:top w:w="100" w:type="dxa"/>
              <w:left w:w="100" w:type="dxa"/>
              <w:bottom w:w="100" w:type="dxa"/>
              <w:right w:w="100" w:type="dxa"/>
            </w:tcMar>
            <w:vAlign w:val="center"/>
          </w:tcPr>
          <w:p w14:paraId="78A33851" w14:textId="77777777" w:rsidR="004D2C35" w:rsidRDefault="008F2B5A">
            <w:pPr>
              <w:spacing w:after="100" w:afterAutospacing="1" w:line="259" w:lineRule="auto"/>
              <w:jc w:val="left"/>
              <w:rPr>
                <w:rFonts w:ascii="Times New Roman" w:eastAsia="SimSun" w:hAnsi="Times New Roman" w:cs="Times New Roman"/>
                <w:b/>
                <w:sz w:val="20"/>
                <w:szCs w:val="20"/>
              </w:rPr>
            </w:pPr>
            <w:r>
              <w:rPr>
                <w:rFonts w:ascii="Times New Roman" w:eastAsia="SimSun" w:hAnsi="Times New Roman" w:cs="Times New Roman"/>
                <w:b/>
                <w:sz w:val="20"/>
                <w:szCs w:val="20"/>
              </w:rPr>
              <w:t>Field Name</w:t>
            </w:r>
          </w:p>
        </w:tc>
        <w:tc>
          <w:tcPr>
            <w:tcW w:w="4697" w:type="dxa"/>
            <w:tcMar>
              <w:top w:w="100" w:type="dxa"/>
              <w:left w:w="100" w:type="dxa"/>
              <w:bottom w:w="100" w:type="dxa"/>
              <w:right w:w="100" w:type="dxa"/>
            </w:tcMar>
            <w:vAlign w:val="center"/>
          </w:tcPr>
          <w:p w14:paraId="28B472DD" w14:textId="77777777" w:rsidR="004D2C35" w:rsidRDefault="008F2B5A">
            <w:pPr>
              <w:spacing w:after="100" w:afterAutospacing="1" w:line="259" w:lineRule="auto"/>
              <w:jc w:val="left"/>
              <w:rPr>
                <w:rFonts w:ascii="Times New Roman" w:eastAsia="SimSun" w:hAnsi="Times New Roman" w:cs="Times New Roman"/>
                <w:b/>
                <w:sz w:val="20"/>
                <w:szCs w:val="20"/>
              </w:rPr>
            </w:pPr>
            <w:r>
              <w:rPr>
                <w:rFonts w:ascii="Times New Roman" w:eastAsia="SimSun" w:hAnsi="Times New Roman" w:cs="Times New Roman"/>
                <w:b/>
                <w:sz w:val="20"/>
                <w:szCs w:val="20"/>
              </w:rPr>
              <w:t>Description</w:t>
            </w:r>
          </w:p>
        </w:tc>
        <w:tc>
          <w:tcPr>
            <w:tcW w:w="1682" w:type="dxa"/>
            <w:tcMar>
              <w:top w:w="100" w:type="dxa"/>
              <w:left w:w="100" w:type="dxa"/>
              <w:bottom w:w="100" w:type="dxa"/>
              <w:right w:w="100" w:type="dxa"/>
            </w:tcMar>
            <w:vAlign w:val="center"/>
          </w:tcPr>
          <w:p w14:paraId="2DA75071" w14:textId="77777777" w:rsidR="004D2C35" w:rsidRDefault="008F2B5A">
            <w:pPr>
              <w:spacing w:after="100" w:afterAutospacing="1" w:line="259" w:lineRule="auto"/>
              <w:jc w:val="left"/>
              <w:rPr>
                <w:rFonts w:ascii="Times New Roman" w:eastAsia="SimSun" w:hAnsi="Times New Roman" w:cs="Times New Roman"/>
                <w:b/>
                <w:sz w:val="20"/>
                <w:szCs w:val="20"/>
              </w:rPr>
            </w:pPr>
            <w:r>
              <w:rPr>
                <w:rFonts w:ascii="Times New Roman" w:eastAsia="SimSun" w:hAnsi="Times New Roman" w:cs="Times New Roman"/>
                <w:b/>
                <w:sz w:val="20"/>
                <w:szCs w:val="20"/>
              </w:rPr>
              <w:t>Sample Values</w:t>
            </w:r>
          </w:p>
        </w:tc>
      </w:tr>
      <w:tr w:rsidR="004D2C35" w14:paraId="20DB9EB6" w14:textId="77777777">
        <w:trPr>
          <w:jc w:val="center"/>
        </w:trPr>
        <w:tc>
          <w:tcPr>
            <w:tcW w:w="1975" w:type="dxa"/>
            <w:tcMar>
              <w:top w:w="100" w:type="dxa"/>
              <w:left w:w="100" w:type="dxa"/>
              <w:bottom w:w="100" w:type="dxa"/>
              <w:right w:w="100" w:type="dxa"/>
            </w:tcMar>
            <w:vAlign w:val="center"/>
          </w:tcPr>
          <w:p w14:paraId="6EA899CD"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name</w:t>
            </w:r>
          </w:p>
        </w:tc>
        <w:tc>
          <w:tcPr>
            <w:tcW w:w="4697" w:type="dxa"/>
            <w:tcMar>
              <w:top w:w="100" w:type="dxa"/>
              <w:left w:w="100" w:type="dxa"/>
              <w:bottom w:w="100" w:type="dxa"/>
              <w:right w:w="100" w:type="dxa"/>
            </w:tcMar>
            <w:vAlign w:val="center"/>
          </w:tcPr>
          <w:p w14:paraId="5521365F"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Optional for visualization purposes</w:t>
            </w:r>
          </w:p>
        </w:tc>
        <w:tc>
          <w:tcPr>
            <w:tcW w:w="1682" w:type="dxa"/>
            <w:tcMar>
              <w:top w:w="100" w:type="dxa"/>
              <w:left w:w="100" w:type="dxa"/>
              <w:bottom w:w="100" w:type="dxa"/>
              <w:right w:w="100" w:type="dxa"/>
            </w:tcMar>
            <w:vAlign w:val="center"/>
          </w:tcPr>
          <w:p w14:paraId="762FBFBD"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Main Street</w:t>
            </w:r>
          </w:p>
        </w:tc>
      </w:tr>
      <w:tr w:rsidR="004D2C35" w14:paraId="42745E82" w14:textId="77777777">
        <w:trPr>
          <w:jc w:val="center"/>
        </w:trPr>
        <w:tc>
          <w:tcPr>
            <w:tcW w:w="1975" w:type="dxa"/>
            <w:tcMar>
              <w:top w:w="100" w:type="dxa"/>
              <w:left w:w="100" w:type="dxa"/>
              <w:bottom w:w="100" w:type="dxa"/>
              <w:right w:w="100" w:type="dxa"/>
            </w:tcMar>
            <w:vAlign w:val="center"/>
          </w:tcPr>
          <w:p w14:paraId="24647912"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link_id</w:t>
            </w:r>
          </w:p>
        </w:tc>
        <w:tc>
          <w:tcPr>
            <w:tcW w:w="4697" w:type="dxa"/>
            <w:tcMar>
              <w:top w:w="100" w:type="dxa"/>
              <w:left w:w="100" w:type="dxa"/>
              <w:bottom w:w="100" w:type="dxa"/>
              <w:right w:w="100" w:type="dxa"/>
            </w:tcMar>
            <w:vAlign w:val="center"/>
          </w:tcPr>
          <w:p w14:paraId="3D856FEC"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Link identification number of the road</w:t>
            </w:r>
          </w:p>
        </w:tc>
        <w:tc>
          <w:tcPr>
            <w:tcW w:w="1682" w:type="dxa"/>
            <w:tcMar>
              <w:top w:w="100" w:type="dxa"/>
              <w:left w:w="100" w:type="dxa"/>
              <w:bottom w:w="100" w:type="dxa"/>
              <w:right w:w="100" w:type="dxa"/>
            </w:tcMar>
            <w:vAlign w:val="center"/>
          </w:tcPr>
          <w:p w14:paraId="4323760B"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1003</w:t>
            </w:r>
          </w:p>
        </w:tc>
      </w:tr>
      <w:tr w:rsidR="004D2C35" w14:paraId="247D96CF" w14:textId="77777777">
        <w:trPr>
          <w:jc w:val="center"/>
        </w:trPr>
        <w:tc>
          <w:tcPr>
            <w:tcW w:w="1975" w:type="dxa"/>
            <w:tcMar>
              <w:top w:w="100" w:type="dxa"/>
              <w:left w:w="100" w:type="dxa"/>
              <w:bottom w:w="100" w:type="dxa"/>
              <w:right w:w="100" w:type="dxa"/>
            </w:tcMar>
            <w:vAlign w:val="center"/>
          </w:tcPr>
          <w:p w14:paraId="055A8B41" w14:textId="77777777" w:rsidR="004D2C35" w:rsidRDefault="008F2B5A">
            <w:pPr>
              <w:spacing w:after="100" w:afterAutospacing="1" w:line="259" w:lineRule="auto"/>
              <w:jc w:val="left"/>
              <w:rPr>
                <w:rFonts w:ascii="Times New Roman" w:eastAsia="SimSun" w:hAnsi="Times New Roman" w:cs="Times New Roman"/>
                <w:sz w:val="20"/>
                <w:szCs w:val="20"/>
              </w:rPr>
            </w:pPr>
            <w:bookmarkStart w:id="114" w:name="_Hlk46160847"/>
            <w:r>
              <w:rPr>
                <w:rFonts w:ascii="Times New Roman" w:eastAsia="SimSun" w:hAnsi="Times New Roman" w:cs="Times New Roman"/>
                <w:sz w:val="20"/>
                <w:szCs w:val="20"/>
              </w:rPr>
              <w:t>from_node_id</w:t>
            </w:r>
          </w:p>
        </w:tc>
        <w:tc>
          <w:tcPr>
            <w:tcW w:w="4697" w:type="dxa"/>
            <w:tcMar>
              <w:top w:w="100" w:type="dxa"/>
              <w:left w:w="100" w:type="dxa"/>
              <w:bottom w:w="100" w:type="dxa"/>
              <w:right w:w="100" w:type="dxa"/>
            </w:tcMar>
            <w:vAlign w:val="center"/>
          </w:tcPr>
          <w:p w14:paraId="7D9CF0E9"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 xml:space="preserve">Upstream node number of the link, must already be defined in </w:t>
            </w:r>
            <w:r>
              <w:rPr>
                <w:rFonts w:ascii="Times New Roman" w:eastAsia="SimSun" w:hAnsi="Times New Roman" w:cs="Times New Roman"/>
                <w:i/>
                <w:iCs/>
                <w:sz w:val="20"/>
                <w:szCs w:val="20"/>
              </w:rPr>
              <w:t>node.csv</w:t>
            </w:r>
          </w:p>
        </w:tc>
        <w:tc>
          <w:tcPr>
            <w:tcW w:w="1682" w:type="dxa"/>
            <w:tcMar>
              <w:top w:w="100" w:type="dxa"/>
              <w:left w:w="100" w:type="dxa"/>
              <w:bottom w:w="100" w:type="dxa"/>
              <w:right w:w="100" w:type="dxa"/>
            </w:tcMar>
            <w:vAlign w:val="center"/>
          </w:tcPr>
          <w:p w14:paraId="08D3129C"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1</w:t>
            </w:r>
          </w:p>
        </w:tc>
      </w:tr>
      <w:tr w:rsidR="004D2C35" w14:paraId="53B14F06" w14:textId="77777777">
        <w:trPr>
          <w:jc w:val="center"/>
        </w:trPr>
        <w:tc>
          <w:tcPr>
            <w:tcW w:w="1975" w:type="dxa"/>
            <w:tcMar>
              <w:top w:w="100" w:type="dxa"/>
              <w:left w:w="100" w:type="dxa"/>
              <w:bottom w:w="100" w:type="dxa"/>
              <w:right w:w="100" w:type="dxa"/>
            </w:tcMar>
            <w:vAlign w:val="center"/>
          </w:tcPr>
          <w:p w14:paraId="010F3628"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to_node_id</w:t>
            </w:r>
          </w:p>
        </w:tc>
        <w:tc>
          <w:tcPr>
            <w:tcW w:w="4697" w:type="dxa"/>
            <w:tcMar>
              <w:top w:w="100" w:type="dxa"/>
              <w:left w:w="100" w:type="dxa"/>
              <w:bottom w:w="100" w:type="dxa"/>
              <w:right w:w="100" w:type="dxa"/>
            </w:tcMar>
            <w:vAlign w:val="center"/>
          </w:tcPr>
          <w:p w14:paraId="3F9D3D6D"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 xml:space="preserve">Downstream node number of the link, must already be defined in </w:t>
            </w:r>
            <w:r>
              <w:rPr>
                <w:rFonts w:ascii="Times New Roman" w:eastAsia="SimSun" w:hAnsi="Times New Roman" w:cs="Times New Roman"/>
                <w:i/>
                <w:iCs/>
                <w:sz w:val="20"/>
                <w:szCs w:val="20"/>
              </w:rPr>
              <w:t>node.csv</w:t>
            </w:r>
          </w:p>
        </w:tc>
        <w:tc>
          <w:tcPr>
            <w:tcW w:w="1682" w:type="dxa"/>
            <w:tcMar>
              <w:top w:w="100" w:type="dxa"/>
              <w:left w:w="100" w:type="dxa"/>
              <w:bottom w:w="100" w:type="dxa"/>
              <w:right w:w="100" w:type="dxa"/>
            </w:tcMar>
            <w:vAlign w:val="center"/>
          </w:tcPr>
          <w:p w14:paraId="0E4A4E7A"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3</w:t>
            </w:r>
          </w:p>
        </w:tc>
      </w:tr>
      <w:bookmarkEnd w:id="114"/>
      <w:tr w:rsidR="004D2C35" w14:paraId="16420998" w14:textId="77777777">
        <w:trPr>
          <w:jc w:val="center"/>
        </w:trPr>
        <w:tc>
          <w:tcPr>
            <w:tcW w:w="1975" w:type="dxa"/>
            <w:tcMar>
              <w:top w:w="100" w:type="dxa"/>
              <w:left w:w="100" w:type="dxa"/>
              <w:bottom w:w="100" w:type="dxa"/>
              <w:right w:w="100" w:type="dxa"/>
            </w:tcMar>
            <w:vAlign w:val="center"/>
          </w:tcPr>
          <w:p w14:paraId="54317591"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link_type_name</w:t>
            </w:r>
          </w:p>
        </w:tc>
        <w:tc>
          <w:tcPr>
            <w:tcW w:w="4697" w:type="dxa"/>
            <w:tcMar>
              <w:top w:w="100" w:type="dxa"/>
              <w:left w:w="100" w:type="dxa"/>
              <w:bottom w:w="100" w:type="dxa"/>
              <w:right w:w="100" w:type="dxa"/>
            </w:tcMar>
            <w:vAlign w:val="center"/>
          </w:tcPr>
          <w:p w14:paraId="08781418"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 xml:space="preserve">Optional text label for visualization and data checking purposes </w:t>
            </w:r>
          </w:p>
        </w:tc>
        <w:tc>
          <w:tcPr>
            <w:tcW w:w="1682" w:type="dxa"/>
            <w:tcMar>
              <w:top w:w="100" w:type="dxa"/>
              <w:left w:w="100" w:type="dxa"/>
              <w:bottom w:w="100" w:type="dxa"/>
              <w:right w:w="100" w:type="dxa"/>
            </w:tcMar>
            <w:vAlign w:val="center"/>
          </w:tcPr>
          <w:p w14:paraId="01A79D16"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1</w:t>
            </w:r>
          </w:p>
        </w:tc>
      </w:tr>
      <w:tr w:rsidR="004D2C35" w14:paraId="6B4C0D5A" w14:textId="77777777">
        <w:trPr>
          <w:jc w:val="center"/>
        </w:trPr>
        <w:tc>
          <w:tcPr>
            <w:tcW w:w="1975" w:type="dxa"/>
            <w:tcMar>
              <w:top w:w="100" w:type="dxa"/>
              <w:left w:w="100" w:type="dxa"/>
              <w:bottom w:w="100" w:type="dxa"/>
              <w:right w:w="100" w:type="dxa"/>
            </w:tcMar>
            <w:vAlign w:val="center"/>
          </w:tcPr>
          <w:p w14:paraId="7E76D353"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dir_flag</w:t>
            </w:r>
          </w:p>
        </w:tc>
        <w:tc>
          <w:tcPr>
            <w:tcW w:w="4697" w:type="dxa"/>
            <w:tcMar>
              <w:top w:w="100" w:type="dxa"/>
              <w:left w:w="100" w:type="dxa"/>
              <w:bottom w:w="100" w:type="dxa"/>
              <w:right w:w="100" w:type="dxa"/>
            </w:tcMar>
            <w:vAlign w:val="center"/>
          </w:tcPr>
          <w:p w14:paraId="2F960AF5"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Indication of directions of the link (=0, bi-direction; =1, single direction)</w:t>
            </w:r>
          </w:p>
        </w:tc>
        <w:tc>
          <w:tcPr>
            <w:tcW w:w="1682" w:type="dxa"/>
            <w:tcMar>
              <w:top w:w="100" w:type="dxa"/>
              <w:left w:w="100" w:type="dxa"/>
              <w:bottom w:w="100" w:type="dxa"/>
              <w:right w:w="100" w:type="dxa"/>
            </w:tcMar>
            <w:vAlign w:val="center"/>
          </w:tcPr>
          <w:p w14:paraId="2A2F152C"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1</w:t>
            </w:r>
          </w:p>
        </w:tc>
      </w:tr>
      <w:tr w:rsidR="004D2C35" w14:paraId="6B4B91E9" w14:textId="77777777">
        <w:trPr>
          <w:jc w:val="center"/>
        </w:trPr>
        <w:tc>
          <w:tcPr>
            <w:tcW w:w="1975" w:type="dxa"/>
            <w:tcMar>
              <w:top w:w="100" w:type="dxa"/>
              <w:left w:w="100" w:type="dxa"/>
              <w:bottom w:w="100" w:type="dxa"/>
              <w:right w:w="100" w:type="dxa"/>
            </w:tcMar>
            <w:vAlign w:val="center"/>
          </w:tcPr>
          <w:p w14:paraId="5FA923C3" w14:textId="7E406FF1" w:rsidR="004D2C35" w:rsidRDefault="007C0159">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L</w:t>
            </w:r>
            <w:r w:rsidR="008F2B5A">
              <w:rPr>
                <w:rFonts w:ascii="Times New Roman" w:eastAsia="SimSun" w:hAnsi="Times New Roman" w:cs="Times New Roman"/>
                <w:sz w:val="20"/>
                <w:szCs w:val="20"/>
              </w:rPr>
              <w:t>ength</w:t>
            </w:r>
          </w:p>
        </w:tc>
        <w:tc>
          <w:tcPr>
            <w:tcW w:w="4697" w:type="dxa"/>
            <w:tcMar>
              <w:top w:w="100" w:type="dxa"/>
              <w:left w:w="100" w:type="dxa"/>
              <w:bottom w:w="100" w:type="dxa"/>
              <w:right w:w="100" w:type="dxa"/>
            </w:tcMar>
            <w:vAlign w:val="center"/>
          </w:tcPr>
          <w:p w14:paraId="76CDE998" w14:textId="4B0CC5FB"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 xml:space="preserve">The length of the link (between end nodes), measured in units of </w:t>
            </w:r>
            <w:r w:rsidR="007C0159">
              <w:rPr>
                <w:rFonts w:ascii="Times New Roman" w:eastAsia="SimSun" w:hAnsi="Times New Roman" w:cs="Times New Roman"/>
                <w:sz w:val="20"/>
                <w:szCs w:val="20"/>
              </w:rPr>
              <w:t>meter</w:t>
            </w:r>
          </w:p>
        </w:tc>
        <w:tc>
          <w:tcPr>
            <w:tcW w:w="1682" w:type="dxa"/>
            <w:tcMar>
              <w:top w:w="100" w:type="dxa"/>
              <w:left w:w="100" w:type="dxa"/>
              <w:bottom w:w="100" w:type="dxa"/>
              <w:right w:w="100" w:type="dxa"/>
            </w:tcMar>
            <w:vAlign w:val="center"/>
          </w:tcPr>
          <w:p w14:paraId="548772CA"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10</w:t>
            </w:r>
          </w:p>
        </w:tc>
      </w:tr>
      <w:tr w:rsidR="004D2C35" w14:paraId="1643AFD2" w14:textId="77777777">
        <w:trPr>
          <w:jc w:val="center"/>
        </w:trPr>
        <w:tc>
          <w:tcPr>
            <w:tcW w:w="1975" w:type="dxa"/>
            <w:tcMar>
              <w:top w:w="100" w:type="dxa"/>
              <w:left w:w="100" w:type="dxa"/>
              <w:bottom w:w="100" w:type="dxa"/>
              <w:right w:w="100" w:type="dxa"/>
            </w:tcMar>
            <w:vAlign w:val="center"/>
          </w:tcPr>
          <w:p w14:paraId="4D299260"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free_speed</w:t>
            </w:r>
          </w:p>
        </w:tc>
        <w:tc>
          <w:tcPr>
            <w:tcW w:w="4697" w:type="dxa"/>
            <w:tcMar>
              <w:top w:w="100" w:type="dxa"/>
              <w:left w:w="100" w:type="dxa"/>
              <w:bottom w:w="100" w:type="dxa"/>
              <w:right w:w="100" w:type="dxa"/>
            </w:tcMar>
            <w:vAlign w:val="center"/>
          </w:tcPr>
          <w:p w14:paraId="4EE15B18" w14:textId="44141BF4"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 xml:space="preserve">Free-flow speed on defined link. Suggested Unit: mph </w:t>
            </w:r>
          </w:p>
        </w:tc>
        <w:tc>
          <w:tcPr>
            <w:tcW w:w="1682" w:type="dxa"/>
            <w:tcMar>
              <w:top w:w="100" w:type="dxa"/>
              <w:left w:w="100" w:type="dxa"/>
              <w:bottom w:w="100" w:type="dxa"/>
              <w:right w:w="100" w:type="dxa"/>
            </w:tcMar>
            <w:vAlign w:val="center"/>
          </w:tcPr>
          <w:p w14:paraId="367088FA"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60</w:t>
            </w:r>
          </w:p>
        </w:tc>
      </w:tr>
      <w:tr w:rsidR="004D2C35" w14:paraId="4066CA21" w14:textId="77777777">
        <w:trPr>
          <w:jc w:val="center"/>
        </w:trPr>
        <w:tc>
          <w:tcPr>
            <w:tcW w:w="1975" w:type="dxa"/>
            <w:tcMar>
              <w:top w:w="100" w:type="dxa"/>
              <w:left w:w="100" w:type="dxa"/>
              <w:bottom w:w="100" w:type="dxa"/>
              <w:right w:w="100" w:type="dxa"/>
            </w:tcMar>
            <w:vAlign w:val="center"/>
          </w:tcPr>
          <w:p w14:paraId="3DBCCC54"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lanes</w:t>
            </w:r>
          </w:p>
        </w:tc>
        <w:tc>
          <w:tcPr>
            <w:tcW w:w="4697" w:type="dxa"/>
            <w:tcMar>
              <w:top w:w="100" w:type="dxa"/>
              <w:left w:w="100" w:type="dxa"/>
              <w:bottom w:w="100" w:type="dxa"/>
              <w:right w:w="100" w:type="dxa"/>
            </w:tcMar>
            <w:vAlign w:val="center"/>
          </w:tcPr>
          <w:p w14:paraId="0EF77F78"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The number of lanes on the link</w:t>
            </w:r>
          </w:p>
        </w:tc>
        <w:tc>
          <w:tcPr>
            <w:tcW w:w="1682" w:type="dxa"/>
            <w:tcMar>
              <w:top w:w="100" w:type="dxa"/>
              <w:left w:w="100" w:type="dxa"/>
              <w:bottom w:w="100" w:type="dxa"/>
              <w:right w:w="100" w:type="dxa"/>
            </w:tcMar>
            <w:vAlign w:val="center"/>
          </w:tcPr>
          <w:p w14:paraId="47E1E6F9"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1</w:t>
            </w:r>
          </w:p>
        </w:tc>
      </w:tr>
      <w:tr w:rsidR="004D2C35" w14:paraId="015F9292" w14:textId="77777777">
        <w:trPr>
          <w:jc w:val="center"/>
        </w:trPr>
        <w:tc>
          <w:tcPr>
            <w:tcW w:w="1975" w:type="dxa"/>
            <w:tcMar>
              <w:top w:w="100" w:type="dxa"/>
              <w:left w:w="100" w:type="dxa"/>
              <w:bottom w:w="100" w:type="dxa"/>
              <w:right w:w="100" w:type="dxa"/>
            </w:tcMar>
            <w:vAlign w:val="center"/>
          </w:tcPr>
          <w:p w14:paraId="42652E80"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capacity</w:t>
            </w:r>
          </w:p>
        </w:tc>
        <w:tc>
          <w:tcPr>
            <w:tcW w:w="4697" w:type="dxa"/>
            <w:tcMar>
              <w:top w:w="100" w:type="dxa"/>
              <w:left w:w="100" w:type="dxa"/>
              <w:bottom w:w="100" w:type="dxa"/>
              <w:right w:w="100" w:type="dxa"/>
            </w:tcMar>
            <w:vAlign w:val="center"/>
          </w:tcPr>
          <w:p w14:paraId="3EB5CE86" w14:textId="45262F49" w:rsidR="001E12D8"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The number of vehicles per hour per lane</w:t>
            </w:r>
            <w:r w:rsidR="001E12D8">
              <w:rPr>
                <w:rFonts w:ascii="Times New Roman" w:eastAsia="SimSun" w:hAnsi="Times New Roman" w:cs="Times New Roman"/>
                <w:sz w:val="20"/>
                <w:szCs w:val="20"/>
              </w:rPr>
              <w:t xml:space="preserve"> </w:t>
            </w:r>
            <w:r w:rsidR="001E12D8">
              <w:rPr>
                <w:rFonts w:ascii="Times New Roman" w:eastAsia="SimSun" w:hAnsi="Times New Roman" w:cs="Times New Roman" w:hint="eastAsia"/>
                <w:sz w:val="20"/>
                <w:szCs w:val="20"/>
              </w:rPr>
              <w:t>(lane</w:t>
            </w:r>
            <w:r w:rsidR="001E12D8">
              <w:rPr>
                <w:rFonts w:ascii="Times New Roman" w:eastAsia="SimSun" w:hAnsi="Times New Roman" w:cs="Times New Roman"/>
                <w:sz w:val="20"/>
                <w:szCs w:val="20"/>
              </w:rPr>
              <w:t xml:space="preserve">’s </w:t>
            </w:r>
            <w:r w:rsidR="001E12D8">
              <w:rPr>
                <w:rFonts w:ascii="Times New Roman" w:eastAsia="SimSun" w:hAnsi="Times New Roman" w:cs="Times New Roman" w:hint="eastAsia"/>
                <w:sz w:val="20"/>
                <w:szCs w:val="20"/>
              </w:rPr>
              <w:t>capacity</w:t>
            </w:r>
            <w:r w:rsidR="001E12D8">
              <w:rPr>
                <w:rFonts w:ascii="Times New Roman" w:eastAsia="SimSun" w:hAnsi="Times New Roman" w:cs="Times New Roman"/>
                <w:sz w:val="20"/>
                <w:szCs w:val="20"/>
              </w:rPr>
              <w:t xml:space="preserve"> </w:t>
            </w:r>
            <w:r w:rsidR="001E12D8">
              <w:rPr>
                <w:rFonts w:ascii="Times New Roman" w:eastAsia="SimSun" w:hAnsi="Times New Roman" w:cs="Times New Roman" w:hint="eastAsia"/>
                <w:sz w:val="20"/>
                <w:szCs w:val="20"/>
              </w:rPr>
              <w:t>per</w:t>
            </w:r>
            <w:r w:rsidR="001E12D8">
              <w:rPr>
                <w:rFonts w:ascii="Times New Roman" w:eastAsia="SimSun" w:hAnsi="Times New Roman" w:cs="Times New Roman"/>
                <w:sz w:val="20"/>
                <w:szCs w:val="20"/>
              </w:rPr>
              <w:t xml:space="preserve"> </w:t>
            </w:r>
            <w:r w:rsidR="001E12D8">
              <w:rPr>
                <w:rFonts w:ascii="Times New Roman" w:eastAsia="SimSun" w:hAnsi="Times New Roman" w:cs="Times New Roman" w:hint="eastAsia"/>
                <w:sz w:val="20"/>
                <w:szCs w:val="20"/>
              </w:rPr>
              <w:t>hour)</w:t>
            </w:r>
          </w:p>
        </w:tc>
        <w:tc>
          <w:tcPr>
            <w:tcW w:w="1682" w:type="dxa"/>
            <w:tcMar>
              <w:top w:w="100" w:type="dxa"/>
              <w:left w:w="100" w:type="dxa"/>
              <w:bottom w:w="100" w:type="dxa"/>
              <w:right w:w="100" w:type="dxa"/>
            </w:tcMar>
            <w:vAlign w:val="center"/>
          </w:tcPr>
          <w:p w14:paraId="5FC0C557" w14:textId="3AC90DC0" w:rsidR="004D2C35" w:rsidRDefault="007C0159">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2</w:t>
            </w:r>
            <w:r w:rsidR="008F2B5A">
              <w:rPr>
                <w:rFonts w:ascii="Times New Roman" w:eastAsia="SimSun" w:hAnsi="Times New Roman" w:cs="Times New Roman"/>
                <w:sz w:val="20"/>
                <w:szCs w:val="20"/>
              </w:rPr>
              <w:t>000</w:t>
            </w:r>
          </w:p>
        </w:tc>
      </w:tr>
      <w:tr w:rsidR="004D2C35" w14:paraId="08A63C52" w14:textId="77777777">
        <w:trPr>
          <w:jc w:val="center"/>
        </w:trPr>
        <w:tc>
          <w:tcPr>
            <w:tcW w:w="1975" w:type="dxa"/>
            <w:tcMar>
              <w:top w:w="100" w:type="dxa"/>
              <w:left w:w="100" w:type="dxa"/>
              <w:bottom w:w="100" w:type="dxa"/>
              <w:right w:w="100" w:type="dxa"/>
            </w:tcMar>
            <w:vAlign w:val="center"/>
          </w:tcPr>
          <w:p w14:paraId="4A869719"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link_type</w:t>
            </w:r>
          </w:p>
        </w:tc>
        <w:tc>
          <w:tcPr>
            <w:tcW w:w="4697" w:type="dxa"/>
            <w:tcMar>
              <w:top w:w="100" w:type="dxa"/>
              <w:left w:w="100" w:type="dxa"/>
              <w:bottom w:w="100" w:type="dxa"/>
              <w:right w:w="100" w:type="dxa"/>
            </w:tcMar>
            <w:vAlign w:val="center"/>
          </w:tcPr>
          <w:p w14:paraId="285F6C6E"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Index of link type name</w:t>
            </w:r>
          </w:p>
        </w:tc>
        <w:tc>
          <w:tcPr>
            <w:tcW w:w="1682" w:type="dxa"/>
            <w:tcMar>
              <w:top w:w="100" w:type="dxa"/>
              <w:left w:w="100" w:type="dxa"/>
              <w:bottom w:w="100" w:type="dxa"/>
              <w:right w:w="100" w:type="dxa"/>
            </w:tcMar>
            <w:vAlign w:val="center"/>
          </w:tcPr>
          <w:p w14:paraId="6FCF8ECD"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1</w:t>
            </w:r>
          </w:p>
        </w:tc>
      </w:tr>
      <w:tr w:rsidR="004D2C35" w14:paraId="2C9267C1" w14:textId="77777777">
        <w:trPr>
          <w:jc w:val="center"/>
        </w:trPr>
        <w:tc>
          <w:tcPr>
            <w:tcW w:w="1975" w:type="dxa"/>
            <w:tcMar>
              <w:top w:w="100" w:type="dxa"/>
              <w:left w:w="100" w:type="dxa"/>
              <w:bottom w:w="100" w:type="dxa"/>
              <w:right w:w="100" w:type="dxa"/>
            </w:tcMar>
            <w:vAlign w:val="center"/>
          </w:tcPr>
          <w:p w14:paraId="6C64D45A"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toll</w:t>
            </w:r>
          </w:p>
        </w:tc>
        <w:tc>
          <w:tcPr>
            <w:tcW w:w="4697" w:type="dxa"/>
            <w:tcMar>
              <w:top w:w="100" w:type="dxa"/>
              <w:left w:w="100" w:type="dxa"/>
              <w:bottom w:w="100" w:type="dxa"/>
              <w:right w:w="100" w:type="dxa"/>
            </w:tcMar>
            <w:vAlign w:val="center"/>
          </w:tcPr>
          <w:p w14:paraId="7333743B"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Optional generalized toll cost of the link, which could also be the cost of fuel</w:t>
            </w:r>
          </w:p>
        </w:tc>
        <w:tc>
          <w:tcPr>
            <w:tcW w:w="1682" w:type="dxa"/>
            <w:tcMar>
              <w:top w:w="100" w:type="dxa"/>
              <w:left w:w="100" w:type="dxa"/>
              <w:bottom w:w="100" w:type="dxa"/>
              <w:right w:w="100" w:type="dxa"/>
            </w:tcMar>
            <w:vAlign w:val="center"/>
          </w:tcPr>
          <w:p w14:paraId="17FEFF3C"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0</w:t>
            </w:r>
          </w:p>
        </w:tc>
      </w:tr>
      <w:tr w:rsidR="00770F78" w14:paraId="0D81F45B" w14:textId="77777777" w:rsidTr="007E0E3B">
        <w:trPr>
          <w:jc w:val="center"/>
        </w:trPr>
        <w:tc>
          <w:tcPr>
            <w:tcW w:w="1975" w:type="dxa"/>
            <w:shd w:val="clear" w:color="auto" w:fill="auto"/>
            <w:tcMar>
              <w:top w:w="100" w:type="dxa"/>
              <w:left w:w="100" w:type="dxa"/>
              <w:bottom w:w="100" w:type="dxa"/>
              <w:right w:w="100" w:type="dxa"/>
            </w:tcMar>
            <w:vAlign w:val="center"/>
          </w:tcPr>
          <w:p w14:paraId="7E113110" w14:textId="2EF90D4D" w:rsidR="00770F78" w:rsidRDefault="00770F78" w:rsidP="00770F78">
            <w:pPr>
              <w:spacing w:after="100" w:afterAutospacing="1" w:line="259" w:lineRule="auto"/>
              <w:jc w:val="left"/>
              <w:rPr>
                <w:rFonts w:ascii="Times New Roman" w:eastAsia="SimSun" w:hAnsi="Times New Roman" w:cs="Times New Roman"/>
                <w:sz w:val="20"/>
                <w:szCs w:val="20"/>
              </w:rPr>
            </w:pPr>
            <w:r w:rsidRPr="00720344">
              <w:rPr>
                <w:rFonts w:ascii="Times New Roman" w:eastAsia="SimSun" w:hAnsi="Times New Roman" w:cs="Times New Roman"/>
                <w:sz w:val="20"/>
                <w:szCs w:val="20"/>
              </w:rPr>
              <w:t>VDF_fftt1</w:t>
            </w:r>
          </w:p>
        </w:tc>
        <w:tc>
          <w:tcPr>
            <w:tcW w:w="4697" w:type="dxa"/>
            <w:shd w:val="clear" w:color="auto" w:fill="auto"/>
            <w:tcMar>
              <w:top w:w="100" w:type="dxa"/>
              <w:left w:w="100" w:type="dxa"/>
              <w:bottom w:w="100" w:type="dxa"/>
              <w:right w:w="100" w:type="dxa"/>
            </w:tcMar>
            <w:vAlign w:val="center"/>
          </w:tcPr>
          <w:p w14:paraId="74942B4B" w14:textId="23800A9B" w:rsidR="00770F78" w:rsidRDefault="00770F78" w:rsidP="00770F78">
            <w:pPr>
              <w:spacing w:after="100" w:afterAutospacing="1" w:line="259" w:lineRule="auto"/>
              <w:jc w:val="left"/>
              <w:rPr>
                <w:rFonts w:ascii="Times New Roman" w:eastAsia="SimSun" w:hAnsi="Times New Roman" w:cs="Times New Roman"/>
                <w:sz w:val="20"/>
                <w:szCs w:val="20"/>
              </w:rPr>
            </w:pPr>
            <w:r w:rsidRPr="00720344">
              <w:rPr>
                <w:rFonts w:ascii="Times New Roman" w:eastAsia="SimSun" w:hAnsi="Times New Roman" w:cs="Times New Roman"/>
                <w:sz w:val="20"/>
                <w:szCs w:val="20"/>
              </w:rPr>
              <w:t>Free flow travel time used in the volume-delay function</w:t>
            </w:r>
            <w:r w:rsidRPr="00720344">
              <w:rPr>
                <w:rFonts w:ascii="Times New Roman" w:eastAsia="SimSun" w:hAnsi="Times New Roman" w:cs="Times New Roman" w:hint="eastAsia"/>
                <w:sz w:val="20"/>
                <w:szCs w:val="20"/>
              </w:rPr>
              <w:t xml:space="preserve"> </w:t>
            </w:r>
            <w:r w:rsidRPr="00720344">
              <w:rPr>
                <w:rFonts w:ascii="Times New Roman" w:eastAsia="SimSun" w:hAnsi="Times New Roman" w:cs="Times New Roman" w:hint="eastAsia"/>
                <w:sz w:val="20"/>
                <w:szCs w:val="20"/>
              </w:rPr>
              <w:lastRenderedPageBreak/>
              <w:t>(</w:t>
            </w:r>
            <w:r w:rsidRPr="00720344">
              <w:rPr>
                <w:rFonts w:ascii="Times New Roman" w:eastAsia="SimSun" w:hAnsi="Times New Roman" w:cs="Times New Roman"/>
                <w:sz w:val="20"/>
                <w:szCs w:val="20"/>
              </w:rPr>
              <w:t>demand period in settings.csv)</w:t>
            </w:r>
          </w:p>
        </w:tc>
        <w:tc>
          <w:tcPr>
            <w:tcW w:w="1682" w:type="dxa"/>
            <w:shd w:val="clear" w:color="auto" w:fill="auto"/>
            <w:tcMar>
              <w:top w:w="100" w:type="dxa"/>
              <w:left w:w="100" w:type="dxa"/>
              <w:bottom w:w="100" w:type="dxa"/>
              <w:right w:w="100" w:type="dxa"/>
            </w:tcMar>
            <w:vAlign w:val="center"/>
          </w:tcPr>
          <w:p w14:paraId="734DDF71" w14:textId="0223A8AA" w:rsidR="00770F78" w:rsidRDefault="00770F78" w:rsidP="00770F78">
            <w:pPr>
              <w:spacing w:after="100" w:afterAutospacing="1" w:line="259" w:lineRule="auto"/>
              <w:jc w:val="left"/>
              <w:rPr>
                <w:rFonts w:ascii="Times New Roman" w:eastAsia="SimSun" w:hAnsi="Times New Roman" w:cs="Times New Roman"/>
                <w:sz w:val="20"/>
                <w:szCs w:val="20"/>
              </w:rPr>
            </w:pPr>
            <w:r w:rsidRPr="00720344">
              <w:rPr>
                <w:rFonts w:ascii="Times New Roman" w:eastAsia="SimSun" w:hAnsi="Times New Roman" w:cs="Times New Roman"/>
                <w:sz w:val="20"/>
                <w:szCs w:val="20"/>
              </w:rPr>
              <w:lastRenderedPageBreak/>
              <w:t>0.122391346</w:t>
            </w:r>
          </w:p>
        </w:tc>
      </w:tr>
      <w:tr w:rsidR="00770F78" w14:paraId="4615D616" w14:textId="77777777" w:rsidTr="00A7752B">
        <w:trPr>
          <w:jc w:val="center"/>
        </w:trPr>
        <w:tc>
          <w:tcPr>
            <w:tcW w:w="1975" w:type="dxa"/>
            <w:tcMar>
              <w:top w:w="100" w:type="dxa"/>
              <w:left w:w="100" w:type="dxa"/>
              <w:bottom w:w="100" w:type="dxa"/>
              <w:right w:w="100" w:type="dxa"/>
            </w:tcMar>
            <w:vAlign w:val="center"/>
          </w:tcPr>
          <w:p w14:paraId="169ED521" w14:textId="77777777" w:rsidR="00770F78" w:rsidRDefault="00770F78" w:rsidP="00770F7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VDF_cap1</w:t>
            </w:r>
          </w:p>
        </w:tc>
        <w:tc>
          <w:tcPr>
            <w:tcW w:w="4697" w:type="dxa"/>
            <w:tcMar>
              <w:top w:w="100" w:type="dxa"/>
              <w:left w:w="100" w:type="dxa"/>
              <w:bottom w:w="100" w:type="dxa"/>
              <w:right w:w="100" w:type="dxa"/>
            </w:tcMar>
            <w:vAlign w:val="center"/>
          </w:tcPr>
          <w:p w14:paraId="666301D1" w14:textId="77777777" w:rsidR="00770F78" w:rsidRDefault="00770F78" w:rsidP="00770F7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Capacity used in the volume-delay function</w:t>
            </w:r>
            <w:r>
              <w:rPr>
                <w:rFonts w:ascii="Times New Roman" w:eastAsia="SimSun" w:hAnsi="Times New Roman" w:cs="Times New Roman" w:hint="eastAsia"/>
                <w:sz w:val="20"/>
                <w:szCs w:val="20"/>
              </w:rPr>
              <w:t xml:space="preserve"> (</w:t>
            </w:r>
            <w:r w:rsidRPr="00615C52">
              <w:rPr>
                <w:rFonts w:ascii="Times New Roman" w:eastAsia="SimSun" w:hAnsi="Times New Roman" w:cs="Times New Roman"/>
                <w:sz w:val="20"/>
                <w:szCs w:val="20"/>
              </w:rPr>
              <w:t>demand</w:t>
            </w:r>
            <w:r>
              <w:rPr>
                <w:rFonts w:ascii="Times New Roman" w:eastAsia="SimSun" w:hAnsi="Times New Roman" w:cs="Times New Roman"/>
                <w:sz w:val="20"/>
                <w:szCs w:val="20"/>
              </w:rPr>
              <w:t xml:space="preserve"> </w:t>
            </w:r>
            <w:r w:rsidRPr="00615C52">
              <w:rPr>
                <w:rFonts w:ascii="Times New Roman" w:eastAsia="SimSun" w:hAnsi="Times New Roman" w:cs="Times New Roman"/>
                <w:sz w:val="20"/>
                <w:szCs w:val="20"/>
              </w:rPr>
              <w:t>period in settings.csv</w:t>
            </w:r>
            <w:r>
              <w:rPr>
                <w:rFonts w:ascii="Times New Roman" w:eastAsia="SimSun" w:hAnsi="Times New Roman" w:cs="Times New Roman"/>
                <w:sz w:val="20"/>
                <w:szCs w:val="20"/>
              </w:rPr>
              <w:t>)</w:t>
            </w:r>
            <w:r>
              <w:rPr>
                <w:rFonts w:ascii="Times New Roman" w:eastAsia="SimSun" w:hAnsi="Times New Roman" w:cs="Times New Roman" w:hint="eastAsia"/>
                <w:sz w:val="20"/>
                <w:szCs w:val="20"/>
              </w:rPr>
              <w:t>,</w:t>
            </w:r>
            <w:r>
              <w:rPr>
                <w:rFonts w:ascii="Times New Roman" w:eastAsia="SimSun" w:hAnsi="Times New Roman" w:cs="Times New Roman"/>
                <w:sz w:val="20"/>
                <w:szCs w:val="20"/>
              </w:rPr>
              <w:t xml:space="preserve"> VDF_cap = </w:t>
            </w:r>
            <w:r w:rsidRPr="00615C52">
              <w:rPr>
                <w:rFonts w:ascii="Times New Roman" w:eastAsia="SimSun" w:hAnsi="Times New Roman" w:cs="Times New Roman"/>
                <w:sz w:val="20"/>
                <w:szCs w:val="20"/>
              </w:rPr>
              <w:t>demand</w:t>
            </w:r>
            <w:r>
              <w:rPr>
                <w:rFonts w:ascii="Times New Roman" w:eastAsia="SimSun" w:hAnsi="Times New Roman" w:cs="Times New Roman"/>
                <w:sz w:val="20"/>
                <w:szCs w:val="20"/>
              </w:rPr>
              <w:t xml:space="preserve"> </w:t>
            </w:r>
            <w:r w:rsidRPr="00615C52">
              <w:rPr>
                <w:rFonts w:ascii="Times New Roman" w:eastAsia="SimSun" w:hAnsi="Times New Roman" w:cs="Times New Roman"/>
                <w:sz w:val="20"/>
                <w:szCs w:val="20"/>
              </w:rPr>
              <w:t>period</w:t>
            </w:r>
            <w:r>
              <w:rPr>
                <w:rFonts w:ascii="Times New Roman" w:eastAsia="SimSun" w:hAnsi="Times New Roman" w:cs="Times New Roman"/>
                <w:sz w:val="20"/>
                <w:szCs w:val="20"/>
              </w:rPr>
              <w:t xml:space="preserve"> * capacity * lanes</w:t>
            </w:r>
          </w:p>
        </w:tc>
        <w:tc>
          <w:tcPr>
            <w:tcW w:w="1682" w:type="dxa"/>
            <w:tcMar>
              <w:top w:w="100" w:type="dxa"/>
              <w:left w:w="100" w:type="dxa"/>
              <w:bottom w:w="100" w:type="dxa"/>
              <w:right w:w="100" w:type="dxa"/>
            </w:tcMar>
            <w:vAlign w:val="center"/>
          </w:tcPr>
          <w:p w14:paraId="7F499CEB" w14:textId="77777777" w:rsidR="00770F78" w:rsidRDefault="00770F78" w:rsidP="00770F7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4000</w:t>
            </w:r>
          </w:p>
        </w:tc>
      </w:tr>
      <w:tr w:rsidR="00770F78" w14:paraId="71DC37E1" w14:textId="77777777">
        <w:trPr>
          <w:jc w:val="center"/>
        </w:trPr>
        <w:tc>
          <w:tcPr>
            <w:tcW w:w="1975" w:type="dxa"/>
            <w:tcMar>
              <w:top w:w="100" w:type="dxa"/>
              <w:left w:w="100" w:type="dxa"/>
              <w:bottom w:w="100" w:type="dxa"/>
              <w:right w:w="100" w:type="dxa"/>
            </w:tcMar>
            <w:vAlign w:val="center"/>
          </w:tcPr>
          <w:p w14:paraId="2C27557C" w14:textId="77777777" w:rsidR="00770F78" w:rsidRDefault="00770F78" w:rsidP="00770F7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VDF_alpha1</w:t>
            </w:r>
          </w:p>
        </w:tc>
        <w:tc>
          <w:tcPr>
            <w:tcW w:w="4697" w:type="dxa"/>
            <w:tcMar>
              <w:top w:w="100" w:type="dxa"/>
              <w:left w:w="100" w:type="dxa"/>
              <w:bottom w:w="100" w:type="dxa"/>
              <w:right w:w="100" w:type="dxa"/>
            </w:tcMar>
            <w:vAlign w:val="center"/>
          </w:tcPr>
          <w:p w14:paraId="7C074B3D" w14:textId="77777777" w:rsidR="00770F78" w:rsidRDefault="00770F78" w:rsidP="00770F7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Coefficient used in the volume-delay function</w:t>
            </w:r>
          </w:p>
        </w:tc>
        <w:tc>
          <w:tcPr>
            <w:tcW w:w="1682" w:type="dxa"/>
            <w:tcMar>
              <w:top w:w="100" w:type="dxa"/>
              <w:left w:w="100" w:type="dxa"/>
              <w:bottom w:w="100" w:type="dxa"/>
              <w:right w:w="100" w:type="dxa"/>
            </w:tcMar>
            <w:vAlign w:val="center"/>
          </w:tcPr>
          <w:p w14:paraId="3EDE5128" w14:textId="77777777" w:rsidR="00770F78" w:rsidRDefault="00770F78" w:rsidP="00770F7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0.15</w:t>
            </w:r>
          </w:p>
        </w:tc>
      </w:tr>
      <w:tr w:rsidR="00770F78" w14:paraId="2BE78FC5" w14:textId="77777777">
        <w:trPr>
          <w:jc w:val="center"/>
        </w:trPr>
        <w:tc>
          <w:tcPr>
            <w:tcW w:w="1975" w:type="dxa"/>
            <w:tcMar>
              <w:top w:w="100" w:type="dxa"/>
              <w:left w:w="100" w:type="dxa"/>
              <w:bottom w:w="100" w:type="dxa"/>
              <w:right w:w="100" w:type="dxa"/>
            </w:tcMar>
            <w:vAlign w:val="center"/>
          </w:tcPr>
          <w:p w14:paraId="2858B677" w14:textId="77777777" w:rsidR="00770F78" w:rsidRDefault="00770F78" w:rsidP="00770F7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VDF_beta1</w:t>
            </w:r>
          </w:p>
        </w:tc>
        <w:tc>
          <w:tcPr>
            <w:tcW w:w="4697" w:type="dxa"/>
            <w:tcMar>
              <w:top w:w="100" w:type="dxa"/>
              <w:left w:w="100" w:type="dxa"/>
              <w:bottom w:w="100" w:type="dxa"/>
              <w:right w:w="100" w:type="dxa"/>
            </w:tcMar>
            <w:vAlign w:val="center"/>
          </w:tcPr>
          <w:p w14:paraId="6E5CB34B" w14:textId="77777777" w:rsidR="00770F78" w:rsidRDefault="00770F78" w:rsidP="00770F7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Coefficient used in the volume-delay function</w:t>
            </w:r>
          </w:p>
        </w:tc>
        <w:tc>
          <w:tcPr>
            <w:tcW w:w="1682" w:type="dxa"/>
            <w:tcMar>
              <w:top w:w="100" w:type="dxa"/>
              <w:left w:w="100" w:type="dxa"/>
              <w:bottom w:w="100" w:type="dxa"/>
              <w:right w:w="100" w:type="dxa"/>
            </w:tcMar>
            <w:vAlign w:val="center"/>
          </w:tcPr>
          <w:p w14:paraId="755729B2" w14:textId="77777777" w:rsidR="00770F78" w:rsidRDefault="00770F78" w:rsidP="00770F7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4</w:t>
            </w:r>
          </w:p>
        </w:tc>
      </w:tr>
    </w:tbl>
    <w:p w14:paraId="6D834704" w14:textId="77777777" w:rsidR="004D2C35" w:rsidRDefault="008F2B5A">
      <w:pPr>
        <w:pStyle w:val="Heading2"/>
        <w:rPr>
          <w:rFonts w:ascii="Times New Roman" w:eastAsia="SimSun" w:hAnsi="Times New Roman" w:cs="Times New Roman"/>
          <w:iCs/>
          <w:kern w:val="0"/>
          <w:sz w:val="20"/>
          <w:szCs w:val="20"/>
        </w:rPr>
      </w:pPr>
      <w:bookmarkStart w:id="115" w:name="_Toc110979260"/>
      <w:r>
        <w:rPr>
          <w:rFonts w:ascii="Times New Roman" w:eastAsia="SimSun" w:hAnsi="Times New Roman" w:cs="Times New Roman"/>
          <w:iCs/>
          <w:kern w:val="0"/>
          <w:sz w:val="20"/>
          <w:szCs w:val="20"/>
        </w:rPr>
        <w:t>4.2 Input for demand data</w:t>
      </w:r>
      <w:bookmarkEnd w:id="115"/>
    </w:p>
    <w:p w14:paraId="6048451C" w14:textId="73F948BE" w:rsidR="004D2C35" w:rsidRDefault="008F2B5A">
      <w:pPr>
        <w:numPr>
          <w:ilvl w:val="0"/>
          <w:numId w:val="7"/>
        </w:numPr>
        <w:spacing w:line="276" w:lineRule="auto"/>
        <w:contextualSpacing/>
        <w:rPr>
          <w:rFonts w:ascii="Times New Roman" w:hAnsi="Times New Roman" w:cs="Times New Roman"/>
          <w:sz w:val="20"/>
          <w:szCs w:val="20"/>
        </w:rPr>
      </w:pPr>
      <w:r>
        <w:rPr>
          <w:rFonts w:ascii="Times New Roman" w:hAnsi="Times New Roman" w:cs="Times New Roman"/>
          <w:sz w:val="20"/>
          <w:szCs w:val="20"/>
        </w:rPr>
        <w:t xml:space="preserve">The specific files for demand layer </w:t>
      </w:r>
      <w:r w:rsidR="00B73197">
        <w:rPr>
          <w:rFonts w:ascii="Times New Roman" w:hAnsi="Times New Roman" w:cs="Times New Roman"/>
          <w:sz w:val="20"/>
          <w:szCs w:val="20"/>
        </w:rPr>
        <w:t>are</w:t>
      </w:r>
      <w:r>
        <w:rPr>
          <w:rFonts w:ascii="Times New Roman" w:hAnsi="Times New Roman" w:cs="Times New Roman"/>
          <w:sz w:val="20"/>
          <w:szCs w:val="20"/>
        </w:rPr>
        <w:t xml:space="preserve"> </w:t>
      </w:r>
      <w:r>
        <w:rPr>
          <w:rFonts w:ascii="Times New Roman" w:hAnsi="Times New Roman" w:cs="Times New Roman"/>
          <w:i/>
          <w:iCs/>
          <w:sz w:val="20"/>
          <w:szCs w:val="20"/>
        </w:rPr>
        <w:t>demand.csv</w:t>
      </w:r>
    </w:p>
    <w:p w14:paraId="4F90294C" w14:textId="77777777" w:rsidR="004D2C35" w:rsidRDefault="008F2B5A">
      <w:pPr>
        <w:numPr>
          <w:ilvl w:val="0"/>
          <w:numId w:val="7"/>
        </w:numPr>
        <w:spacing w:line="276" w:lineRule="auto"/>
        <w:contextualSpacing/>
        <w:rPr>
          <w:rFonts w:ascii="Times New Roman" w:hAnsi="Times New Roman" w:cs="Times New Roman"/>
          <w:sz w:val="20"/>
          <w:szCs w:val="20"/>
        </w:rPr>
      </w:pPr>
      <w:r>
        <w:rPr>
          <w:rFonts w:ascii="Times New Roman" w:hAnsi="Times New Roman" w:cs="Times New Roman"/>
          <w:sz w:val="20"/>
          <w:szCs w:val="20"/>
        </w:rPr>
        <w:t>Travel demand is given by periods. Thus, one file defines total volume of demand and one file defines time periods.</w:t>
      </w:r>
    </w:p>
    <w:p w14:paraId="688D388D" w14:textId="77777777" w:rsidR="004D2C35" w:rsidRDefault="008F2B5A">
      <w:pPr>
        <w:spacing w:line="276" w:lineRule="auto"/>
        <w:contextualSpacing/>
        <w:rPr>
          <w:rFonts w:ascii="Times New Roman" w:eastAsia="SimSun" w:hAnsi="Times New Roman" w:cs="Times New Roman"/>
          <w:b/>
          <w:bCs/>
          <w:kern w:val="0"/>
          <w:sz w:val="20"/>
          <w:szCs w:val="20"/>
        </w:rPr>
      </w:pPr>
      <w:r>
        <w:rPr>
          <w:rFonts w:ascii="Times New Roman" w:eastAsia="SimSun" w:hAnsi="Times New Roman" w:cs="Times New Roman"/>
          <w:b/>
          <w:bCs/>
          <w:kern w:val="0"/>
          <w:sz w:val="20"/>
          <w:szCs w:val="20"/>
        </w:rPr>
        <w:t>File 2: demand.csv</w:t>
      </w:r>
    </w:p>
    <w:tbl>
      <w:tblPr>
        <w:tblW w:w="835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975"/>
        <w:gridCol w:w="4697"/>
        <w:gridCol w:w="1682"/>
      </w:tblGrid>
      <w:tr w:rsidR="004D2C35" w14:paraId="37A1E170" w14:textId="77777777">
        <w:trPr>
          <w:jc w:val="center"/>
        </w:trPr>
        <w:tc>
          <w:tcPr>
            <w:tcW w:w="1975" w:type="dxa"/>
            <w:tcMar>
              <w:top w:w="100" w:type="dxa"/>
              <w:left w:w="100" w:type="dxa"/>
              <w:bottom w:w="100" w:type="dxa"/>
              <w:right w:w="100" w:type="dxa"/>
            </w:tcMar>
            <w:vAlign w:val="center"/>
          </w:tcPr>
          <w:p w14:paraId="0CBF614D" w14:textId="77777777" w:rsidR="004D2C35" w:rsidRDefault="008F2B5A">
            <w:pPr>
              <w:spacing w:after="100" w:afterAutospacing="1" w:line="259" w:lineRule="auto"/>
              <w:jc w:val="left"/>
              <w:rPr>
                <w:rFonts w:ascii="Times New Roman" w:eastAsia="SimSun" w:hAnsi="Times New Roman" w:cs="Times New Roman"/>
                <w:b/>
                <w:sz w:val="20"/>
                <w:szCs w:val="20"/>
              </w:rPr>
            </w:pPr>
            <w:r>
              <w:rPr>
                <w:rFonts w:ascii="Times New Roman" w:eastAsia="SimSun" w:hAnsi="Times New Roman" w:cs="Times New Roman"/>
                <w:b/>
                <w:sz w:val="20"/>
                <w:szCs w:val="20"/>
              </w:rPr>
              <w:t>Field Name</w:t>
            </w:r>
          </w:p>
        </w:tc>
        <w:tc>
          <w:tcPr>
            <w:tcW w:w="4697" w:type="dxa"/>
            <w:tcMar>
              <w:top w:w="100" w:type="dxa"/>
              <w:left w:w="100" w:type="dxa"/>
              <w:bottom w:w="100" w:type="dxa"/>
              <w:right w:w="100" w:type="dxa"/>
            </w:tcMar>
            <w:vAlign w:val="center"/>
          </w:tcPr>
          <w:p w14:paraId="250485EA" w14:textId="77777777" w:rsidR="004D2C35" w:rsidRDefault="008F2B5A">
            <w:pPr>
              <w:spacing w:after="100" w:afterAutospacing="1" w:line="259" w:lineRule="auto"/>
              <w:jc w:val="left"/>
              <w:rPr>
                <w:rFonts w:ascii="Times New Roman" w:eastAsia="SimSun" w:hAnsi="Times New Roman" w:cs="Times New Roman"/>
                <w:b/>
                <w:sz w:val="20"/>
                <w:szCs w:val="20"/>
              </w:rPr>
            </w:pPr>
            <w:r>
              <w:rPr>
                <w:rFonts w:ascii="Times New Roman" w:eastAsia="SimSun" w:hAnsi="Times New Roman" w:cs="Times New Roman"/>
                <w:b/>
                <w:sz w:val="20"/>
                <w:szCs w:val="20"/>
              </w:rPr>
              <w:t>Description</w:t>
            </w:r>
          </w:p>
        </w:tc>
        <w:tc>
          <w:tcPr>
            <w:tcW w:w="1682" w:type="dxa"/>
            <w:tcMar>
              <w:top w:w="100" w:type="dxa"/>
              <w:left w:w="100" w:type="dxa"/>
              <w:bottom w:w="100" w:type="dxa"/>
              <w:right w:w="100" w:type="dxa"/>
            </w:tcMar>
            <w:vAlign w:val="center"/>
          </w:tcPr>
          <w:p w14:paraId="39922BAA" w14:textId="77777777" w:rsidR="004D2C35" w:rsidRDefault="008F2B5A">
            <w:pPr>
              <w:spacing w:after="100" w:afterAutospacing="1" w:line="259" w:lineRule="auto"/>
              <w:jc w:val="left"/>
              <w:rPr>
                <w:rFonts w:ascii="Times New Roman" w:eastAsia="SimSun" w:hAnsi="Times New Roman" w:cs="Times New Roman"/>
                <w:b/>
                <w:sz w:val="20"/>
                <w:szCs w:val="20"/>
              </w:rPr>
            </w:pPr>
            <w:r>
              <w:rPr>
                <w:rFonts w:ascii="Times New Roman" w:eastAsia="SimSun" w:hAnsi="Times New Roman" w:cs="Times New Roman"/>
                <w:b/>
                <w:sz w:val="20"/>
                <w:szCs w:val="20"/>
              </w:rPr>
              <w:t>Sample Values</w:t>
            </w:r>
          </w:p>
        </w:tc>
      </w:tr>
      <w:tr w:rsidR="004D2C35" w14:paraId="3DE6452F" w14:textId="77777777">
        <w:trPr>
          <w:jc w:val="center"/>
        </w:trPr>
        <w:tc>
          <w:tcPr>
            <w:tcW w:w="1975" w:type="dxa"/>
            <w:tcMar>
              <w:top w:w="100" w:type="dxa"/>
              <w:left w:w="100" w:type="dxa"/>
              <w:bottom w:w="100" w:type="dxa"/>
              <w:right w:w="100" w:type="dxa"/>
            </w:tcMar>
            <w:vAlign w:val="center"/>
          </w:tcPr>
          <w:p w14:paraId="585266DE"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o_zone_id</w:t>
            </w:r>
          </w:p>
        </w:tc>
        <w:tc>
          <w:tcPr>
            <w:tcW w:w="4697" w:type="dxa"/>
            <w:tcMar>
              <w:top w:w="100" w:type="dxa"/>
              <w:left w:w="100" w:type="dxa"/>
              <w:bottom w:w="100" w:type="dxa"/>
              <w:right w:w="100" w:type="dxa"/>
            </w:tcMar>
            <w:vAlign w:val="center"/>
          </w:tcPr>
          <w:p w14:paraId="6C41430A"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 xml:space="preserve">Origin zone number of the link, must already defined in </w:t>
            </w:r>
            <w:r>
              <w:rPr>
                <w:rFonts w:ascii="Times New Roman" w:eastAsia="SimSun" w:hAnsi="Times New Roman" w:cs="Times New Roman"/>
                <w:i/>
                <w:iCs/>
                <w:sz w:val="20"/>
                <w:szCs w:val="20"/>
              </w:rPr>
              <w:t>node.csv</w:t>
            </w:r>
          </w:p>
        </w:tc>
        <w:tc>
          <w:tcPr>
            <w:tcW w:w="1682" w:type="dxa"/>
            <w:tcMar>
              <w:top w:w="100" w:type="dxa"/>
              <w:left w:w="100" w:type="dxa"/>
              <w:bottom w:w="100" w:type="dxa"/>
              <w:right w:w="100" w:type="dxa"/>
            </w:tcMar>
            <w:vAlign w:val="center"/>
          </w:tcPr>
          <w:p w14:paraId="1EB5C228"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1</w:t>
            </w:r>
          </w:p>
        </w:tc>
      </w:tr>
      <w:tr w:rsidR="004D2C35" w14:paraId="294DB651" w14:textId="77777777">
        <w:trPr>
          <w:jc w:val="center"/>
        </w:trPr>
        <w:tc>
          <w:tcPr>
            <w:tcW w:w="1975" w:type="dxa"/>
            <w:tcMar>
              <w:top w:w="100" w:type="dxa"/>
              <w:left w:w="100" w:type="dxa"/>
              <w:bottom w:w="100" w:type="dxa"/>
              <w:right w:w="100" w:type="dxa"/>
            </w:tcMar>
            <w:vAlign w:val="center"/>
          </w:tcPr>
          <w:p w14:paraId="45F8EEF2"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d_zone_id</w:t>
            </w:r>
          </w:p>
        </w:tc>
        <w:tc>
          <w:tcPr>
            <w:tcW w:w="4697" w:type="dxa"/>
            <w:tcMar>
              <w:top w:w="100" w:type="dxa"/>
              <w:left w:w="100" w:type="dxa"/>
              <w:bottom w:w="100" w:type="dxa"/>
              <w:right w:w="100" w:type="dxa"/>
            </w:tcMar>
            <w:vAlign w:val="center"/>
          </w:tcPr>
          <w:p w14:paraId="79F38FB4"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 xml:space="preserve">Destination zone number of the link, must already defined in </w:t>
            </w:r>
            <w:r>
              <w:rPr>
                <w:rFonts w:ascii="Times New Roman" w:eastAsia="SimSun" w:hAnsi="Times New Roman" w:cs="Times New Roman"/>
                <w:i/>
                <w:iCs/>
                <w:sz w:val="20"/>
                <w:szCs w:val="20"/>
              </w:rPr>
              <w:t>node.csv</w:t>
            </w:r>
          </w:p>
        </w:tc>
        <w:tc>
          <w:tcPr>
            <w:tcW w:w="1682" w:type="dxa"/>
            <w:tcMar>
              <w:top w:w="100" w:type="dxa"/>
              <w:left w:w="100" w:type="dxa"/>
              <w:bottom w:w="100" w:type="dxa"/>
              <w:right w:w="100" w:type="dxa"/>
            </w:tcMar>
            <w:vAlign w:val="center"/>
          </w:tcPr>
          <w:p w14:paraId="0FDCEBC6"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2</w:t>
            </w:r>
          </w:p>
        </w:tc>
      </w:tr>
      <w:tr w:rsidR="004D2C35" w14:paraId="158DBDC1" w14:textId="77777777">
        <w:trPr>
          <w:jc w:val="center"/>
        </w:trPr>
        <w:tc>
          <w:tcPr>
            <w:tcW w:w="1975" w:type="dxa"/>
            <w:tcMar>
              <w:top w:w="100" w:type="dxa"/>
              <w:left w:w="100" w:type="dxa"/>
              <w:bottom w:w="100" w:type="dxa"/>
              <w:right w:w="100" w:type="dxa"/>
            </w:tcMar>
            <w:vAlign w:val="center"/>
          </w:tcPr>
          <w:p w14:paraId="2557FB6C" w14:textId="0F7B6CC3" w:rsidR="004D2C35" w:rsidRDefault="007C0159">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volume</w:t>
            </w:r>
          </w:p>
        </w:tc>
        <w:tc>
          <w:tcPr>
            <w:tcW w:w="4697" w:type="dxa"/>
            <w:tcMar>
              <w:top w:w="100" w:type="dxa"/>
              <w:left w:w="100" w:type="dxa"/>
              <w:bottom w:w="100" w:type="dxa"/>
              <w:right w:w="100" w:type="dxa"/>
            </w:tcMar>
            <w:vAlign w:val="center"/>
          </w:tcPr>
          <w:p w14:paraId="3B552857"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Travel demand</w:t>
            </w:r>
          </w:p>
        </w:tc>
        <w:tc>
          <w:tcPr>
            <w:tcW w:w="1682" w:type="dxa"/>
            <w:tcMar>
              <w:top w:w="100" w:type="dxa"/>
              <w:left w:w="100" w:type="dxa"/>
              <w:bottom w:w="100" w:type="dxa"/>
              <w:right w:w="100" w:type="dxa"/>
            </w:tcMar>
            <w:vAlign w:val="center"/>
          </w:tcPr>
          <w:p w14:paraId="4CF95DBB"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1500</w:t>
            </w:r>
          </w:p>
        </w:tc>
      </w:tr>
    </w:tbl>
    <w:p w14:paraId="79B56163" w14:textId="77777777" w:rsidR="004D2C35" w:rsidRDefault="004D2C35">
      <w:pPr>
        <w:spacing w:line="276" w:lineRule="auto"/>
        <w:contextualSpacing/>
        <w:rPr>
          <w:rFonts w:ascii="Times New Roman" w:hAnsi="Times New Roman" w:cs="Times New Roman"/>
          <w:sz w:val="20"/>
          <w:szCs w:val="20"/>
        </w:rPr>
      </w:pPr>
    </w:p>
    <w:p w14:paraId="3E660FB9" w14:textId="77777777" w:rsidR="004D2C35" w:rsidRDefault="008F2B5A">
      <w:pPr>
        <w:pStyle w:val="Heading2"/>
        <w:rPr>
          <w:rFonts w:ascii="Times New Roman" w:eastAsia="SimSun" w:hAnsi="Times New Roman" w:cs="Times New Roman"/>
          <w:iCs/>
          <w:kern w:val="0"/>
          <w:sz w:val="20"/>
          <w:szCs w:val="20"/>
        </w:rPr>
      </w:pPr>
      <w:bookmarkStart w:id="116" w:name="_Toc110979261"/>
      <w:r>
        <w:rPr>
          <w:rFonts w:ascii="Times New Roman" w:eastAsia="SimSun" w:hAnsi="Times New Roman" w:cs="Times New Roman"/>
          <w:iCs/>
          <w:kern w:val="0"/>
          <w:sz w:val="20"/>
          <w:szCs w:val="20"/>
        </w:rPr>
        <w:t>4.3 Assignment and simulation configuration file</w:t>
      </w:r>
      <w:bookmarkEnd w:id="116"/>
    </w:p>
    <w:p w14:paraId="6C75F051" w14:textId="77777777" w:rsidR="004D2C35" w:rsidRDefault="008F2B5A">
      <w:pPr>
        <w:numPr>
          <w:ilvl w:val="0"/>
          <w:numId w:val="7"/>
        </w:numPr>
        <w:spacing w:line="276" w:lineRule="auto"/>
        <w:contextualSpacing/>
        <w:rPr>
          <w:rFonts w:ascii="Times New Roman" w:hAnsi="Times New Roman" w:cs="Times New Roman"/>
          <w:sz w:val="20"/>
          <w:szCs w:val="20"/>
        </w:rPr>
      </w:pPr>
      <w:r>
        <w:rPr>
          <w:rFonts w:ascii="Times New Roman" w:hAnsi="Times New Roman" w:cs="Times New Roman"/>
          <w:sz w:val="20"/>
          <w:szCs w:val="20"/>
        </w:rPr>
        <w:t xml:space="preserve">The specific file for the configuration file is </w:t>
      </w:r>
      <w:r>
        <w:rPr>
          <w:rFonts w:ascii="Times New Roman" w:hAnsi="Times New Roman" w:cs="Times New Roman"/>
          <w:i/>
          <w:iCs/>
          <w:sz w:val="20"/>
          <w:szCs w:val="20"/>
        </w:rPr>
        <w:t>settings.csv.</w:t>
      </w:r>
    </w:p>
    <w:p w14:paraId="0391318A" w14:textId="77777777" w:rsidR="004D2C35" w:rsidRDefault="008F2B5A">
      <w:pPr>
        <w:numPr>
          <w:ilvl w:val="0"/>
          <w:numId w:val="7"/>
        </w:numPr>
        <w:spacing w:line="276" w:lineRule="auto"/>
        <w:contextualSpacing/>
        <w:rPr>
          <w:rFonts w:ascii="Times New Roman" w:hAnsi="Times New Roman" w:cs="Times New Roman"/>
          <w:sz w:val="20"/>
          <w:szCs w:val="20"/>
        </w:rPr>
      </w:pPr>
      <w:r>
        <w:rPr>
          <w:rFonts w:ascii="Times New Roman" w:hAnsi="Times New Roman" w:cs="Times New Roman"/>
          <w:sz w:val="20"/>
          <w:szCs w:val="20"/>
        </w:rPr>
        <w:t>It defines basic setting for the Network, and contains five sections, namely assignment, agent_type, link_type,</w:t>
      </w:r>
      <w:r>
        <w:rPr>
          <w:rFonts w:ascii="Times New Roman" w:hAnsi="Times New Roman" w:cs="Times New Roman"/>
        </w:rPr>
        <w:t xml:space="preserve"> </w:t>
      </w:r>
      <w:r>
        <w:rPr>
          <w:rFonts w:ascii="Times New Roman" w:hAnsi="Times New Roman" w:cs="Times New Roman"/>
          <w:sz w:val="20"/>
          <w:szCs w:val="20"/>
        </w:rPr>
        <w:t>demand_period,</w:t>
      </w:r>
      <w:r>
        <w:rPr>
          <w:rFonts w:ascii="Times New Roman" w:hAnsi="Times New Roman" w:cs="Times New Roman"/>
        </w:rPr>
        <w:t xml:space="preserve"> </w:t>
      </w:r>
      <w:r>
        <w:rPr>
          <w:rFonts w:ascii="Times New Roman" w:hAnsi="Times New Roman" w:cs="Times New Roman"/>
          <w:sz w:val="20"/>
          <w:szCs w:val="20"/>
        </w:rPr>
        <w:t>demand_file_list.</w:t>
      </w:r>
    </w:p>
    <w:p w14:paraId="74263400" w14:textId="77777777" w:rsidR="004D2C35" w:rsidRDefault="004D2C35">
      <w:pPr>
        <w:spacing w:line="276" w:lineRule="auto"/>
        <w:ind w:left="360"/>
        <w:contextualSpacing/>
        <w:rPr>
          <w:rFonts w:ascii="Times New Roman" w:hAnsi="Times New Roman" w:cs="Times New Roman"/>
          <w:sz w:val="20"/>
          <w:szCs w:val="20"/>
        </w:rPr>
      </w:pPr>
    </w:p>
    <w:p w14:paraId="78A5DF07" w14:textId="77777777" w:rsidR="004D2C35" w:rsidRDefault="008F2B5A">
      <w:pPr>
        <w:spacing w:line="276" w:lineRule="auto"/>
        <w:contextualSpacing/>
        <w:rPr>
          <w:rFonts w:ascii="Times New Roman" w:eastAsia="SimSun" w:hAnsi="Times New Roman" w:cs="Times New Roman"/>
          <w:b/>
          <w:bCs/>
          <w:kern w:val="0"/>
          <w:sz w:val="20"/>
          <w:szCs w:val="20"/>
        </w:rPr>
      </w:pPr>
      <w:r>
        <w:rPr>
          <w:rFonts w:ascii="Times New Roman" w:eastAsia="SimSun" w:hAnsi="Times New Roman" w:cs="Times New Roman"/>
          <w:b/>
          <w:bCs/>
          <w:kern w:val="0"/>
          <w:sz w:val="20"/>
          <w:szCs w:val="20"/>
        </w:rPr>
        <w:t>File 3: settings.csv</w:t>
      </w:r>
    </w:p>
    <w:tbl>
      <w:tblPr>
        <w:tblW w:w="4999" w:type="pct"/>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1561"/>
        <w:gridCol w:w="2911"/>
        <w:gridCol w:w="2712"/>
        <w:gridCol w:w="1100"/>
      </w:tblGrid>
      <w:tr w:rsidR="004D2C35" w14:paraId="3EDC5F8B" w14:textId="77777777" w:rsidTr="00A83D61">
        <w:trPr>
          <w:jc w:val="center"/>
        </w:trPr>
        <w:tc>
          <w:tcPr>
            <w:tcW w:w="943" w:type="pct"/>
          </w:tcPr>
          <w:p w14:paraId="0E6A19A4" w14:textId="77777777" w:rsidR="004D2C35" w:rsidRDefault="008F2B5A">
            <w:pPr>
              <w:spacing w:after="100" w:afterAutospacing="1" w:line="259" w:lineRule="auto"/>
              <w:jc w:val="left"/>
              <w:rPr>
                <w:rFonts w:ascii="Times New Roman" w:eastAsia="SimSun" w:hAnsi="Times New Roman" w:cs="Times New Roman"/>
                <w:b/>
                <w:sz w:val="20"/>
                <w:szCs w:val="20"/>
              </w:rPr>
            </w:pPr>
            <w:r>
              <w:rPr>
                <w:rFonts w:ascii="Times New Roman" w:eastAsia="SimSun" w:hAnsi="Times New Roman" w:cs="Times New Roman"/>
                <w:b/>
                <w:sz w:val="20"/>
                <w:szCs w:val="20"/>
              </w:rPr>
              <w:t xml:space="preserve">Section Name </w:t>
            </w:r>
          </w:p>
        </w:tc>
        <w:tc>
          <w:tcPr>
            <w:tcW w:w="1624" w:type="pct"/>
            <w:tcMar>
              <w:top w:w="100" w:type="dxa"/>
              <w:left w:w="100" w:type="dxa"/>
              <w:bottom w:w="100" w:type="dxa"/>
              <w:right w:w="100" w:type="dxa"/>
            </w:tcMar>
            <w:vAlign w:val="center"/>
          </w:tcPr>
          <w:p w14:paraId="17665311" w14:textId="77777777" w:rsidR="004D2C35" w:rsidRDefault="008F2B5A">
            <w:pPr>
              <w:spacing w:after="100" w:afterAutospacing="1" w:line="259" w:lineRule="auto"/>
              <w:jc w:val="left"/>
              <w:rPr>
                <w:rFonts w:ascii="Times New Roman" w:eastAsia="SimSun" w:hAnsi="Times New Roman" w:cs="Times New Roman"/>
                <w:b/>
                <w:sz w:val="20"/>
                <w:szCs w:val="20"/>
              </w:rPr>
            </w:pPr>
            <w:r>
              <w:rPr>
                <w:rFonts w:ascii="Times New Roman" w:eastAsia="SimSun" w:hAnsi="Times New Roman" w:cs="Times New Roman"/>
                <w:b/>
                <w:sz w:val="20"/>
                <w:szCs w:val="20"/>
              </w:rPr>
              <w:t>Field Name</w:t>
            </w:r>
          </w:p>
        </w:tc>
        <w:tc>
          <w:tcPr>
            <w:tcW w:w="1753" w:type="pct"/>
            <w:tcMar>
              <w:top w:w="100" w:type="dxa"/>
              <w:left w:w="100" w:type="dxa"/>
              <w:bottom w:w="100" w:type="dxa"/>
              <w:right w:w="100" w:type="dxa"/>
            </w:tcMar>
            <w:vAlign w:val="center"/>
          </w:tcPr>
          <w:p w14:paraId="4B8D6647" w14:textId="77777777" w:rsidR="004D2C35" w:rsidRDefault="008F2B5A">
            <w:pPr>
              <w:spacing w:after="100" w:afterAutospacing="1" w:line="259" w:lineRule="auto"/>
              <w:jc w:val="left"/>
              <w:rPr>
                <w:rFonts w:ascii="Times New Roman" w:eastAsia="SimSun" w:hAnsi="Times New Roman" w:cs="Times New Roman"/>
                <w:b/>
                <w:sz w:val="20"/>
                <w:szCs w:val="20"/>
              </w:rPr>
            </w:pPr>
            <w:r>
              <w:rPr>
                <w:rFonts w:ascii="Times New Roman" w:eastAsia="SimSun" w:hAnsi="Times New Roman" w:cs="Times New Roman"/>
                <w:b/>
                <w:sz w:val="20"/>
                <w:szCs w:val="20"/>
              </w:rPr>
              <w:t>Description</w:t>
            </w:r>
          </w:p>
        </w:tc>
        <w:tc>
          <w:tcPr>
            <w:tcW w:w="680" w:type="pct"/>
            <w:tcMar>
              <w:top w:w="100" w:type="dxa"/>
              <w:left w:w="100" w:type="dxa"/>
              <w:bottom w:w="100" w:type="dxa"/>
              <w:right w:w="100" w:type="dxa"/>
            </w:tcMar>
            <w:vAlign w:val="center"/>
          </w:tcPr>
          <w:p w14:paraId="0A9986FD" w14:textId="77777777" w:rsidR="004D2C35" w:rsidRDefault="008F2B5A">
            <w:pPr>
              <w:spacing w:after="100" w:afterAutospacing="1" w:line="259" w:lineRule="auto"/>
              <w:jc w:val="left"/>
              <w:rPr>
                <w:rFonts w:ascii="Times New Roman" w:eastAsia="SimSun" w:hAnsi="Times New Roman" w:cs="Times New Roman"/>
                <w:b/>
                <w:sz w:val="20"/>
                <w:szCs w:val="20"/>
              </w:rPr>
            </w:pPr>
            <w:r>
              <w:rPr>
                <w:rFonts w:ascii="Times New Roman" w:eastAsia="SimSun" w:hAnsi="Times New Roman" w:cs="Times New Roman"/>
                <w:b/>
                <w:sz w:val="20"/>
                <w:szCs w:val="20"/>
              </w:rPr>
              <w:t>Sample Values</w:t>
            </w:r>
          </w:p>
        </w:tc>
      </w:tr>
      <w:tr w:rsidR="004D2C35" w14:paraId="7FEA8D76" w14:textId="77777777" w:rsidTr="00A83D61">
        <w:trPr>
          <w:jc w:val="center"/>
        </w:trPr>
        <w:tc>
          <w:tcPr>
            <w:tcW w:w="943" w:type="pct"/>
            <w:vMerge w:val="restart"/>
            <w:vAlign w:val="center"/>
          </w:tcPr>
          <w:p w14:paraId="2FD3BE8A" w14:textId="289F56FA" w:rsidR="004D2C35" w:rsidRDefault="00A83D61">
            <w:pPr>
              <w:spacing w:after="100" w:afterAutospacing="1" w:line="259" w:lineRule="auto"/>
              <w:jc w:val="left"/>
              <w:rPr>
                <w:rFonts w:ascii="Times New Roman" w:hAnsi="Times New Roman" w:cs="Times New Roman"/>
                <w:sz w:val="20"/>
                <w:szCs w:val="20"/>
              </w:rPr>
            </w:pPr>
            <w:r>
              <w:rPr>
                <w:rFonts w:ascii="Times New Roman" w:hAnsi="Times New Roman" w:cs="Times New Roman" w:hint="eastAsia"/>
                <w:sz w:val="20"/>
                <w:szCs w:val="20"/>
              </w:rPr>
              <w:t>a</w:t>
            </w:r>
            <w:r>
              <w:rPr>
                <w:rFonts w:ascii="Times New Roman" w:hAnsi="Times New Roman" w:cs="Times New Roman"/>
                <w:sz w:val="20"/>
                <w:szCs w:val="20"/>
              </w:rPr>
              <w:t>ssignment</w:t>
            </w:r>
          </w:p>
        </w:tc>
        <w:tc>
          <w:tcPr>
            <w:tcW w:w="1624" w:type="pct"/>
            <w:tcMar>
              <w:top w:w="100" w:type="dxa"/>
              <w:left w:w="100" w:type="dxa"/>
              <w:bottom w:w="100" w:type="dxa"/>
              <w:right w:w="100" w:type="dxa"/>
            </w:tcMar>
            <w:vAlign w:val="center"/>
          </w:tcPr>
          <w:p w14:paraId="69417DB6" w14:textId="77F612BB" w:rsidR="004D2C35" w:rsidRDefault="00785739">
            <w:pPr>
              <w:spacing w:after="100" w:afterAutospacing="1" w:line="259" w:lineRule="auto"/>
              <w:jc w:val="left"/>
              <w:rPr>
                <w:rFonts w:ascii="Times New Roman" w:eastAsia="SimSun" w:hAnsi="Times New Roman" w:cs="Times New Roman"/>
                <w:sz w:val="20"/>
                <w:szCs w:val="20"/>
              </w:rPr>
            </w:pPr>
            <w:r>
              <w:rPr>
                <w:rFonts w:ascii="Times New Roman" w:hAnsi="Times New Roman" w:cs="Times New Roman"/>
                <w:sz w:val="20"/>
                <w:szCs w:val="20"/>
              </w:rPr>
              <w:t>number</w:t>
            </w:r>
            <w:r w:rsidR="007C0159">
              <w:rPr>
                <w:rFonts w:ascii="Times New Roman" w:hAnsi="Times New Roman" w:cs="Times New Roman"/>
                <w:sz w:val="20"/>
                <w:szCs w:val="20"/>
              </w:rPr>
              <w:t>_</w:t>
            </w:r>
            <w:ins w:id="117" w:author="Xuesong Zhou" w:date="2023-03-04T13:36:00Z">
              <w:r>
                <w:rPr>
                  <w:rFonts w:ascii="Times New Roman" w:hAnsi="Times New Roman" w:cs="Times New Roman"/>
                  <w:sz w:val="20"/>
                  <w:szCs w:val="20"/>
                </w:rPr>
                <w:t>of</w:t>
              </w:r>
            </w:ins>
            <w:r w:rsidR="008F2B5A">
              <w:rPr>
                <w:rFonts w:ascii="Times New Roman" w:hAnsi="Times New Roman" w:cs="Times New Roman"/>
                <w:sz w:val="20"/>
                <w:szCs w:val="20"/>
              </w:rPr>
              <w:t>_iterations</w:t>
            </w:r>
          </w:p>
        </w:tc>
        <w:tc>
          <w:tcPr>
            <w:tcW w:w="1753" w:type="pct"/>
            <w:tcMar>
              <w:top w:w="100" w:type="dxa"/>
              <w:left w:w="100" w:type="dxa"/>
              <w:bottom w:w="100" w:type="dxa"/>
              <w:right w:w="100" w:type="dxa"/>
            </w:tcMar>
            <w:vAlign w:val="center"/>
          </w:tcPr>
          <w:p w14:paraId="10809732" w14:textId="4F7592B7" w:rsidR="004D2C35" w:rsidRDefault="005521E7">
            <w:pPr>
              <w:spacing w:after="100" w:afterAutospacing="1" w:line="259" w:lineRule="auto"/>
              <w:jc w:val="left"/>
              <w:rPr>
                <w:rFonts w:ascii="Times New Roman" w:eastAsia="SimSun" w:hAnsi="Times New Roman" w:cs="Times New Roman"/>
                <w:sz w:val="20"/>
                <w:szCs w:val="20"/>
              </w:rPr>
            </w:pPr>
            <w:r w:rsidRPr="005521E7">
              <w:rPr>
                <w:rFonts w:ascii="Times New Roman" w:eastAsia="SimSun" w:hAnsi="Times New Roman" w:cs="Times New Roman"/>
                <w:sz w:val="20"/>
                <w:szCs w:val="20"/>
              </w:rPr>
              <w:t>number of iterations</w:t>
            </w:r>
            <w:r>
              <w:rPr>
                <w:rFonts w:ascii="Times New Roman" w:eastAsia="SimSun" w:hAnsi="Times New Roman" w:cs="Times New Roman"/>
                <w:sz w:val="20"/>
                <w:szCs w:val="20"/>
              </w:rPr>
              <w:t xml:space="preserve"> for </w:t>
            </w:r>
            <w:r>
              <w:rPr>
                <w:rFonts w:ascii="Times New Roman" w:hAnsi="Times New Roman" w:cs="Times New Roman"/>
                <w:sz w:val="20"/>
                <w:szCs w:val="20"/>
              </w:rPr>
              <w:t>column</w:t>
            </w:r>
            <w:ins w:id="118" w:author="Xuesong Zhou" w:date="2023-03-04T13:36:00Z">
              <w:r w:rsidR="00785739">
                <w:rPr>
                  <w:rFonts w:ascii="Times New Roman" w:hAnsi="Times New Roman" w:cs="Times New Roman"/>
                  <w:sz w:val="20"/>
                  <w:szCs w:val="20"/>
                </w:rPr>
                <w:t xml:space="preserve"> </w:t>
              </w:r>
            </w:ins>
            <w:del w:id="119" w:author="Xuesong Zhou" w:date="2023-03-04T13:36:00Z">
              <w:r w:rsidDel="00785739">
                <w:rPr>
                  <w:rFonts w:ascii="Times New Roman" w:hAnsi="Times New Roman" w:cs="Times New Roman"/>
                  <w:sz w:val="20"/>
                  <w:szCs w:val="20"/>
                </w:rPr>
                <w:delText>_</w:delText>
              </w:r>
            </w:del>
            <w:r>
              <w:rPr>
                <w:rFonts w:ascii="Times New Roman" w:hAnsi="Times New Roman" w:cs="Times New Roman"/>
                <w:sz w:val="20"/>
                <w:szCs w:val="20"/>
              </w:rPr>
              <w:t>generation</w:t>
            </w:r>
          </w:p>
        </w:tc>
        <w:tc>
          <w:tcPr>
            <w:tcW w:w="680" w:type="pct"/>
            <w:tcMar>
              <w:top w:w="100" w:type="dxa"/>
              <w:left w:w="100" w:type="dxa"/>
              <w:bottom w:w="100" w:type="dxa"/>
              <w:right w:w="100" w:type="dxa"/>
            </w:tcMar>
            <w:vAlign w:val="center"/>
          </w:tcPr>
          <w:p w14:paraId="3035181B" w14:textId="71E9829E" w:rsidR="004D2C35" w:rsidRDefault="008F2B5A">
            <w:pPr>
              <w:spacing w:after="100" w:afterAutospacing="1" w:line="259" w:lineRule="auto"/>
              <w:jc w:val="left"/>
              <w:rPr>
                <w:rFonts w:ascii="Times New Roman" w:eastAsia="SimSun" w:hAnsi="Times New Roman" w:cs="Times New Roman"/>
                <w:sz w:val="20"/>
                <w:szCs w:val="20"/>
              </w:rPr>
            </w:pPr>
            <w:del w:id="120" w:author="Xuesong Zhou" w:date="2023-03-04T13:37:00Z">
              <w:r w:rsidDel="00785739">
                <w:rPr>
                  <w:rFonts w:ascii="Times New Roman" w:eastAsia="SimSun" w:hAnsi="Times New Roman" w:cs="Times New Roman"/>
                  <w:sz w:val="20"/>
                  <w:szCs w:val="20"/>
                </w:rPr>
                <w:delText>40</w:delText>
              </w:r>
            </w:del>
            <w:ins w:id="121" w:author="Xuesong Zhou" w:date="2023-03-04T13:37:00Z">
              <w:r w:rsidR="00785739">
                <w:rPr>
                  <w:rFonts w:ascii="Times New Roman" w:eastAsia="SimSun" w:hAnsi="Times New Roman" w:cs="Times New Roman"/>
                  <w:sz w:val="20"/>
                  <w:szCs w:val="20"/>
                </w:rPr>
                <w:t>2</w:t>
              </w:r>
              <w:r w:rsidR="00785739">
                <w:rPr>
                  <w:rFonts w:ascii="Times New Roman" w:eastAsia="SimSun" w:hAnsi="Times New Roman" w:cs="Times New Roman"/>
                  <w:sz w:val="20"/>
                  <w:szCs w:val="20"/>
                </w:rPr>
                <w:t>0</w:t>
              </w:r>
            </w:ins>
          </w:p>
        </w:tc>
      </w:tr>
      <w:tr w:rsidR="004D2C35" w14:paraId="5279FC4C" w14:textId="77777777" w:rsidTr="00A83D61">
        <w:trPr>
          <w:jc w:val="center"/>
        </w:trPr>
        <w:tc>
          <w:tcPr>
            <w:tcW w:w="943" w:type="pct"/>
            <w:vMerge/>
            <w:vAlign w:val="center"/>
          </w:tcPr>
          <w:p w14:paraId="6441D6E9" w14:textId="77777777" w:rsidR="004D2C35" w:rsidRDefault="004D2C35">
            <w:pPr>
              <w:spacing w:after="100" w:afterAutospacing="1" w:line="259" w:lineRule="auto"/>
              <w:jc w:val="left"/>
              <w:rPr>
                <w:rFonts w:ascii="Times New Roman" w:hAnsi="Times New Roman" w:cs="Times New Roman"/>
                <w:sz w:val="20"/>
                <w:szCs w:val="20"/>
              </w:rPr>
            </w:pPr>
          </w:p>
        </w:tc>
        <w:tc>
          <w:tcPr>
            <w:tcW w:w="1624" w:type="pct"/>
            <w:tcMar>
              <w:top w:w="100" w:type="dxa"/>
              <w:left w:w="100" w:type="dxa"/>
              <w:bottom w:w="100" w:type="dxa"/>
              <w:right w:w="100" w:type="dxa"/>
            </w:tcMar>
            <w:vAlign w:val="center"/>
          </w:tcPr>
          <w:p w14:paraId="4CDE89FA" w14:textId="77756D6E" w:rsidR="004D2C35" w:rsidRDefault="007C0159">
            <w:pPr>
              <w:spacing w:after="100" w:afterAutospacing="1" w:line="259" w:lineRule="auto"/>
              <w:jc w:val="left"/>
              <w:rPr>
                <w:rFonts w:ascii="Times New Roman" w:eastAsia="SimSun" w:hAnsi="Times New Roman" w:cs="Times New Roman"/>
                <w:sz w:val="20"/>
                <w:szCs w:val="20"/>
              </w:rPr>
            </w:pPr>
            <w:del w:id="122" w:author="Xuesong Zhou" w:date="2023-03-04T13:36:00Z">
              <w:r w:rsidDel="00785739">
                <w:rPr>
                  <w:rFonts w:ascii="Times New Roman" w:hAnsi="Times New Roman" w:cs="Times New Roman"/>
                  <w:sz w:val="20"/>
                  <w:szCs w:val="20"/>
                </w:rPr>
                <w:delText>simulation</w:delText>
              </w:r>
              <w:r w:rsidR="008F2B5A" w:rsidDel="00785739">
                <w:rPr>
                  <w:rFonts w:ascii="Times New Roman" w:hAnsi="Times New Roman" w:cs="Times New Roman"/>
                  <w:sz w:val="20"/>
                  <w:szCs w:val="20"/>
                </w:rPr>
                <w:delText>_iterations</w:delText>
              </w:r>
            </w:del>
            <w:ins w:id="123" w:author="Xuesong Zhou" w:date="2023-03-04T13:36:00Z">
              <w:r w:rsidR="00785739">
                <w:rPr>
                  <w:rFonts w:ascii="Times New Roman" w:hAnsi="Times New Roman" w:cs="Times New Roman"/>
                  <w:sz w:val="20"/>
                  <w:szCs w:val="20"/>
                </w:rPr>
                <w:t>route_output</w:t>
              </w:r>
            </w:ins>
          </w:p>
        </w:tc>
        <w:tc>
          <w:tcPr>
            <w:tcW w:w="1753" w:type="pct"/>
            <w:tcMar>
              <w:top w:w="100" w:type="dxa"/>
              <w:left w:w="100" w:type="dxa"/>
              <w:bottom w:w="100" w:type="dxa"/>
              <w:right w:w="100" w:type="dxa"/>
            </w:tcMar>
            <w:vAlign w:val="center"/>
          </w:tcPr>
          <w:p w14:paraId="106013CA" w14:textId="50DEAF8C" w:rsidR="004D2C35" w:rsidRDefault="005521E7">
            <w:pPr>
              <w:spacing w:after="100" w:afterAutospacing="1" w:line="259" w:lineRule="auto"/>
              <w:jc w:val="left"/>
              <w:rPr>
                <w:rFonts w:ascii="Times New Roman" w:eastAsia="SimSun" w:hAnsi="Times New Roman" w:cs="Times New Roman"/>
                <w:sz w:val="20"/>
                <w:szCs w:val="20"/>
              </w:rPr>
            </w:pPr>
            <w:del w:id="124" w:author="Xuesong Zhou" w:date="2023-03-04T13:36:00Z">
              <w:r w:rsidRPr="005521E7" w:rsidDel="00785739">
                <w:rPr>
                  <w:rFonts w:ascii="Times New Roman" w:eastAsia="SimSun" w:hAnsi="Times New Roman" w:cs="Times New Roman"/>
                  <w:sz w:val="20"/>
                  <w:szCs w:val="20"/>
                </w:rPr>
                <w:delText>number of iterations</w:delText>
              </w:r>
              <w:r w:rsidDel="00785739">
                <w:rPr>
                  <w:rFonts w:ascii="Times New Roman" w:eastAsia="SimSun" w:hAnsi="Times New Roman" w:cs="Times New Roman"/>
                  <w:sz w:val="20"/>
                  <w:szCs w:val="20"/>
                </w:rPr>
                <w:delText xml:space="preserve"> for </w:delText>
              </w:r>
              <w:r w:rsidDel="00785739">
                <w:rPr>
                  <w:rFonts w:ascii="Times New Roman" w:hAnsi="Times New Roman" w:cs="Times New Roman"/>
                  <w:sz w:val="20"/>
                  <w:szCs w:val="20"/>
                </w:rPr>
                <w:delText>simulation_iterations</w:delText>
              </w:r>
            </w:del>
            <w:ins w:id="125" w:author="Xuesong Zhou" w:date="2023-03-04T13:36:00Z">
              <w:r w:rsidR="00785739">
                <w:rPr>
                  <w:rFonts w:ascii="Times New Roman" w:eastAsia="SimSun" w:hAnsi="Times New Roman" w:cs="Times New Roman"/>
                  <w:sz w:val="20"/>
                  <w:szCs w:val="20"/>
                </w:rPr>
                <w:t xml:space="preserve">produce route_assgnment.csv </w:t>
              </w:r>
            </w:ins>
            <w:ins w:id="126" w:author="Xuesong Zhou" w:date="2023-03-04T13:37:00Z">
              <w:r w:rsidR="00785739">
                <w:rPr>
                  <w:rFonts w:ascii="Times New Roman" w:eastAsia="SimSun" w:hAnsi="Times New Roman" w:cs="Times New Roman"/>
                  <w:sz w:val="20"/>
                  <w:szCs w:val="20"/>
                </w:rPr>
                <w:lastRenderedPageBreak/>
                <w:t xml:space="preserve">or not (a </w:t>
              </w:r>
            </w:ins>
            <w:ins w:id="127" w:author="Xuesong Zhou" w:date="2023-03-04T13:38:00Z">
              <w:r w:rsidR="00785739">
                <w:rPr>
                  <w:rFonts w:ascii="Times New Roman" w:eastAsia="SimSun" w:hAnsi="Times New Roman" w:cs="Times New Roman"/>
                  <w:sz w:val="20"/>
                  <w:szCs w:val="20"/>
                </w:rPr>
                <w:t>binary value)</w:t>
              </w:r>
            </w:ins>
          </w:p>
        </w:tc>
        <w:tc>
          <w:tcPr>
            <w:tcW w:w="680" w:type="pct"/>
            <w:tcMar>
              <w:top w:w="100" w:type="dxa"/>
              <w:left w:w="100" w:type="dxa"/>
              <w:bottom w:w="100" w:type="dxa"/>
              <w:right w:w="100" w:type="dxa"/>
            </w:tcMar>
            <w:vAlign w:val="center"/>
          </w:tcPr>
          <w:p w14:paraId="50E3E94C" w14:textId="7DF5D4E6" w:rsidR="004D2C35" w:rsidRDefault="00785739">
            <w:pPr>
              <w:spacing w:after="100" w:afterAutospacing="1" w:line="259" w:lineRule="auto"/>
              <w:jc w:val="left"/>
              <w:rPr>
                <w:rFonts w:ascii="Times New Roman" w:eastAsia="SimSun" w:hAnsi="Times New Roman" w:cs="Times New Roman"/>
                <w:sz w:val="20"/>
                <w:szCs w:val="20"/>
              </w:rPr>
            </w:pPr>
            <w:ins w:id="128" w:author="Xuesong Zhou" w:date="2023-03-04T13:37:00Z">
              <w:r>
                <w:rPr>
                  <w:rFonts w:ascii="Times New Roman" w:eastAsia="SimSun" w:hAnsi="Times New Roman" w:cs="Times New Roman"/>
                  <w:sz w:val="20"/>
                  <w:szCs w:val="20"/>
                </w:rPr>
                <w:lastRenderedPageBreak/>
                <w:t>1</w:t>
              </w:r>
            </w:ins>
            <w:del w:id="129" w:author="Xuesong Zhou" w:date="2023-03-04T13:37:00Z">
              <w:r w:rsidR="008F2B5A" w:rsidDel="00785739">
                <w:rPr>
                  <w:rFonts w:ascii="Times New Roman" w:eastAsia="SimSun" w:hAnsi="Times New Roman" w:cs="Times New Roman"/>
                  <w:sz w:val="20"/>
                  <w:szCs w:val="20"/>
                </w:rPr>
                <w:delText>40</w:delText>
              </w:r>
            </w:del>
          </w:p>
        </w:tc>
      </w:tr>
      <w:tr w:rsidR="00785739" w14:paraId="2EF911F0" w14:textId="77777777" w:rsidTr="00A83D61">
        <w:trPr>
          <w:jc w:val="center"/>
          <w:ins w:id="130" w:author="Xuesong Zhou" w:date="2023-03-04T13:37:00Z"/>
        </w:trPr>
        <w:tc>
          <w:tcPr>
            <w:tcW w:w="943" w:type="pct"/>
            <w:vAlign w:val="center"/>
          </w:tcPr>
          <w:p w14:paraId="007D9629" w14:textId="77777777" w:rsidR="00785739" w:rsidRDefault="00785739">
            <w:pPr>
              <w:spacing w:after="100" w:afterAutospacing="1" w:line="259" w:lineRule="auto"/>
              <w:jc w:val="left"/>
              <w:rPr>
                <w:ins w:id="131" w:author="Xuesong Zhou" w:date="2023-03-04T13:37:00Z"/>
                <w:rFonts w:ascii="Times New Roman" w:hAnsi="Times New Roman" w:cs="Times New Roman"/>
                <w:sz w:val="20"/>
                <w:szCs w:val="20"/>
              </w:rPr>
            </w:pPr>
          </w:p>
        </w:tc>
        <w:tc>
          <w:tcPr>
            <w:tcW w:w="1624" w:type="pct"/>
            <w:tcMar>
              <w:top w:w="100" w:type="dxa"/>
              <w:left w:w="100" w:type="dxa"/>
              <w:bottom w:w="100" w:type="dxa"/>
              <w:right w:w="100" w:type="dxa"/>
            </w:tcMar>
            <w:vAlign w:val="center"/>
          </w:tcPr>
          <w:p w14:paraId="6CF64B6E" w14:textId="10752C75" w:rsidR="00785739" w:rsidDel="00785739" w:rsidRDefault="00785739">
            <w:pPr>
              <w:spacing w:after="100" w:afterAutospacing="1" w:line="259" w:lineRule="auto"/>
              <w:jc w:val="left"/>
              <w:rPr>
                <w:ins w:id="132" w:author="Xuesong Zhou" w:date="2023-03-04T13:37:00Z"/>
                <w:rFonts w:ascii="Times New Roman" w:hAnsi="Times New Roman" w:cs="Times New Roman"/>
                <w:sz w:val="20"/>
                <w:szCs w:val="20"/>
              </w:rPr>
            </w:pPr>
            <w:ins w:id="133" w:author="Xuesong Zhou" w:date="2023-03-04T13:37:00Z">
              <w:r>
                <w:rPr>
                  <w:rFonts w:ascii="Times New Roman" w:hAnsi="Times New Roman" w:cs="Times New Roman"/>
                  <w:sz w:val="20"/>
                  <w:szCs w:val="20"/>
                </w:rPr>
                <w:t>simulation_output</w:t>
              </w:r>
            </w:ins>
          </w:p>
        </w:tc>
        <w:tc>
          <w:tcPr>
            <w:tcW w:w="1753" w:type="pct"/>
            <w:tcMar>
              <w:top w:w="100" w:type="dxa"/>
              <w:left w:w="100" w:type="dxa"/>
              <w:bottom w:w="100" w:type="dxa"/>
              <w:right w:w="100" w:type="dxa"/>
            </w:tcMar>
            <w:vAlign w:val="center"/>
          </w:tcPr>
          <w:p w14:paraId="3FB89F11" w14:textId="0B7F32FD" w:rsidR="00785739" w:rsidRPr="005521E7" w:rsidDel="00785739" w:rsidRDefault="00785739">
            <w:pPr>
              <w:spacing w:after="100" w:afterAutospacing="1" w:line="259" w:lineRule="auto"/>
              <w:jc w:val="left"/>
              <w:rPr>
                <w:ins w:id="134" w:author="Xuesong Zhou" w:date="2023-03-04T13:37:00Z"/>
                <w:rFonts w:ascii="Times New Roman" w:eastAsia="SimSun" w:hAnsi="Times New Roman" w:cs="Times New Roman"/>
                <w:sz w:val="20"/>
                <w:szCs w:val="20"/>
              </w:rPr>
            </w:pPr>
            <w:ins w:id="135" w:author="Xuesong Zhou" w:date="2023-03-04T13:37:00Z">
              <w:r>
                <w:rPr>
                  <w:rFonts w:ascii="Times New Roman" w:eastAsia="SimSun" w:hAnsi="Times New Roman" w:cs="Times New Roman"/>
                  <w:sz w:val="20"/>
                  <w:szCs w:val="20"/>
                </w:rPr>
                <w:t>Run DTA simulator or not</w:t>
              </w:r>
            </w:ins>
            <w:ins w:id="136" w:author="Xuesong Zhou" w:date="2023-03-04T13:38:00Z">
              <w:r>
                <w:rPr>
                  <w:rFonts w:ascii="Times New Roman" w:eastAsia="SimSun" w:hAnsi="Times New Roman" w:cs="Times New Roman"/>
                  <w:sz w:val="20"/>
                  <w:szCs w:val="20"/>
                </w:rPr>
                <w:t xml:space="preserve"> </w:t>
              </w:r>
              <w:r>
                <w:rPr>
                  <w:rFonts w:ascii="Times New Roman" w:eastAsia="SimSun" w:hAnsi="Times New Roman" w:cs="Times New Roman"/>
                  <w:sz w:val="20"/>
                  <w:szCs w:val="20"/>
                </w:rPr>
                <w:t>(a binary value)</w:t>
              </w:r>
              <w:r>
                <w:rPr>
                  <w:rFonts w:ascii="Times New Roman" w:eastAsia="SimSun" w:hAnsi="Times New Roman" w:cs="Times New Roman"/>
                  <w:sz w:val="20"/>
                  <w:szCs w:val="20"/>
                </w:rPr>
                <w:t xml:space="preserve"> to produce trajectory.csv and agent.csv</w:t>
              </w:r>
            </w:ins>
          </w:p>
        </w:tc>
        <w:tc>
          <w:tcPr>
            <w:tcW w:w="680" w:type="pct"/>
            <w:tcMar>
              <w:top w:w="100" w:type="dxa"/>
              <w:left w:w="100" w:type="dxa"/>
              <w:bottom w:w="100" w:type="dxa"/>
              <w:right w:w="100" w:type="dxa"/>
            </w:tcMar>
            <w:vAlign w:val="center"/>
          </w:tcPr>
          <w:p w14:paraId="28BB27F8" w14:textId="526A0943" w:rsidR="00785739" w:rsidRDefault="00785739">
            <w:pPr>
              <w:spacing w:after="100" w:afterAutospacing="1" w:line="259" w:lineRule="auto"/>
              <w:jc w:val="left"/>
              <w:rPr>
                <w:ins w:id="137" w:author="Xuesong Zhou" w:date="2023-03-04T13:37:00Z"/>
                <w:rFonts w:ascii="Times New Roman" w:eastAsia="SimSun" w:hAnsi="Times New Roman" w:cs="Times New Roman"/>
                <w:sz w:val="20"/>
                <w:szCs w:val="20"/>
              </w:rPr>
            </w:pPr>
            <w:ins w:id="138" w:author="Xuesong Zhou" w:date="2023-03-04T13:37:00Z">
              <w:r>
                <w:rPr>
                  <w:rFonts w:ascii="Times New Roman" w:eastAsia="SimSun" w:hAnsi="Times New Roman" w:cs="Times New Roman"/>
                  <w:sz w:val="20"/>
                  <w:szCs w:val="20"/>
                </w:rPr>
                <w:t>0</w:t>
              </w:r>
            </w:ins>
          </w:p>
        </w:tc>
      </w:tr>
      <w:tr w:rsidR="004D2C35" w14:paraId="69793830" w14:textId="77777777" w:rsidTr="00A83D61">
        <w:trPr>
          <w:jc w:val="center"/>
        </w:trPr>
        <w:tc>
          <w:tcPr>
            <w:tcW w:w="943" w:type="pct"/>
            <w:vMerge w:val="restart"/>
            <w:vAlign w:val="center"/>
          </w:tcPr>
          <w:p w14:paraId="2CD0DAD5"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hAnsi="Times New Roman" w:cs="Times New Roman"/>
                <w:sz w:val="20"/>
                <w:szCs w:val="20"/>
              </w:rPr>
              <w:t>agent_type</w:t>
            </w:r>
          </w:p>
        </w:tc>
        <w:tc>
          <w:tcPr>
            <w:tcW w:w="1624" w:type="pct"/>
            <w:tcMar>
              <w:top w:w="100" w:type="dxa"/>
              <w:left w:w="100" w:type="dxa"/>
              <w:bottom w:w="100" w:type="dxa"/>
              <w:right w:w="100" w:type="dxa"/>
            </w:tcMar>
            <w:vAlign w:val="center"/>
          </w:tcPr>
          <w:p w14:paraId="6367F472" w14:textId="46FD4068"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agent_typ</w:t>
            </w:r>
            <w:r w:rsidR="00DB74FE">
              <w:rPr>
                <w:rFonts w:ascii="Times New Roman" w:eastAsia="SimSun" w:hAnsi="Times New Roman" w:cs="Times New Roman" w:hint="eastAsia"/>
                <w:sz w:val="20"/>
                <w:szCs w:val="20"/>
              </w:rPr>
              <w:t>e</w:t>
            </w:r>
          </w:p>
        </w:tc>
        <w:tc>
          <w:tcPr>
            <w:tcW w:w="1753" w:type="pct"/>
            <w:tcMar>
              <w:top w:w="100" w:type="dxa"/>
              <w:left w:w="100" w:type="dxa"/>
              <w:bottom w:w="100" w:type="dxa"/>
              <w:right w:w="100" w:type="dxa"/>
            </w:tcMar>
            <w:vAlign w:val="center"/>
          </w:tcPr>
          <w:p w14:paraId="261995CD" w14:textId="63D3B65C" w:rsidR="004D2C35" w:rsidRDefault="006A6DFE">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Abbreviation of the agent type</w:t>
            </w:r>
          </w:p>
        </w:tc>
        <w:tc>
          <w:tcPr>
            <w:tcW w:w="680" w:type="pct"/>
            <w:tcMar>
              <w:top w:w="100" w:type="dxa"/>
              <w:left w:w="100" w:type="dxa"/>
              <w:bottom w:w="100" w:type="dxa"/>
              <w:right w:w="100" w:type="dxa"/>
            </w:tcMar>
            <w:vAlign w:val="center"/>
          </w:tcPr>
          <w:p w14:paraId="3E94B1E3" w14:textId="2538759D" w:rsidR="004D2C35" w:rsidRDefault="006A6DFE">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p</w:t>
            </w:r>
            <w:r>
              <w:rPr>
                <w:rFonts w:ascii="Times New Roman" w:eastAsia="SimSun" w:hAnsi="Times New Roman" w:cs="Times New Roman"/>
                <w:sz w:val="20"/>
                <w:szCs w:val="20"/>
              </w:rPr>
              <w:t xml:space="preserve">; </w:t>
            </w:r>
            <w:r w:rsidR="00E12882">
              <w:rPr>
                <w:rFonts w:ascii="Times New Roman" w:eastAsia="SimSun" w:hAnsi="Times New Roman" w:cs="Times New Roman"/>
                <w:sz w:val="20"/>
                <w:szCs w:val="20"/>
              </w:rPr>
              <w:t>rt; dms</w:t>
            </w:r>
          </w:p>
        </w:tc>
      </w:tr>
      <w:tr w:rsidR="00DB74FE" w14:paraId="40C92061" w14:textId="77777777" w:rsidTr="00A83D61">
        <w:trPr>
          <w:jc w:val="center"/>
        </w:trPr>
        <w:tc>
          <w:tcPr>
            <w:tcW w:w="943" w:type="pct"/>
            <w:vMerge/>
            <w:vAlign w:val="center"/>
          </w:tcPr>
          <w:p w14:paraId="7148F6C0" w14:textId="77777777" w:rsidR="00DB74FE" w:rsidRDefault="00DB74FE" w:rsidP="00DB74FE">
            <w:pPr>
              <w:spacing w:after="100" w:afterAutospacing="1" w:line="259" w:lineRule="auto"/>
              <w:jc w:val="left"/>
              <w:rPr>
                <w:rFonts w:ascii="Times New Roman" w:hAnsi="Times New Roman" w:cs="Times New Roman"/>
                <w:sz w:val="20"/>
                <w:szCs w:val="20"/>
              </w:rPr>
            </w:pPr>
          </w:p>
        </w:tc>
        <w:tc>
          <w:tcPr>
            <w:tcW w:w="1624" w:type="pct"/>
            <w:tcMar>
              <w:top w:w="100" w:type="dxa"/>
              <w:left w:w="100" w:type="dxa"/>
              <w:bottom w:w="100" w:type="dxa"/>
              <w:right w:w="100" w:type="dxa"/>
            </w:tcMar>
            <w:vAlign w:val="center"/>
          </w:tcPr>
          <w:p w14:paraId="172F2454" w14:textId="10255E17" w:rsidR="00DB74FE" w:rsidRDefault="00E12882" w:rsidP="00DB74FE">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n</w:t>
            </w:r>
            <w:r w:rsidR="00DB74FE">
              <w:rPr>
                <w:rFonts w:ascii="Times New Roman" w:eastAsia="SimSun" w:hAnsi="Times New Roman" w:cs="Times New Roman"/>
                <w:sz w:val="20"/>
                <w:szCs w:val="20"/>
              </w:rPr>
              <w:t>ame</w:t>
            </w:r>
          </w:p>
        </w:tc>
        <w:tc>
          <w:tcPr>
            <w:tcW w:w="1753" w:type="pct"/>
            <w:tcMar>
              <w:top w:w="100" w:type="dxa"/>
              <w:left w:w="100" w:type="dxa"/>
              <w:bottom w:w="100" w:type="dxa"/>
              <w:right w:w="100" w:type="dxa"/>
            </w:tcMar>
            <w:vAlign w:val="center"/>
          </w:tcPr>
          <w:p w14:paraId="069178AB" w14:textId="246BD308" w:rsidR="00DB74FE" w:rsidRDefault="00DB74FE" w:rsidP="00DB74FE">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Full name of the agent type</w:t>
            </w:r>
          </w:p>
        </w:tc>
        <w:tc>
          <w:tcPr>
            <w:tcW w:w="680" w:type="pct"/>
            <w:tcMar>
              <w:top w:w="100" w:type="dxa"/>
              <w:left w:w="100" w:type="dxa"/>
              <w:bottom w:w="100" w:type="dxa"/>
              <w:right w:w="100" w:type="dxa"/>
            </w:tcMar>
            <w:vAlign w:val="center"/>
          </w:tcPr>
          <w:p w14:paraId="15CEFCE8" w14:textId="578B98FF" w:rsidR="00DB74FE" w:rsidRDefault="00DB74FE" w:rsidP="00DB74FE">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Passengers or vehicles</w:t>
            </w:r>
          </w:p>
        </w:tc>
      </w:tr>
      <w:tr w:rsidR="00DB74FE" w14:paraId="600F481F" w14:textId="77777777" w:rsidTr="00A83D61">
        <w:trPr>
          <w:jc w:val="center"/>
        </w:trPr>
        <w:tc>
          <w:tcPr>
            <w:tcW w:w="943" w:type="pct"/>
            <w:vMerge/>
            <w:vAlign w:val="center"/>
          </w:tcPr>
          <w:p w14:paraId="6A6D8AC3" w14:textId="77777777" w:rsidR="00DB74FE" w:rsidRDefault="00DB74FE" w:rsidP="00DB74FE">
            <w:pPr>
              <w:spacing w:after="100" w:afterAutospacing="1" w:line="259" w:lineRule="auto"/>
              <w:jc w:val="left"/>
              <w:rPr>
                <w:rFonts w:ascii="Times New Roman" w:hAnsi="Times New Roman" w:cs="Times New Roman"/>
                <w:sz w:val="20"/>
                <w:szCs w:val="20"/>
              </w:rPr>
            </w:pPr>
          </w:p>
        </w:tc>
        <w:tc>
          <w:tcPr>
            <w:tcW w:w="1624" w:type="pct"/>
            <w:tcMar>
              <w:top w:w="100" w:type="dxa"/>
              <w:left w:w="100" w:type="dxa"/>
              <w:bottom w:w="100" w:type="dxa"/>
              <w:right w:w="100" w:type="dxa"/>
            </w:tcMar>
            <w:vAlign w:val="center"/>
          </w:tcPr>
          <w:p w14:paraId="07714850" w14:textId="5413CD63" w:rsidR="00DB74FE" w:rsidRDefault="00DB74FE" w:rsidP="00DB74FE">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flow_type</w:t>
            </w:r>
          </w:p>
        </w:tc>
        <w:tc>
          <w:tcPr>
            <w:tcW w:w="1753" w:type="pct"/>
            <w:tcMar>
              <w:top w:w="100" w:type="dxa"/>
              <w:left w:w="100" w:type="dxa"/>
              <w:bottom w:w="100" w:type="dxa"/>
              <w:right w:w="100" w:type="dxa"/>
            </w:tcMar>
            <w:vAlign w:val="center"/>
          </w:tcPr>
          <w:p w14:paraId="1FEFE700" w14:textId="67C9DEEA" w:rsidR="00DB74FE" w:rsidRDefault="00DB74FE" w:rsidP="00DB74FE">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 xml:space="preserve">Abbreviation of the </w:t>
            </w:r>
            <w:r w:rsidR="006A6DFE">
              <w:rPr>
                <w:rFonts w:ascii="Times New Roman" w:eastAsia="SimSun" w:hAnsi="Times New Roman" w:cs="Times New Roman"/>
                <w:sz w:val="20"/>
                <w:szCs w:val="20"/>
              </w:rPr>
              <w:t>flow</w:t>
            </w:r>
            <w:r>
              <w:rPr>
                <w:rFonts w:ascii="Times New Roman" w:eastAsia="SimSun" w:hAnsi="Times New Roman" w:cs="Times New Roman"/>
                <w:sz w:val="20"/>
                <w:szCs w:val="20"/>
              </w:rPr>
              <w:t xml:space="preserve"> type</w:t>
            </w:r>
          </w:p>
        </w:tc>
        <w:tc>
          <w:tcPr>
            <w:tcW w:w="680" w:type="pct"/>
            <w:tcMar>
              <w:top w:w="100" w:type="dxa"/>
              <w:left w:w="100" w:type="dxa"/>
              <w:bottom w:w="100" w:type="dxa"/>
              <w:right w:w="100" w:type="dxa"/>
            </w:tcMar>
            <w:vAlign w:val="center"/>
          </w:tcPr>
          <w:p w14:paraId="517DBED8" w14:textId="0204CE06" w:rsidR="00DB74FE" w:rsidRDefault="00E12882" w:rsidP="00DB74FE">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0</w:t>
            </w:r>
          </w:p>
        </w:tc>
      </w:tr>
      <w:tr w:rsidR="006A6DFE" w14:paraId="7F68EF0B" w14:textId="77777777" w:rsidTr="00A83D61">
        <w:trPr>
          <w:jc w:val="center"/>
        </w:trPr>
        <w:tc>
          <w:tcPr>
            <w:tcW w:w="943" w:type="pct"/>
            <w:vMerge/>
            <w:vAlign w:val="center"/>
          </w:tcPr>
          <w:p w14:paraId="3B0CC66C" w14:textId="77777777" w:rsidR="006A6DFE" w:rsidRDefault="006A6DFE" w:rsidP="006A6DFE">
            <w:pPr>
              <w:spacing w:after="100" w:afterAutospacing="1" w:line="259" w:lineRule="auto"/>
              <w:jc w:val="left"/>
              <w:rPr>
                <w:rFonts w:ascii="Times New Roman" w:hAnsi="Times New Roman" w:cs="Times New Roman"/>
                <w:sz w:val="20"/>
                <w:szCs w:val="20"/>
              </w:rPr>
            </w:pPr>
          </w:p>
        </w:tc>
        <w:tc>
          <w:tcPr>
            <w:tcW w:w="1624" w:type="pct"/>
            <w:tcMar>
              <w:top w:w="100" w:type="dxa"/>
              <w:left w:w="100" w:type="dxa"/>
              <w:bottom w:w="100" w:type="dxa"/>
              <w:right w:w="100" w:type="dxa"/>
            </w:tcMar>
            <w:vAlign w:val="center"/>
          </w:tcPr>
          <w:p w14:paraId="7424EE3B" w14:textId="45A8A8BA" w:rsidR="006A6DFE" w:rsidRPr="006A6DFE" w:rsidRDefault="00E12882" w:rsidP="006A6DFE">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v</w:t>
            </w:r>
            <w:r w:rsidR="006A6DFE">
              <w:rPr>
                <w:rFonts w:ascii="Times New Roman" w:eastAsia="SimSun" w:hAnsi="Times New Roman" w:cs="Times New Roman"/>
                <w:sz w:val="20"/>
                <w:szCs w:val="20"/>
              </w:rPr>
              <w:t>ot</w:t>
            </w:r>
          </w:p>
        </w:tc>
        <w:tc>
          <w:tcPr>
            <w:tcW w:w="1753" w:type="pct"/>
            <w:tcMar>
              <w:top w:w="100" w:type="dxa"/>
              <w:left w:w="100" w:type="dxa"/>
              <w:bottom w:w="100" w:type="dxa"/>
              <w:right w:w="100" w:type="dxa"/>
            </w:tcMar>
            <w:vAlign w:val="center"/>
          </w:tcPr>
          <w:p w14:paraId="47D434D6" w14:textId="6ED29251" w:rsidR="006A6DFE" w:rsidRDefault="006A6DFE" w:rsidP="006A6DFE">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Value of time for the agent</w:t>
            </w:r>
          </w:p>
        </w:tc>
        <w:tc>
          <w:tcPr>
            <w:tcW w:w="680" w:type="pct"/>
            <w:tcMar>
              <w:top w:w="100" w:type="dxa"/>
              <w:left w:w="100" w:type="dxa"/>
              <w:bottom w:w="100" w:type="dxa"/>
              <w:right w:w="100" w:type="dxa"/>
            </w:tcMar>
            <w:vAlign w:val="center"/>
          </w:tcPr>
          <w:p w14:paraId="32FBC2B2" w14:textId="1F440E63" w:rsidR="006A6DFE" w:rsidRDefault="006A6DFE" w:rsidP="006A6DFE">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10</w:t>
            </w:r>
          </w:p>
        </w:tc>
      </w:tr>
      <w:tr w:rsidR="006A6DFE" w14:paraId="7243C4C1" w14:textId="77777777" w:rsidTr="00A83D61">
        <w:trPr>
          <w:jc w:val="center"/>
        </w:trPr>
        <w:tc>
          <w:tcPr>
            <w:tcW w:w="943" w:type="pct"/>
            <w:vMerge/>
            <w:vAlign w:val="center"/>
          </w:tcPr>
          <w:p w14:paraId="454EBD6E" w14:textId="77777777" w:rsidR="006A6DFE" w:rsidRDefault="006A6DFE" w:rsidP="006A6DFE">
            <w:pPr>
              <w:spacing w:after="100" w:afterAutospacing="1" w:line="259" w:lineRule="auto"/>
              <w:jc w:val="left"/>
              <w:rPr>
                <w:rFonts w:ascii="Times New Roman" w:hAnsi="Times New Roman" w:cs="Times New Roman"/>
                <w:sz w:val="20"/>
                <w:szCs w:val="20"/>
              </w:rPr>
            </w:pPr>
          </w:p>
        </w:tc>
        <w:tc>
          <w:tcPr>
            <w:tcW w:w="1624" w:type="pct"/>
            <w:tcMar>
              <w:top w:w="100" w:type="dxa"/>
              <w:left w:w="100" w:type="dxa"/>
              <w:bottom w:w="100" w:type="dxa"/>
              <w:right w:w="100" w:type="dxa"/>
            </w:tcMar>
            <w:vAlign w:val="center"/>
          </w:tcPr>
          <w:p w14:paraId="78C5FB93" w14:textId="477E809E" w:rsidR="006A6DFE" w:rsidRDefault="006A6DFE" w:rsidP="006A6DFE">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Pce</w:t>
            </w:r>
          </w:p>
        </w:tc>
        <w:tc>
          <w:tcPr>
            <w:tcW w:w="1753" w:type="pct"/>
            <w:tcMar>
              <w:top w:w="100" w:type="dxa"/>
              <w:left w:w="100" w:type="dxa"/>
              <w:bottom w:w="100" w:type="dxa"/>
              <w:right w:w="100" w:type="dxa"/>
            </w:tcMar>
            <w:vAlign w:val="center"/>
          </w:tcPr>
          <w:p w14:paraId="5E5135B4" w14:textId="5B1916F9" w:rsidR="006A6DFE" w:rsidRDefault="006A6DFE" w:rsidP="006A6DFE">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Passenger Car Equivalent (PCE) of the agent</w:t>
            </w:r>
          </w:p>
        </w:tc>
        <w:tc>
          <w:tcPr>
            <w:tcW w:w="680" w:type="pct"/>
            <w:tcMar>
              <w:top w:w="100" w:type="dxa"/>
              <w:left w:w="100" w:type="dxa"/>
              <w:bottom w:w="100" w:type="dxa"/>
              <w:right w:w="100" w:type="dxa"/>
            </w:tcMar>
            <w:vAlign w:val="center"/>
          </w:tcPr>
          <w:p w14:paraId="6C862B9B" w14:textId="6C9325AC" w:rsidR="006A6DFE" w:rsidRDefault="006A6DFE" w:rsidP="006A6DFE">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1</w:t>
            </w:r>
          </w:p>
        </w:tc>
      </w:tr>
      <w:tr w:rsidR="006A6DFE" w14:paraId="4DDA2123" w14:textId="77777777" w:rsidTr="00A83D61">
        <w:trPr>
          <w:jc w:val="center"/>
        </w:trPr>
        <w:tc>
          <w:tcPr>
            <w:tcW w:w="943" w:type="pct"/>
            <w:vMerge/>
            <w:vAlign w:val="center"/>
          </w:tcPr>
          <w:p w14:paraId="2CE00C3C" w14:textId="77777777" w:rsidR="006A6DFE" w:rsidRDefault="006A6DFE" w:rsidP="006A6DFE">
            <w:pPr>
              <w:spacing w:after="100" w:afterAutospacing="1" w:line="259" w:lineRule="auto"/>
              <w:jc w:val="left"/>
              <w:rPr>
                <w:rFonts w:ascii="Times New Roman" w:hAnsi="Times New Roman" w:cs="Times New Roman"/>
                <w:sz w:val="20"/>
                <w:szCs w:val="20"/>
              </w:rPr>
            </w:pPr>
          </w:p>
        </w:tc>
        <w:tc>
          <w:tcPr>
            <w:tcW w:w="1624" w:type="pct"/>
            <w:tcMar>
              <w:top w:w="100" w:type="dxa"/>
              <w:left w:w="100" w:type="dxa"/>
              <w:bottom w:w="100" w:type="dxa"/>
              <w:right w:w="100" w:type="dxa"/>
            </w:tcMar>
            <w:vAlign w:val="center"/>
          </w:tcPr>
          <w:p w14:paraId="2A4237D5" w14:textId="16AF0985" w:rsidR="006A6DFE" w:rsidRDefault="00A83D61" w:rsidP="00E12882">
            <w:pPr>
              <w:spacing w:after="100" w:afterAutospacing="1" w:line="259" w:lineRule="auto"/>
              <w:rPr>
                <w:rFonts w:ascii="Times New Roman" w:eastAsia="SimSun" w:hAnsi="Times New Roman" w:cs="Times New Roman"/>
                <w:sz w:val="20"/>
                <w:szCs w:val="20"/>
              </w:rPr>
            </w:pPr>
            <w:r w:rsidRPr="009F01CE">
              <w:rPr>
                <w:rFonts w:ascii="Times New Roman" w:eastAsia="SimSun" w:hAnsi="Times New Roman" w:cs="Times New Roman"/>
                <w:sz w:val="20"/>
                <w:szCs w:val="20"/>
              </w:rPr>
              <w:t>real_time_info</w:t>
            </w:r>
          </w:p>
        </w:tc>
        <w:tc>
          <w:tcPr>
            <w:tcW w:w="1753" w:type="pct"/>
            <w:tcMar>
              <w:top w:w="100" w:type="dxa"/>
              <w:left w:w="100" w:type="dxa"/>
              <w:bottom w:w="100" w:type="dxa"/>
              <w:right w:w="100" w:type="dxa"/>
            </w:tcMar>
            <w:vAlign w:val="center"/>
          </w:tcPr>
          <w:p w14:paraId="3EE6356D" w14:textId="00FD4F8B" w:rsidR="006A6DFE" w:rsidRDefault="00E33455" w:rsidP="006A6DFE">
            <w:pPr>
              <w:spacing w:after="100" w:afterAutospacing="1" w:line="259" w:lineRule="auto"/>
              <w:jc w:val="left"/>
              <w:rPr>
                <w:ins w:id="139" w:author="Xuesong Zhou" w:date="2023-03-04T13:51:00Z"/>
                <w:rFonts w:ascii="Times New Roman" w:eastAsia="SimSun" w:hAnsi="Times New Roman" w:cs="Times New Roman"/>
                <w:sz w:val="20"/>
                <w:szCs w:val="20"/>
              </w:rPr>
            </w:pPr>
            <w:r>
              <w:rPr>
                <w:rFonts w:ascii="Times New Roman" w:eastAsia="SimSun" w:hAnsi="Times New Roman" w:cs="Times New Roman"/>
                <w:sz w:val="20"/>
                <w:szCs w:val="20"/>
              </w:rPr>
              <w:t>Real time information</w:t>
            </w:r>
          </w:p>
          <w:p w14:paraId="10E1331C" w14:textId="74E3247A" w:rsidR="00E66967" w:rsidRDefault="00E66967" w:rsidP="006A6DFE">
            <w:pPr>
              <w:spacing w:after="100" w:afterAutospacing="1" w:line="259" w:lineRule="auto"/>
              <w:jc w:val="left"/>
              <w:rPr>
                <w:ins w:id="140" w:author="Xuesong Zhou" w:date="2023-03-04T13:51:00Z"/>
                <w:rFonts w:ascii="Times New Roman" w:eastAsia="SimSun" w:hAnsi="Times New Roman" w:cs="Times New Roman"/>
                <w:sz w:val="20"/>
                <w:szCs w:val="20"/>
              </w:rPr>
            </w:pPr>
            <w:ins w:id="141" w:author="Xuesong Zhou" w:date="2023-03-04T13:51:00Z">
              <w:r>
                <w:rPr>
                  <w:rFonts w:ascii="Times New Roman" w:eastAsia="SimSun" w:hAnsi="Times New Roman" w:cs="Times New Roman"/>
                  <w:sz w:val="20"/>
                  <w:szCs w:val="20"/>
                </w:rPr>
                <w:t xml:space="preserve">0: no real time information, they will carry the original path from the ODME </w:t>
              </w:r>
            </w:ins>
            <w:ins w:id="142" w:author="Xuesong Zhou" w:date="2023-03-04T13:52:00Z">
              <w:r>
                <w:rPr>
                  <w:rFonts w:ascii="Times New Roman" w:eastAsia="SimSun" w:hAnsi="Times New Roman" w:cs="Times New Roman"/>
                  <w:sz w:val="20"/>
                  <w:szCs w:val="20"/>
                </w:rPr>
                <w:t xml:space="preserve">and early CG results. That is, no route change after the SA scenario is applied. </w:t>
              </w:r>
            </w:ins>
          </w:p>
          <w:p w14:paraId="2274467A" w14:textId="77777777" w:rsidR="00E66967" w:rsidRDefault="00E66967" w:rsidP="006A6DFE">
            <w:pPr>
              <w:spacing w:after="100" w:afterAutospacing="1" w:line="259" w:lineRule="auto"/>
              <w:jc w:val="left"/>
              <w:rPr>
                <w:ins w:id="143" w:author="Xuesong Zhou" w:date="2023-03-04T13:52:00Z"/>
                <w:rFonts w:ascii="Times New Roman" w:eastAsia="SimSun" w:hAnsi="Times New Roman" w:cs="Times New Roman"/>
                <w:sz w:val="20"/>
                <w:szCs w:val="20"/>
              </w:rPr>
            </w:pPr>
            <w:ins w:id="144" w:author="Xuesong Zhou" w:date="2023-03-04T13:51:00Z">
              <w:r>
                <w:rPr>
                  <w:rFonts w:ascii="Times New Roman" w:eastAsia="SimSun" w:hAnsi="Times New Roman" w:cs="Times New Roman"/>
                  <w:sz w:val="20"/>
                  <w:szCs w:val="20"/>
                </w:rPr>
                <w:t xml:space="preserve">1: real time information </w:t>
              </w:r>
            </w:ins>
            <w:ins w:id="145" w:author="Xuesong Zhou" w:date="2023-03-04T13:52:00Z">
              <w:r>
                <w:rPr>
                  <w:rFonts w:ascii="Times New Roman" w:eastAsia="SimSun" w:hAnsi="Times New Roman" w:cs="Times New Roman"/>
                  <w:sz w:val="20"/>
                  <w:szCs w:val="20"/>
                </w:rPr>
                <w:t xml:space="preserve">allow any route change </w:t>
              </w:r>
              <w:r>
                <w:rPr>
                  <w:rFonts w:ascii="Times New Roman" w:eastAsia="SimSun" w:hAnsi="Times New Roman" w:cs="Times New Roman"/>
                  <w:sz w:val="20"/>
                  <w:szCs w:val="20"/>
                </w:rPr>
                <w:t>after the SA scenario is applied.</w:t>
              </w:r>
            </w:ins>
          </w:p>
          <w:p w14:paraId="3DF4F329" w14:textId="77777777" w:rsidR="00E66967" w:rsidRDefault="00E66967" w:rsidP="006A6DFE">
            <w:pPr>
              <w:spacing w:after="100" w:afterAutospacing="1" w:line="259" w:lineRule="auto"/>
              <w:jc w:val="left"/>
              <w:rPr>
                <w:ins w:id="146" w:author="Xuesong Zhou" w:date="2023-03-04T13:53:00Z"/>
                <w:rFonts w:ascii="Times New Roman" w:eastAsia="SimSun" w:hAnsi="Times New Roman" w:cs="Times New Roman"/>
                <w:sz w:val="20"/>
                <w:szCs w:val="20"/>
              </w:rPr>
            </w:pPr>
            <w:ins w:id="147" w:author="Xuesong Zhou" w:date="2023-03-04T13:52:00Z">
              <w:r>
                <w:rPr>
                  <w:rFonts w:ascii="Times New Roman" w:eastAsia="SimSun" w:hAnsi="Times New Roman" w:cs="Times New Roman"/>
                  <w:sz w:val="20"/>
                  <w:szCs w:val="20"/>
                </w:rPr>
                <w:t>2: VM</w:t>
              </w:r>
            </w:ins>
            <w:ins w:id="148" w:author="Xuesong Zhou" w:date="2023-03-04T13:53:00Z">
              <w:r>
                <w:rPr>
                  <w:rFonts w:ascii="Times New Roman" w:eastAsia="SimSun" w:hAnsi="Times New Roman" w:cs="Times New Roman"/>
                  <w:sz w:val="20"/>
                  <w:szCs w:val="20"/>
                </w:rPr>
                <w:t>S</w:t>
              </w:r>
            </w:ins>
            <w:ins w:id="149" w:author="Xuesong Zhou" w:date="2023-03-04T13:52:00Z">
              <w:r>
                <w:rPr>
                  <w:rFonts w:ascii="Times New Roman" w:eastAsia="SimSun" w:hAnsi="Times New Roman" w:cs="Times New Roman"/>
                  <w:sz w:val="20"/>
                  <w:szCs w:val="20"/>
                </w:rPr>
                <w:t xml:space="preserve">: </w:t>
              </w:r>
            </w:ins>
            <w:ins w:id="150" w:author="Xuesong Zhou" w:date="2023-03-04T13:53:00Z">
              <w:r>
                <w:rPr>
                  <w:rFonts w:ascii="Times New Roman" w:eastAsia="SimSun" w:hAnsi="Times New Roman" w:cs="Times New Roman"/>
                  <w:sz w:val="20"/>
                  <w:szCs w:val="20"/>
                </w:rPr>
                <w:t>allow route change for the VMS zones to follow the real time path</w:t>
              </w:r>
            </w:ins>
          </w:p>
          <w:p w14:paraId="4964BEA5" w14:textId="73FD1CDA" w:rsidR="00D273E8" w:rsidRDefault="00D273E8" w:rsidP="006A6DFE">
            <w:pPr>
              <w:spacing w:after="100" w:afterAutospacing="1" w:line="259" w:lineRule="auto"/>
              <w:jc w:val="left"/>
              <w:rPr>
                <w:rFonts w:ascii="Times New Roman" w:eastAsia="SimSun" w:hAnsi="Times New Roman" w:cs="Times New Roman"/>
                <w:sz w:val="20"/>
                <w:szCs w:val="20"/>
              </w:rPr>
            </w:pPr>
            <w:ins w:id="151" w:author="Xuesong Zhou" w:date="2023-03-04T13:53:00Z">
              <w:r>
                <w:rPr>
                  <w:rFonts w:ascii="Times New Roman" w:eastAsia="SimSun" w:hAnsi="Times New Roman" w:cs="Times New Roman"/>
                  <w:sz w:val="20"/>
                  <w:szCs w:val="20"/>
                </w:rPr>
                <w:t xml:space="preserve">Users </w:t>
              </w:r>
              <w:proofErr w:type="gramStart"/>
              <w:r>
                <w:rPr>
                  <w:rFonts w:ascii="Times New Roman" w:eastAsia="SimSun" w:hAnsi="Times New Roman" w:cs="Times New Roman"/>
                  <w:sz w:val="20"/>
                  <w:szCs w:val="20"/>
                </w:rPr>
                <w:t>have to</w:t>
              </w:r>
              <w:proofErr w:type="gramEnd"/>
              <w:r>
                <w:rPr>
                  <w:rFonts w:ascii="Times New Roman" w:eastAsia="SimSun" w:hAnsi="Times New Roman" w:cs="Times New Roman"/>
                  <w:sz w:val="20"/>
                  <w:szCs w:val="20"/>
                </w:rPr>
                <w:t xml:space="preserve"> define the zone_id for each VMS node, we have a route flow merge </w:t>
              </w:r>
            </w:ins>
            <w:ins w:id="152" w:author="Xuesong Zhou" w:date="2023-03-04T13:54:00Z">
              <w:r>
                <w:rPr>
                  <w:rFonts w:ascii="Times New Roman" w:eastAsia="SimSun" w:hAnsi="Times New Roman" w:cs="Times New Roman"/>
                  <w:sz w:val="20"/>
                  <w:szCs w:val="20"/>
                </w:rPr>
                <w:t xml:space="preserve">process, first stage we use the original route, the second stage we switch to Real Time routes. </w:t>
              </w:r>
            </w:ins>
          </w:p>
        </w:tc>
        <w:tc>
          <w:tcPr>
            <w:tcW w:w="680" w:type="pct"/>
            <w:tcMar>
              <w:top w:w="100" w:type="dxa"/>
              <w:left w:w="100" w:type="dxa"/>
              <w:bottom w:w="100" w:type="dxa"/>
              <w:right w:w="100" w:type="dxa"/>
            </w:tcMar>
            <w:vAlign w:val="center"/>
          </w:tcPr>
          <w:p w14:paraId="38F298BB" w14:textId="39DAFCB1" w:rsidR="006A6DFE" w:rsidRDefault="00741750" w:rsidP="006A6DFE">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0</w:t>
            </w:r>
            <w:r w:rsidR="009F01CE">
              <w:rPr>
                <w:rFonts w:ascii="Times New Roman" w:eastAsia="SimSun" w:hAnsi="Times New Roman" w:cs="Times New Roman"/>
                <w:sz w:val="20"/>
                <w:szCs w:val="20"/>
              </w:rPr>
              <w:t>;1;2</w:t>
            </w:r>
          </w:p>
        </w:tc>
      </w:tr>
      <w:tr w:rsidR="003A4816" w14:paraId="165F32F9" w14:textId="77777777" w:rsidTr="00A83D61">
        <w:trPr>
          <w:jc w:val="center"/>
        </w:trPr>
        <w:tc>
          <w:tcPr>
            <w:tcW w:w="943" w:type="pct"/>
            <w:vMerge w:val="restart"/>
            <w:vAlign w:val="center"/>
          </w:tcPr>
          <w:p w14:paraId="22B677C8" w14:textId="77777777" w:rsidR="003A4816" w:rsidRDefault="003A4816" w:rsidP="006A6DFE">
            <w:pPr>
              <w:spacing w:after="100" w:afterAutospacing="1" w:line="259" w:lineRule="auto"/>
              <w:jc w:val="left"/>
              <w:rPr>
                <w:rFonts w:ascii="Times New Roman" w:hAnsi="Times New Roman" w:cs="Times New Roman"/>
                <w:sz w:val="20"/>
                <w:szCs w:val="20"/>
              </w:rPr>
            </w:pPr>
            <w:r>
              <w:rPr>
                <w:rFonts w:ascii="Times New Roman" w:hAnsi="Times New Roman" w:cs="Times New Roman"/>
                <w:sz w:val="20"/>
                <w:szCs w:val="20"/>
              </w:rPr>
              <w:t>link_type</w:t>
            </w:r>
          </w:p>
        </w:tc>
        <w:tc>
          <w:tcPr>
            <w:tcW w:w="1624" w:type="pct"/>
            <w:tcMar>
              <w:top w:w="100" w:type="dxa"/>
              <w:left w:w="100" w:type="dxa"/>
              <w:bottom w:w="100" w:type="dxa"/>
              <w:right w:w="100" w:type="dxa"/>
            </w:tcMar>
            <w:vAlign w:val="center"/>
          </w:tcPr>
          <w:p w14:paraId="4D1DFA3D" w14:textId="0DA8F568" w:rsidR="003A4816" w:rsidRPr="005E1026" w:rsidRDefault="003A4816" w:rsidP="006A6DFE">
            <w:pPr>
              <w:spacing w:after="100" w:afterAutospacing="1" w:line="259" w:lineRule="auto"/>
              <w:jc w:val="left"/>
              <w:rPr>
                <w:rFonts w:ascii="Times New Roman" w:eastAsia="SimSun" w:hAnsi="Times New Roman" w:cs="Times New Roman"/>
                <w:sz w:val="20"/>
                <w:szCs w:val="20"/>
              </w:rPr>
            </w:pPr>
            <w:r w:rsidRPr="005E1026">
              <w:rPr>
                <w:rFonts w:ascii="Times New Roman" w:eastAsia="SimSun" w:hAnsi="Times New Roman" w:cs="Times New Roman"/>
                <w:sz w:val="20"/>
                <w:szCs w:val="20"/>
              </w:rPr>
              <w:t>link_type</w:t>
            </w:r>
          </w:p>
        </w:tc>
        <w:tc>
          <w:tcPr>
            <w:tcW w:w="1753" w:type="pct"/>
            <w:tcMar>
              <w:top w:w="100" w:type="dxa"/>
              <w:left w:w="100" w:type="dxa"/>
              <w:bottom w:w="100" w:type="dxa"/>
              <w:right w:w="100" w:type="dxa"/>
            </w:tcMar>
            <w:vAlign w:val="center"/>
          </w:tcPr>
          <w:p w14:paraId="1215D40C" w14:textId="47E85512" w:rsidR="003A4816" w:rsidRPr="005E1026" w:rsidRDefault="00FC168C" w:rsidP="006A6DFE">
            <w:pPr>
              <w:spacing w:after="100" w:afterAutospacing="1" w:line="259" w:lineRule="auto"/>
              <w:jc w:val="left"/>
              <w:rPr>
                <w:rFonts w:ascii="Times New Roman" w:eastAsia="SimSun" w:hAnsi="Times New Roman" w:cs="Times New Roman"/>
                <w:sz w:val="20"/>
                <w:szCs w:val="20"/>
              </w:rPr>
            </w:pPr>
            <w:r w:rsidRPr="005E1026">
              <w:rPr>
                <w:rFonts w:ascii="Times New Roman" w:eastAsia="SimSun" w:hAnsi="Times New Roman" w:cs="Times New Roman"/>
                <w:sz w:val="20"/>
                <w:szCs w:val="20"/>
              </w:rPr>
              <w:t>Index of link type name</w:t>
            </w:r>
          </w:p>
        </w:tc>
        <w:tc>
          <w:tcPr>
            <w:tcW w:w="680" w:type="pct"/>
            <w:tcMar>
              <w:top w:w="100" w:type="dxa"/>
              <w:left w:w="100" w:type="dxa"/>
              <w:bottom w:w="100" w:type="dxa"/>
              <w:right w:w="100" w:type="dxa"/>
            </w:tcMar>
            <w:vAlign w:val="center"/>
          </w:tcPr>
          <w:p w14:paraId="6A749AB0" w14:textId="7757F571" w:rsidR="003A4816" w:rsidRPr="005E1026" w:rsidRDefault="00741750" w:rsidP="006A6DFE">
            <w:pPr>
              <w:spacing w:after="100" w:afterAutospacing="1" w:line="259" w:lineRule="auto"/>
              <w:jc w:val="left"/>
              <w:rPr>
                <w:rFonts w:ascii="Times New Roman" w:eastAsia="SimSun" w:hAnsi="Times New Roman" w:cs="Times New Roman"/>
                <w:sz w:val="20"/>
                <w:szCs w:val="20"/>
              </w:rPr>
            </w:pPr>
            <w:r w:rsidRPr="005E1026">
              <w:rPr>
                <w:rFonts w:ascii="Times New Roman" w:eastAsia="SimSun" w:hAnsi="Times New Roman" w:cs="Times New Roman" w:hint="eastAsia"/>
                <w:sz w:val="20"/>
                <w:szCs w:val="20"/>
              </w:rPr>
              <w:t>1</w:t>
            </w:r>
          </w:p>
        </w:tc>
      </w:tr>
      <w:tr w:rsidR="003A4816" w14:paraId="618AE790" w14:textId="77777777" w:rsidTr="00A83D61">
        <w:trPr>
          <w:jc w:val="center"/>
        </w:trPr>
        <w:tc>
          <w:tcPr>
            <w:tcW w:w="943" w:type="pct"/>
            <w:vMerge/>
            <w:vAlign w:val="center"/>
          </w:tcPr>
          <w:p w14:paraId="4421B1F6" w14:textId="77777777" w:rsidR="003A4816" w:rsidRDefault="003A4816" w:rsidP="006A6DFE">
            <w:pPr>
              <w:spacing w:after="100" w:afterAutospacing="1" w:line="259" w:lineRule="auto"/>
              <w:jc w:val="left"/>
              <w:rPr>
                <w:rFonts w:ascii="Times New Roman" w:hAnsi="Times New Roman" w:cs="Times New Roman"/>
                <w:sz w:val="20"/>
                <w:szCs w:val="20"/>
              </w:rPr>
            </w:pPr>
          </w:p>
        </w:tc>
        <w:tc>
          <w:tcPr>
            <w:tcW w:w="1624" w:type="pct"/>
            <w:tcMar>
              <w:top w:w="100" w:type="dxa"/>
              <w:left w:w="100" w:type="dxa"/>
              <w:bottom w:w="100" w:type="dxa"/>
              <w:right w:w="100" w:type="dxa"/>
            </w:tcMar>
            <w:vAlign w:val="center"/>
          </w:tcPr>
          <w:p w14:paraId="5BB4F212" w14:textId="7EE4666F" w:rsidR="003A4816" w:rsidRPr="005E1026" w:rsidRDefault="003A4816" w:rsidP="006A6DFE">
            <w:pPr>
              <w:spacing w:after="100" w:afterAutospacing="1" w:line="259" w:lineRule="auto"/>
              <w:jc w:val="left"/>
              <w:rPr>
                <w:rFonts w:ascii="Times New Roman" w:eastAsia="SimSun" w:hAnsi="Times New Roman" w:cs="Times New Roman"/>
                <w:sz w:val="20"/>
                <w:szCs w:val="20"/>
              </w:rPr>
            </w:pPr>
            <w:r w:rsidRPr="005E1026">
              <w:rPr>
                <w:rFonts w:ascii="Times New Roman" w:eastAsia="SimSun" w:hAnsi="Times New Roman" w:cs="Times New Roman"/>
                <w:sz w:val="20"/>
                <w:szCs w:val="20"/>
              </w:rPr>
              <w:t>link_type_name</w:t>
            </w:r>
          </w:p>
        </w:tc>
        <w:tc>
          <w:tcPr>
            <w:tcW w:w="1753" w:type="pct"/>
            <w:tcMar>
              <w:top w:w="100" w:type="dxa"/>
              <w:left w:w="100" w:type="dxa"/>
              <w:bottom w:w="100" w:type="dxa"/>
              <w:right w:w="100" w:type="dxa"/>
            </w:tcMar>
            <w:vAlign w:val="center"/>
          </w:tcPr>
          <w:p w14:paraId="47B79639" w14:textId="4F4CC464" w:rsidR="003A4816" w:rsidRPr="005E1026" w:rsidRDefault="005E1026" w:rsidP="006A6DFE">
            <w:pPr>
              <w:spacing w:after="100" w:afterAutospacing="1" w:line="259" w:lineRule="auto"/>
              <w:jc w:val="left"/>
              <w:rPr>
                <w:rFonts w:ascii="Times New Roman" w:eastAsia="SimSun" w:hAnsi="Times New Roman" w:cs="Times New Roman"/>
                <w:sz w:val="20"/>
                <w:szCs w:val="20"/>
              </w:rPr>
            </w:pPr>
            <w:r w:rsidRPr="005E1026">
              <w:rPr>
                <w:rFonts w:ascii="Times New Roman" w:eastAsia="SimSun" w:hAnsi="Times New Roman" w:cs="Times New Roman"/>
                <w:sz w:val="20"/>
                <w:szCs w:val="20"/>
              </w:rPr>
              <w:t>The name of link type</w:t>
            </w:r>
          </w:p>
        </w:tc>
        <w:tc>
          <w:tcPr>
            <w:tcW w:w="680" w:type="pct"/>
            <w:tcMar>
              <w:top w:w="100" w:type="dxa"/>
              <w:left w:w="100" w:type="dxa"/>
              <w:bottom w:w="100" w:type="dxa"/>
              <w:right w:w="100" w:type="dxa"/>
            </w:tcMar>
            <w:vAlign w:val="center"/>
          </w:tcPr>
          <w:p w14:paraId="690AE1F2" w14:textId="37031914" w:rsidR="003A4816" w:rsidRPr="005E1026" w:rsidRDefault="005E1026" w:rsidP="006A6DFE">
            <w:pPr>
              <w:spacing w:after="100" w:afterAutospacing="1" w:line="259" w:lineRule="auto"/>
              <w:jc w:val="left"/>
              <w:rPr>
                <w:rFonts w:ascii="Times New Roman" w:eastAsia="SimSun" w:hAnsi="Times New Roman" w:cs="Times New Roman"/>
                <w:sz w:val="20"/>
                <w:szCs w:val="20"/>
              </w:rPr>
            </w:pPr>
            <w:r w:rsidRPr="005E1026">
              <w:rPr>
                <w:rFonts w:ascii="Times New Roman" w:eastAsia="SimSun" w:hAnsi="Times New Roman" w:cs="Times New Roman"/>
                <w:sz w:val="20"/>
                <w:szCs w:val="20"/>
              </w:rPr>
              <w:t>motorway</w:t>
            </w:r>
          </w:p>
        </w:tc>
      </w:tr>
      <w:tr w:rsidR="006A6DFE" w14:paraId="6638B740" w14:textId="77777777" w:rsidTr="00A83D61">
        <w:trPr>
          <w:jc w:val="center"/>
        </w:trPr>
        <w:tc>
          <w:tcPr>
            <w:tcW w:w="943" w:type="pct"/>
            <w:vMerge w:val="restart"/>
            <w:vAlign w:val="center"/>
          </w:tcPr>
          <w:p w14:paraId="5D33368C" w14:textId="77777777" w:rsidR="006A6DFE" w:rsidRDefault="006A6DFE" w:rsidP="006A6DFE">
            <w:pPr>
              <w:spacing w:after="100" w:afterAutospacing="1" w:line="259" w:lineRule="auto"/>
              <w:jc w:val="left"/>
              <w:rPr>
                <w:rFonts w:ascii="Times New Roman" w:eastAsia="SimSun" w:hAnsi="Times New Roman" w:cs="Times New Roman"/>
                <w:sz w:val="20"/>
                <w:szCs w:val="20"/>
              </w:rPr>
            </w:pPr>
            <w:r>
              <w:rPr>
                <w:rFonts w:ascii="Times New Roman" w:hAnsi="Times New Roman" w:cs="Times New Roman"/>
                <w:sz w:val="20"/>
                <w:szCs w:val="20"/>
              </w:rPr>
              <w:t>demand_period</w:t>
            </w:r>
          </w:p>
        </w:tc>
        <w:tc>
          <w:tcPr>
            <w:tcW w:w="1624" w:type="pct"/>
            <w:tcMar>
              <w:top w:w="100" w:type="dxa"/>
              <w:left w:w="100" w:type="dxa"/>
              <w:bottom w:w="100" w:type="dxa"/>
              <w:right w:w="100" w:type="dxa"/>
            </w:tcMar>
          </w:tcPr>
          <w:p w14:paraId="10C08CA0" w14:textId="77777777" w:rsidR="006A6DFE" w:rsidRDefault="006A6DFE" w:rsidP="006A6DFE">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demand_period_id</w:t>
            </w:r>
          </w:p>
        </w:tc>
        <w:tc>
          <w:tcPr>
            <w:tcW w:w="1753" w:type="pct"/>
            <w:tcMar>
              <w:top w:w="100" w:type="dxa"/>
              <w:left w:w="100" w:type="dxa"/>
              <w:bottom w:w="100" w:type="dxa"/>
              <w:right w:w="100" w:type="dxa"/>
            </w:tcMar>
          </w:tcPr>
          <w:p w14:paraId="45DFA1F4" w14:textId="77777777" w:rsidR="006A6DFE" w:rsidRDefault="006A6DFE" w:rsidP="006A6DFE">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Demand period identification number (type: integer)</w:t>
            </w:r>
          </w:p>
        </w:tc>
        <w:tc>
          <w:tcPr>
            <w:tcW w:w="680" w:type="pct"/>
            <w:tcMar>
              <w:top w:w="100" w:type="dxa"/>
              <w:left w:w="100" w:type="dxa"/>
              <w:bottom w:w="100" w:type="dxa"/>
              <w:right w:w="100" w:type="dxa"/>
            </w:tcMar>
          </w:tcPr>
          <w:p w14:paraId="2F54E096" w14:textId="77777777" w:rsidR="006A6DFE" w:rsidRDefault="006A6DFE" w:rsidP="006A6DFE">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1</w:t>
            </w:r>
          </w:p>
        </w:tc>
      </w:tr>
      <w:tr w:rsidR="006A6DFE" w14:paraId="52A664EB" w14:textId="77777777" w:rsidTr="00A83D61">
        <w:trPr>
          <w:jc w:val="center"/>
        </w:trPr>
        <w:tc>
          <w:tcPr>
            <w:tcW w:w="943" w:type="pct"/>
            <w:vMerge/>
            <w:vAlign w:val="center"/>
          </w:tcPr>
          <w:p w14:paraId="28DB0D82" w14:textId="77777777" w:rsidR="006A6DFE" w:rsidRDefault="006A6DFE" w:rsidP="006A6DFE">
            <w:pPr>
              <w:spacing w:after="100" w:afterAutospacing="1" w:line="259" w:lineRule="auto"/>
              <w:jc w:val="left"/>
              <w:rPr>
                <w:rFonts w:ascii="Times New Roman" w:hAnsi="Times New Roman" w:cs="Times New Roman"/>
                <w:sz w:val="20"/>
                <w:szCs w:val="20"/>
              </w:rPr>
            </w:pPr>
          </w:p>
        </w:tc>
        <w:tc>
          <w:tcPr>
            <w:tcW w:w="1624" w:type="pct"/>
            <w:tcMar>
              <w:top w:w="100" w:type="dxa"/>
              <w:left w:w="100" w:type="dxa"/>
              <w:bottom w:w="100" w:type="dxa"/>
              <w:right w:w="100" w:type="dxa"/>
            </w:tcMar>
          </w:tcPr>
          <w:p w14:paraId="76A20658" w14:textId="77777777" w:rsidR="006A6DFE" w:rsidRDefault="006A6DFE" w:rsidP="006A6DFE">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demand_period</w:t>
            </w:r>
          </w:p>
        </w:tc>
        <w:tc>
          <w:tcPr>
            <w:tcW w:w="1753" w:type="pct"/>
            <w:tcMar>
              <w:top w:w="100" w:type="dxa"/>
              <w:left w:w="100" w:type="dxa"/>
              <w:bottom w:w="100" w:type="dxa"/>
              <w:right w:w="100" w:type="dxa"/>
            </w:tcMar>
          </w:tcPr>
          <w:p w14:paraId="40DA612B" w14:textId="77777777" w:rsidR="006A6DFE" w:rsidRDefault="006A6DFE" w:rsidP="006A6DFE">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Name of the demand period (type: string)</w:t>
            </w:r>
          </w:p>
        </w:tc>
        <w:tc>
          <w:tcPr>
            <w:tcW w:w="680" w:type="pct"/>
            <w:tcMar>
              <w:top w:w="100" w:type="dxa"/>
              <w:left w:w="100" w:type="dxa"/>
              <w:bottom w:w="100" w:type="dxa"/>
              <w:right w:w="100" w:type="dxa"/>
            </w:tcMar>
          </w:tcPr>
          <w:p w14:paraId="14CE8A90" w14:textId="77777777" w:rsidR="006A6DFE" w:rsidRDefault="006A6DFE" w:rsidP="006A6DFE">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AM</w:t>
            </w:r>
          </w:p>
        </w:tc>
      </w:tr>
      <w:tr w:rsidR="006A6DFE" w14:paraId="66741FF6" w14:textId="77777777" w:rsidTr="00A83D61">
        <w:trPr>
          <w:jc w:val="center"/>
        </w:trPr>
        <w:tc>
          <w:tcPr>
            <w:tcW w:w="943" w:type="pct"/>
            <w:vMerge/>
            <w:vAlign w:val="center"/>
          </w:tcPr>
          <w:p w14:paraId="547A6476" w14:textId="77777777" w:rsidR="006A6DFE" w:rsidRDefault="006A6DFE" w:rsidP="006A6DFE">
            <w:pPr>
              <w:spacing w:after="100" w:afterAutospacing="1" w:line="259" w:lineRule="auto"/>
              <w:jc w:val="left"/>
              <w:rPr>
                <w:rFonts w:ascii="Times New Roman" w:hAnsi="Times New Roman" w:cs="Times New Roman"/>
                <w:sz w:val="20"/>
                <w:szCs w:val="20"/>
              </w:rPr>
            </w:pPr>
          </w:p>
        </w:tc>
        <w:tc>
          <w:tcPr>
            <w:tcW w:w="1624" w:type="pct"/>
            <w:tcMar>
              <w:top w:w="100" w:type="dxa"/>
              <w:left w:w="100" w:type="dxa"/>
              <w:bottom w:w="100" w:type="dxa"/>
              <w:right w:w="100" w:type="dxa"/>
            </w:tcMar>
          </w:tcPr>
          <w:p w14:paraId="766CDB94" w14:textId="77777777" w:rsidR="006A6DFE" w:rsidRDefault="006A6DFE" w:rsidP="006A6DFE">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time_period</w:t>
            </w:r>
          </w:p>
        </w:tc>
        <w:tc>
          <w:tcPr>
            <w:tcW w:w="1753" w:type="pct"/>
            <w:tcMar>
              <w:top w:w="100" w:type="dxa"/>
              <w:left w:w="100" w:type="dxa"/>
              <w:bottom w:w="100" w:type="dxa"/>
              <w:right w:w="100" w:type="dxa"/>
            </w:tcMar>
          </w:tcPr>
          <w:p w14:paraId="4930BF5E" w14:textId="77777777" w:rsidR="006A6DFE" w:rsidRDefault="006A6DFE" w:rsidP="006A6DFE">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Time period expressed by HHMM_HHMM</w:t>
            </w:r>
          </w:p>
        </w:tc>
        <w:tc>
          <w:tcPr>
            <w:tcW w:w="680" w:type="pct"/>
            <w:tcMar>
              <w:top w:w="100" w:type="dxa"/>
              <w:left w:w="100" w:type="dxa"/>
              <w:bottom w:w="100" w:type="dxa"/>
              <w:right w:w="100" w:type="dxa"/>
            </w:tcMar>
          </w:tcPr>
          <w:p w14:paraId="6E2A43B3" w14:textId="77777777" w:rsidR="006A6DFE" w:rsidRDefault="006A6DFE" w:rsidP="006A6DFE">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0600_1200</w:t>
            </w:r>
          </w:p>
        </w:tc>
      </w:tr>
      <w:tr w:rsidR="00CB1B11" w14:paraId="038C422F" w14:textId="77777777" w:rsidTr="00A83D61">
        <w:trPr>
          <w:jc w:val="center"/>
        </w:trPr>
        <w:tc>
          <w:tcPr>
            <w:tcW w:w="943" w:type="pct"/>
            <w:vMerge w:val="restart"/>
            <w:vAlign w:val="center"/>
          </w:tcPr>
          <w:p w14:paraId="0FFB1CFA" w14:textId="77777777" w:rsidR="00CB1B11" w:rsidRDefault="00CB1B11" w:rsidP="006A6DFE">
            <w:pPr>
              <w:spacing w:after="100" w:afterAutospacing="1" w:line="259" w:lineRule="auto"/>
              <w:jc w:val="left"/>
              <w:rPr>
                <w:rFonts w:ascii="Times New Roman" w:eastAsia="SimSun" w:hAnsi="Times New Roman" w:cs="Times New Roman"/>
                <w:sz w:val="20"/>
                <w:szCs w:val="20"/>
              </w:rPr>
            </w:pPr>
            <w:r>
              <w:rPr>
                <w:rFonts w:ascii="Times New Roman" w:hAnsi="Times New Roman" w:cs="Times New Roman"/>
                <w:sz w:val="20"/>
                <w:szCs w:val="20"/>
              </w:rPr>
              <w:t>demand_file_list</w:t>
            </w:r>
          </w:p>
        </w:tc>
        <w:tc>
          <w:tcPr>
            <w:tcW w:w="1624" w:type="pct"/>
            <w:tcMar>
              <w:top w:w="100" w:type="dxa"/>
              <w:left w:w="100" w:type="dxa"/>
              <w:bottom w:w="100" w:type="dxa"/>
              <w:right w:w="100" w:type="dxa"/>
            </w:tcMar>
          </w:tcPr>
          <w:p w14:paraId="2F9358EB" w14:textId="77777777" w:rsidR="00CB1B11" w:rsidRDefault="00CB1B11" w:rsidP="006A6DFE">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file_sequence_no</w:t>
            </w:r>
          </w:p>
        </w:tc>
        <w:tc>
          <w:tcPr>
            <w:tcW w:w="1753" w:type="pct"/>
            <w:tcMar>
              <w:top w:w="100" w:type="dxa"/>
              <w:left w:w="100" w:type="dxa"/>
              <w:bottom w:w="100" w:type="dxa"/>
              <w:right w:w="100" w:type="dxa"/>
            </w:tcMar>
          </w:tcPr>
          <w:p w14:paraId="42C70EC1" w14:textId="77777777" w:rsidR="00CB1B11" w:rsidRDefault="00CB1B11" w:rsidP="006A6DFE">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Sequence number of reading the files</w:t>
            </w:r>
          </w:p>
        </w:tc>
        <w:tc>
          <w:tcPr>
            <w:tcW w:w="680" w:type="pct"/>
            <w:tcMar>
              <w:top w:w="100" w:type="dxa"/>
              <w:left w:w="100" w:type="dxa"/>
              <w:bottom w:w="100" w:type="dxa"/>
              <w:right w:w="100" w:type="dxa"/>
            </w:tcMar>
          </w:tcPr>
          <w:p w14:paraId="698DE4B7" w14:textId="77777777" w:rsidR="00CB1B11" w:rsidRDefault="00CB1B11" w:rsidP="006A6DFE">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1</w:t>
            </w:r>
          </w:p>
        </w:tc>
      </w:tr>
      <w:tr w:rsidR="00CB1B11" w14:paraId="33A39525" w14:textId="77777777" w:rsidTr="00A83D61">
        <w:trPr>
          <w:jc w:val="center"/>
        </w:trPr>
        <w:tc>
          <w:tcPr>
            <w:tcW w:w="943" w:type="pct"/>
            <w:vMerge/>
            <w:vAlign w:val="center"/>
          </w:tcPr>
          <w:p w14:paraId="36D3C8A9" w14:textId="77777777" w:rsidR="00CB1B11" w:rsidRDefault="00CB1B11" w:rsidP="006A6DFE">
            <w:pPr>
              <w:spacing w:after="100" w:afterAutospacing="1" w:line="259" w:lineRule="auto"/>
              <w:jc w:val="left"/>
              <w:rPr>
                <w:rFonts w:ascii="Times New Roman" w:hAnsi="Times New Roman" w:cs="Times New Roman"/>
                <w:sz w:val="20"/>
                <w:szCs w:val="20"/>
              </w:rPr>
            </w:pPr>
          </w:p>
        </w:tc>
        <w:tc>
          <w:tcPr>
            <w:tcW w:w="1624" w:type="pct"/>
            <w:tcMar>
              <w:top w:w="100" w:type="dxa"/>
              <w:left w:w="100" w:type="dxa"/>
              <w:bottom w:w="100" w:type="dxa"/>
              <w:right w:w="100" w:type="dxa"/>
            </w:tcMar>
          </w:tcPr>
          <w:p w14:paraId="75C5CF16" w14:textId="77777777" w:rsidR="00CB1B11" w:rsidRDefault="00CB1B11" w:rsidP="006A6DFE">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file_name</w:t>
            </w:r>
          </w:p>
        </w:tc>
        <w:tc>
          <w:tcPr>
            <w:tcW w:w="1753" w:type="pct"/>
            <w:tcMar>
              <w:top w:w="100" w:type="dxa"/>
              <w:left w:w="100" w:type="dxa"/>
              <w:bottom w:w="100" w:type="dxa"/>
              <w:right w:w="100" w:type="dxa"/>
            </w:tcMar>
          </w:tcPr>
          <w:p w14:paraId="40A67B13" w14:textId="77777777" w:rsidR="00CB1B11" w:rsidRDefault="00CB1B11" w:rsidP="006A6DFE">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Name of the file to be read</w:t>
            </w:r>
          </w:p>
        </w:tc>
        <w:tc>
          <w:tcPr>
            <w:tcW w:w="680" w:type="pct"/>
            <w:tcMar>
              <w:top w:w="100" w:type="dxa"/>
              <w:left w:w="100" w:type="dxa"/>
              <w:bottom w:w="100" w:type="dxa"/>
              <w:right w:w="100" w:type="dxa"/>
            </w:tcMar>
          </w:tcPr>
          <w:p w14:paraId="4DCC59F3" w14:textId="77777777" w:rsidR="00CB1B11" w:rsidRDefault="00CB1B11" w:rsidP="006A6DFE">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demand</w:t>
            </w:r>
          </w:p>
        </w:tc>
      </w:tr>
      <w:tr w:rsidR="00CB1B11" w14:paraId="037AE3BE" w14:textId="77777777" w:rsidTr="00A83D61">
        <w:trPr>
          <w:jc w:val="center"/>
        </w:trPr>
        <w:tc>
          <w:tcPr>
            <w:tcW w:w="943" w:type="pct"/>
            <w:vMerge/>
            <w:vAlign w:val="center"/>
          </w:tcPr>
          <w:p w14:paraId="259D8C6D" w14:textId="77777777" w:rsidR="00CB1B11" w:rsidRDefault="00CB1B11" w:rsidP="006A6DFE">
            <w:pPr>
              <w:spacing w:after="100" w:afterAutospacing="1" w:line="259" w:lineRule="auto"/>
              <w:jc w:val="left"/>
              <w:rPr>
                <w:rFonts w:ascii="Times New Roman" w:hAnsi="Times New Roman" w:cs="Times New Roman"/>
                <w:sz w:val="20"/>
                <w:szCs w:val="20"/>
              </w:rPr>
            </w:pPr>
          </w:p>
        </w:tc>
        <w:tc>
          <w:tcPr>
            <w:tcW w:w="1624" w:type="pct"/>
            <w:tcMar>
              <w:top w:w="100" w:type="dxa"/>
              <w:left w:w="100" w:type="dxa"/>
              <w:bottom w:w="100" w:type="dxa"/>
              <w:right w:w="100" w:type="dxa"/>
            </w:tcMar>
          </w:tcPr>
          <w:p w14:paraId="2820FF3A" w14:textId="77777777" w:rsidR="00CB1B11" w:rsidRDefault="00CB1B11" w:rsidP="006A6DFE">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format_type</w:t>
            </w:r>
          </w:p>
        </w:tc>
        <w:tc>
          <w:tcPr>
            <w:tcW w:w="1753" w:type="pct"/>
            <w:tcMar>
              <w:top w:w="100" w:type="dxa"/>
              <w:left w:w="100" w:type="dxa"/>
              <w:bottom w:w="100" w:type="dxa"/>
              <w:right w:w="100" w:type="dxa"/>
            </w:tcMar>
          </w:tcPr>
          <w:p w14:paraId="14EC0E71" w14:textId="77777777" w:rsidR="00CB1B11" w:rsidRDefault="00CB1B11" w:rsidP="006A6DFE">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column for three columns, agent_csv, routing policy</w:t>
            </w:r>
          </w:p>
        </w:tc>
        <w:tc>
          <w:tcPr>
            <w:tcW w:w="680" w:type="pct"/>
            <w:tcMar>
              <w:top w:w="100" w:type="dxa"/>
              <w:left w:w="100" w:type="dxa"/>
              <w:bottom w:w="100" w:type="dxa"/>
              <w:right w:w="100" w:type="dxa"/>
            </w:tcMar>
          </w:tcPr>
          <w:p w14:paraId="3EF2CBA2" w14:textId="77777777" w:rsidR="00CB1B11" w:rsidRDefault="00CB1B11" w:rsidP="006A6DFE">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Column</w:t>
            </w:r>
          </w:p>
        </w:tc>
      </w:tr>
      <w:tr w:rsidR="00CB1B11" w14:paraId="134324D2" w14:textId="77777777" w:rsidTr="00A83D61">
        <w:trPr>
          <w:jc w:val="center"/>
        </w:trPr>
        <w:tc>
          <w:tcPr>
            <w:tcW w:w="943" w:type="pct"/>
            <w:vMerge/>
            <w:vAlign w:val="center"/>
          </w:tcPr>
          <w:p w14:paraId="1C7F93FE" w14:textId="77777777" w:rsidR="00CB1B11" w:rsidRDefault="00CB1B11" w:rsidP="006A6DFE">
            <w:pPr>
              <w:spacing w:after="100" w:afterAutospacing="1" w:line="259" w:lineRule="auto"/>
              <w:jc w:val="left"/>
              <w:rPr>
                <w:rFonts w:ascii="Times New Roman" w:hAnsi="Times New Roman" w:cs="Times New Roman"/>
                <w:sz w:val="20"/>
                <w:szCs w:val="20"/>
              </w:rPr>
            </w:pPr>
          </w:p>
        </w:tc>
        <w:tc>
          <w:tcPr>
            <w:tcW w:w="1624" w:type="pct"/>
            <w:tcMar>
              <w:top w:w="100" w:type="dxa"/>
              <w:left w:w="100" w:type="dxa"/>
              <w:bottom w:w="100" w:type="dxa"/>
              <w:right w:w="100" w:type="dxa"/>
            </w:tcMar>
          </w:tcPr>
          <w:p w14:paraId="655D31F1" w14:textId="77777777" w:rsidR="00CB1B11" w:rsidRDefault="00CB1B11" w:rsidP="006A6DFE">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demand_period</w:t>
            </w:r>
          </w:p>
        </w:tc>
        <w:tc>
          <w:tcPr>
            <w:tcW w:w="1753" w:type="pct"/>
            <w:tcMar>
              <w:top w:w="100" w:type="dxa"/>
              <w:left w:w="100" w:type="dxa"/>
              <w:bottom w:w="100" w:type="dxa"/>
              <w:right w:w="100" w:type="dxa"/>
            </w:tcMar>
          </w:tcPr>
          <w:p w14:paraId="4351CD02" w14:textId="77777777" w:rsidR="00CB1B11" w:rsidRDefault="00CB1B11" w:rsidP="006A6DFE">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Name of the demand period</w:t>
            </w:r>
          </w:p>
        </w:tc>
        <w:tc>
          <w:tcPr>
            <w:tcW w:w="680" w:type="pct"/>
            <w:tcMar>
              <w:top w:w="100" w:type="dxa"/>
              <w:left w:w="100" w:type="dxa"/>
              <w:bottom w:w="100" w:type="dxa"/>
              <w:right w:w="100" w:type="dxa"/>
            </w:tcMar>
          </w:tcPr>
          <w:p w14:paraId="34329321" w14:textId="77777777" w:rsidR="00CB1B11" w:rsidRDefault="00CB1B11" w:rsidP="006A6DFE">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AM</w:t>
            </w:r>
          </w:p>
        </w:tc>
      </w:tr>
      <w:tr w:rsidR="00CB1B11" w14:paraId="094AD3C5" w14:textId="77777777" w:rsidTr="00A83D61">
        <w:trPr>
          <w:jc w:val="center"/>
        </w:trPr>
        <w:tc>
          <w:tcPr>
            <w:tcW w:w="943" w:type="pct"/>
            <w:vMerge/>
            <w:vAlign w:val="center"/>
          </w:tcPr>
          <w:p w14:paraId="11E838E0" w14:textId="77777777" w:rsidR="00CB1B11" w:rsidRDefault="00CB1B11" w:rsidP="006A6DFE">
            <w:pPr>
              <w:spacing w:after="100" w:afterAutospacing="1" w:line="259" w:lineRule="auto"/>
              <w:jc w:val="left"/>
              <w:rPr>
                <w:rFonts w:ascii="Times New Roman" w:hAnsi="Times New Roman" w:cs="Times New Roman"/>
                <w:sz w:val="20"/>
                <w:szCs w:val="20"/>
              </w:rPr>
            </w:pPr>
          </w:p>
        </w:tc>
        <w:tc>
          <w:tcPr>
            <w:tcW w:w="1624" w:type="pct"/>
            <w:tcMar>
              <w:top w:w="100" w:type="dxa"/>
              <w:left w:w="100" w:type="dxa"/>
              <w:bottom w:w="100" w:type="dxa"/>
              <w:right w:w="100" w:type="dxa"/>
            </w:tcMar>
          </w:tcPr>
          <w:p w14:paraId="14DA9FC7" w14:textId="77777777" w:rsidR="00CB1B11" w:rsidRDefault="00CB1B11" w:rsidP="006A6DFE">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agent_type</w:t>
            </w:r>
          </w:p>
        </w:tc>
        <w:tc>
          <w:tcPr>
            <w:tcW w:w="1753" w:type="pct"/>
            <w:tcMar>
              <w:top w:w="100" w:type="dxa"/>
              <w:left w:w="100" w:type="dxa"/>
              <w:bottom w:w="100" w:type="dxa"/>
              <w:right w:w="100" w:type="dxa"/>
            </w:tcMar>
          </w:tcPr>
          <w:p w14:paraId="223043D3" w14:textId="77777777" w:rsidR="00CB1B11" w:rsidRDefault="00CB1B11" w:rsidP="006A6DFE">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Abbreviation of the agent type</w:t>
            </w:r>
          </w:p>
        </w:tc>
        <w:tc>
          <w:tcPr>
            <w:tcW w:w="680" w:type="pct"/>
            <w:tcMar>
              <w:top w:w="100" w:type="dxa"/>
              <w:left w:w="100" w:type="dxa"/>
              <w:bottom w:w="100" w:type="dxa"/>
              <w:right w:w="100" w:type="dxa"/>
            </w:tcMar>
          </w:tcPr>
          <w:p w14:paraId="30A6C7C6" w14:textId="77777777" w:rsidR="00CB1B11" w:rsidRDefault="00CB1B11" w:rsidP="006A6DFE">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p</w:t>
            </w:r>
          </w:p>
        </w:tc>
      </w:tr>
      <w:tr w:rsidR="00CB1B11" w14:paraId="4248318D" w14:textId="77777777" w:rsidTr="00A83D61">
        <w:trPr>
          <w:jc w:val="center"/>
        </w:trPr>
        <w:tc>
          <w:tcPr>
            <w:tcW w:w="943" w:type="pct"/>
            <w:vMerge/>
            <w:vAlign w:val="center"/>
          </w:tcPr>
          <w:p w14:paraId="5938A988" w14:textId="77777777" w:rsidR="00CB1B11" w:rsidRDefault="00CB1B11" w:rsidP="006A6DFE">
            <w:pPr>
              <w:spacing w:after="100" w:afterAutospacing="1" w:line="259" w:lineRule="auto"/>
              <w:jc w:val="left"/>
              <w:rPr>
                <w:rFonts w:ascii="Times New Roman" w:hAnsi="Times New Roman" w:cs="Times New Roman"/>
                <w:sz w:val="20"/>
                <w:szCs w:val="20"/>
              </w:rPr>
            </w:pPr>
          </w:p>
        </w:tc>
        <w:tc>
          <w:tcPr>
            <w:tcW w:w="1624" w:type="pct"/>
            <w:tcMar>
              <w:top w:w="100" w:type="dxa"/>
              <w:left w:w="100" w:type="dxa"/>
              <w:bottom w:w="100" w:type="dxa"/>
              <w:right w:w="100" w:type="dxa"/>
            </w:tcMar>
          </w:tcPr>
          <w:p w14:paraId="6DCCBCA4" w14:textId="65FDF112" w:rsidR="00CB1B11" w:rsidRDefault="00CB1B11" w:rsidP="006A6DFE">
            <w:pPr>
              <w:spacing w:after="100" w:afterAutospacing="1" w:line="259" w:lineRule="auto"/>
              <w:jc w:val="left"/>
              <w:rPr>
                <w:rFonts w:ascii="Times New Roman" w:eastAsia="SimSun" w:hAnsi="Times New Roman" w:cs="Times New Roman"/>
                <w:sz w:val="20"/>
                <w:szCs w:val="20"/>
              </w:rPr>
            </w:pPr>
            <w:r w:rsidRPr="00CB1B11">
              <w:rPr>
                <w:rFonts w:ascii="Times New Roman" w:eastAsia="SimSun" w:hAnsi="Times New Roman" w:cs="Times New Roman"/>
                <w:sz w:val="20"/>
                <w:szCs w:val="20"/>
              </w:rPr>
              <w:t>scale_factor</w:t>
            </w:r>
          </w:p>
        </w:tc>
        <w:tc>
          <w:tcPr>
            <w:tcW w:w="1753" w:type="pct"/>
            <w:tcMar>
              <w:top w:w="100" w:type="dxa"/>
              <w:left w:w="100" w:type="dxa"/>
              <w:bottom w:w="100" w:type="dxa"/>
              <w:right w:w="100" w:type="dxa"/>
            </w:tcMar>
          </w:tcPr>
          <w:p w14:paraId="626DD18B" w14:textId="18273B84" w:rsidR="00CB1B11" w:rsidRDefault="00935120" w:rsidP="006A6DFE">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Scale factor</w:t>
            </w:r>
            <w:r w:rsidRPr="00935120">
              <w:rPr>
                <w:rFonts w:ascii="Times New Roman" w:eastAsia="SimSun" w:hAnsi="Times New Roman" w:cs="Times New Roman"/>
                <w:sz w:val="20"/>
                <w:szCs w:val="20"/>
              </w:rPr>
              <w:t xml:space="preserve"> of different agent</w:t>
            </w:r>
            <w:r>
              <w:rPr>
                <w:rFonts w:ascii="Times New Roman" w:eastAsia="SimSun" w:hAnsi="Times New Roman" w:cs="Times New Roman"/>
                <w:sz w:val="20"/>
                <w:szCs w:val="20"/>
              </w:rPr>
              <w:t xml:space="preserve"> type</w:t>
            </w:r>
            <w:r w:rsidRPr="00935120">
              <w:rPr>
                <w:rFonts w:ascii="Times New Roman" w:eastAsia="SimSun" w:hAnsi="Times New Roman" w:cs="Times New Roman"/>
                <w:sz w:val="20"/>
                <w:szCs w:val="20"/>
              </w:rPr>
              <w:t>s</w:t>
            </w:r>
            <w:r w:rsidR="00110A04">
              <w:rPr>
                <w:rFonts w:ascii="Times New Roman" w:eastAsia="SimSun" w:hAnsi="Times New Roman" w:cs="Times New Roman"/>
                <w:sz w:val="20"/>
                <w:szCs w:val="20"/>
              </w:rPr>
              <w:t xml:space="preserve"> </w:t>
            </w:r>
            <w:r>
              <w:rPr>
                <w:rFonts w:ascii="Times New Roman" w:eastAsia="SimSun" w:hAnsi="Times New Roman" w:cs="Times New Roman"/>
                <w:sz w:val="20"/>
                <w:szCs w:val="20"/>
              </w:rPr>
              <w:t>(</w:t>
            </w:r>
            <w:r w:rsidR="00110A04" w:rsidRPr="00110A04">
              <w:rPr>
                <w:rFonts w:ascii="Times New Roman" w:eastAsia="SimSun" w:hAnsi="Times New Roman" w:cs="Times New Roman"/>
                <w:sz w:val="20"/>
                <w:szCs w:val="20"/>
              </w:rPr>
              <w:t>Sum to 1</w:t>
            </w:r>
            <w:r>
              <w:rPr>
                <w:rFonts w:ascii="Times New Roman" w:eastAsia="SimSun" w:hAnsi="Times New Roman" w:cs="Times New Roman"/>
                <w:sz w:val="20"/>
                <w:szCs w:val="20"/>
              </w:rPr>
              <w:t>)</w:t>
            </w:r>
          </w:p>
        </w:tc>
        <w:tc>
          <w:tcPr>
            <w:tcW w:w="680" w:type="pct"/>
            <w:tcMar>
              <w:top w:w="100" w:type="dxa"/>
              <w:left w:w="100" w:type="dxa"/>
              <w:bottom w:w="100" w:type="dxa"/>
              <w:right w:w="100" w:type="dxa"/>
            </w:tcMar>
          </w:tcPr>
          <w:p w14:paraId="2A0CA5FA" w14:textId="06CD01FC" w:rsidR="00CB1B11" w:rsidRDefault="00CB1B11" w:rsidP="006A6DFE">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0</w:t>
            </w:r>
            <w:r>
              <w:rPr>
                <w:rFonts w:ascii="Times New Roman" w:eastAsia="SimSun" w:hAnsi="Times New Roman" w:cs="Times New Roman"/>
                <w:sz w:val="20"/>
                <w:szCs w:val="20"/>
              </w:rPr>
              <w:t>.2</w:t>
            </w:r>
          </w:p>
        </w:tc>
      </w:tr>
    </w:tbl>
    <w:p w14:paraId="2D25ADFB" w14:textId="1990539F" w:rsidR="00B77BA8" w:rsidRDefault="00B77BA8" w:rsidP="00B77BA8">
      <w:pPr>
        <w:spacing w:line="276" w:lineRule="auto"/>
        <w:contextualSpacing/>
        <w:rPr>
          <w:rFonts w:ascii="Times New Roman" w:hAnsi="Times New Roman" w:cs="Times New Roman"/>
          <w:sz w:val="20"/>
          <w:szCs w:val="20"/>
        </w:rPr>
      </w:pPr>
      <w:r w:rsidRPr="00B77BA8">
        <w:rPr>
          <w:rFonts w:ascii="Times New Roman" w:hAnsi="Times New Roman" w:cs="Times New Roman"/>
          <w:b/>
          <w:bCs/>
          <w:sz w:val="20"/>
          <w:szCs w:val="20"/>
        </w:rPr>
        <w:t>It should be noted that in the new version of DTALite</w:t>
      </w:r>
      <w:r>
        <w:rPr>
          <w:rFonts w:ascii="Times New Roman" w:hAnsi="Times New Roman" w:cs="Times New Roman"/>
          <w:sz w:val="20"/>
          <w:szCs w:val="20"/>
        </w:rPr>
        <w:t>:</w:t>
      </w:r>
    </w:p>
    <w:p w14:paraId="5A07073A" w14:textId="7B9852ED" w:rsidR="00B77BA8" w:rsidRPr="0084366D" w:rsidRDefault="00B77BA8" w:rsidP="0084366D">
      <w:pPr>
        <w:pStyle w:val="ListParagraph"/>
        <w:numPr>
          <w:ilvl w:val="0"/>
          <w:numId w:val="11"/>
        </w:numPr>
        <w:spacing w:line="276" w:lineRule="auto"/>
        <w:ind w:firstLineChars="0"/>
        <w:contextualSpacing/>
        <w:rPr>
          <w:rFonts w:ascii="Times New Roman" w:hAnsi="Times New Roman" w:cs="Times New Roman"/>
          <w:sz w:val="20"/>
          <w:szCs w:val="20"/>
        </w:rPr>
      </w:pPr>
      <w:r w:rsidRPr="0084366D">
        <w:rPr>
          <w:rFonts w:ascii="Times New Roman" w:hAnsi="Times New Roman" w:cs="Times New Roman"/>
          <w:sz w:val="20"/>
          <w:szCs w:val="20"/>
        </w:rPr>
        <w:t>The settings</w:t>
      </w:r>
      <w:r w:rsidRPr="0084366D">
        <w:rPr>
          <w:rFonts w:ascii="Times New Roman" w:hAnsi="Times New Roman" w:cs="Times New Roman" w:hint="eastAsia"/>
          <w:sz w:val="20"/>
          <w:szCs w:val="20"/>
        </w:rPr>
        <w:t>.</w:t>
      </w:r>
      <w:r w:rsidRPr="0084366D">
        <w:rPr>
          <w:rFonts w:ascii="Times New Roman" w:hAnsi="Times New Roman" w:cs="Times New Roman"/>
          <w:sz w:val="20"/>
          <w:szCs w:val="20"/>
        </w:rPr>
        <w:t xml:space="preserve">csv requires the users to enter the number of two iterations: </w:t>
      </w:r>
      <w:r w:rsidRPr="0084366D">
        <w:rPr>
          <w:rFonts w:ascii="Times New Roman" w:hAnsi="Times New Roman" w:cs="Times New Roman"/>
          <w:b/>
          <w:bCs/>
          <w:sz w:val="20"/>
          <w:szCs w:val="20"/>
        </w:rPr>
        <w:t>1) c</w:t>
      </w:r>
      <w:r w:rsidR="00AF32D9" w:rsidRPr="0084366D">
        <w:rPr>
          <w:rFonts w:ascii="Times New Roman" w:hAnsi="Times New Roman" w:cs="Times New Roman"/>
          <w:b/>
          <w:bCs/>
          <w:sz w:val="20"/>
          <w:szCs w:val="20"/>
        </w:rPr>
        <w:t xml:space="preserve">olumn </w:t>
      </w:r>
      <w:r w:rsidRPr="0084366D">
        <w:rPr>
          <w:rFonts w:ascii="Times New Roman" w:hAnsi="Times New Roman" w:cs="Times New Roman"/>
          <w:b/>
          <w:bCs/>
          <w:sz w:val="20"/>
          <w:szCs w:val="20"/>
        </w:rPr>
        <w:t>g</w:t>
      </w:r>
      <w:r w:rsidR="00AF32D9" w:rsidRPr="0084366D">
        <w:rPr>
          <w:rFonts w:ascii="Times New Roman" w:hAnsi="Times New Roman" w:cs="Times New Roman"/>
          <w:b/>
          <w:bCs/>
          <w:sz w:val="20"/>
          <w:szCs w:val="20"/>
        </w:rPr>
        <w:t>eneration iterations</w:t>
      </w:r>
      <w:r w:rsidRPr="0084366D">
        <w:rPr>
          <w:rFonts w:ascii="Times New Roman" w:hAnsi="Times New Roman" w:cs="Times New Roman"/>
          <w:b/>
          <w:bCs/>
          <w:sz w:val="20"/>
          <w:szCs w:val="20"/>
        </w:rPr>
        <w:t>; 2)</w:t>
      </w:r>
      <w:r w:rsidRPr="0084366D">
        <w:rPr>
          <w:b/>
          <w:bCs/>
        </w:rPr>
        <w:t xml:space="preserve"> </w:t>
      </w:r>
      <w:r w:rsidRPr="0084366D">
        <w:rPr>
          <w:rFonts w:ascii="Times New Roman" w:hAnsi="Times New Roman" w:cs="Times New Roman"/>
          <w:b/>
          <w:bCs/>
          <w:sz w:val="20"/>
          <w:szCs w:val="20"/>
        </w:rPr>
        <w:t>simulation</w:t>
      </w:r>
      <w:r w:rsidR="00AF32D9" w:rsidRPr="0084366D">
        <w:rPr>
          <w:rFonts w:ascii="Times New Roman" w:hAnsi="Times New Roman" w:cs="Times New Roman"/>
          <w:b/>
          <w:bCs/>
          <w:sz w:val="20"/>
          <w:szCs w:val="20"/>
        </w:rPr>
        <w:t xml:space="preserve"> </w:t>
      </w:r>
      <w:r w:rsidRPr="0084366D">
        <w:rPr>
          <w:rFonts w:ascii="Times New Roman" w:hAnsi="Times New Roman" w:cs="Times New Roman"/>
          <w:b/>
          <w:bCs/>
          <w:sz w:val="20"/>
          <w:szCs w:val="20"/>
        </w:rPr>
        <w:t>iteration</w:t>
      </w:r>
      <w:r w:rsidR="00AF32D9" w:rsidRPr="0084366D">
        <w:rPr>
          <w:rFonts w:ascii="Times New Roman" w:hAnsi="Times New Roman" w:cs="Times New Roman"/>
          <w:b/>
          <w:bCs/>
          <w:sz w:val="20"/>
          <w:szCs w:val="20"/>
        </w:rPr>
        <w:t>s.</w:t>
      </w:r>
      <w:r w:rsidR="00AF32D9" w:rsidRPr="0084366D">
        <w:rPr>
          <w:rFonts w:ascii="Times New Roman" w:hAnsi="Times New Roman" w:cs="Times New Roman"/>
          <w:sz w:val="20"/>
          <w:szCs w:val="20"/>
        </w:rPr>
        <w:t xml:space="preserve"> T</w:t>
      </w:r>
      <w:r w:rsidRPr="0084366D">
        <w:rPr>
          <w:rFonts w:ascii="Times New Roman" w:hAnsi="Times New Roman" w:cs="Times New Roman"/>
          <w:sz w:val="20"/>
          <w:szCs w:val="20"/>
        </w:rPr>
        <w:t>he user</w:t>
      </w:r>
      <w:r w:rsidR="00AF32D9" w:rsidRPr="0084366D">
        <w:rPr>
          <w:rFonts w:ascii="Times New Roman" w:hAnsi="Times New Roman" w:cs="Times New Roman"/>
          <w:sz w:val="20"/>
          <w:szCs w:val="20"/>
        </w:rPr>
        <w:t>s</w:t>
      </w:r>
      <w:r w:rsidRPr="0084366D">
        <w:rPr>
          <w:rFonts w:ascii="Times New Roman" w:hAnsi="Times New Roman" w:cs="Times New Roman"/>
          <w:sz w:val="20"/>
          <w:szCs w:val="20"/>
        </w:rPr>
        <w:t xml:space="preserve"> can decide whether to perform the simulation and its number of iterations. </w:t>
      </w:r>
    </w:p>
    <w:p w14:paraId="7BCE1712" w14:textId="633AEBC9" w:rsidR="00417FA8" w:rsidRDefault="00B77BA8" w:rsidP="0084366D">
      <w:pPr>
        <w:pStyle w:val="ListParagraph"/>
        <w:numPr>
          <w:ilvl w:val="0"/>
          <w:numId w:val="11"/>
        </w:numPr>
        <w:spacing w:line="276" w:lineRule="auto"/>
        <w:ind w:firstLineChars="0"/>
        <w:contextualSpacing/>
        <w:rPr>
          <w:rFonts w:ascii="Times New Roman" w:hAnsi="Times New Roman" w:cs="Times New Roman"/>
          <w:sz w:val="20"/>
          <w:szCs w:val="20"/>
        </w:rPr>
      </w:pPr>
      <w:r w:rsidRPr="00B77BA8">
        <w:rPr>
          <w:rFonts w:ascii="Times New Roman" w:hAnsi="Times New Roman" w:cs="Times New Roman"/>
          <w:sz w:val="20"/>
          <w:szCs w:val="20"/>
        </w:rPr>
        <w:t>In the original settings</w:t>
      </w:r>
      <w:r w:rsidR="00AF32D9">
        <w:rPr>
          <w:rFonts w:ascii="Times New Roman" w:hAnsi="Times New Roman" w:cs="Times New Roman"/>
          <w:sz w:val="20"/>
          <w:szCs w:val="20"/>
        </w:rPr>
        <w:t>.csv</w:t>
      </w:r>
      <w:r w:rsidRPr="00B77BA8">
        <w:rPr>
          <w:rFonts w:ascii="Times New Roman" w:hAnsi="Times New Roman" w:cs="Times New Roman"/>
          <w:sz w:val="20"/>
          <w:szCs w:val="20"/>
        </w:rPr>
        <w:t xml:space="preserve"> file, there is the number of iterations of ODME, but in the updated version, </w:t>
      </w:r>
      <w:r w:rsidRPr="00AF32D9">
        <w:rPr>
          <w:rFonts w:ascii="Times New Roman" w:hAnsi="Times New Roman" w:cs="Times New Roman"/>
          <w:b/>
          <w:bCs/>
          <w:sz w:val="20"/>
          <w:szCs w:val="20"/>
        </w:rPr>
        <w:t>the code will determine whether there is a measurement file, if there is, the default number of iterations is 40</w:t>
      </w:r>
      <w:r w:rsidRPr="00B77BA8">
        <w:rPr>
          <w:rFonts w:ascii="Times New Roman" w:hAnsi="Times New Roman" w:cs="Times New Roman"/>
          <w:sz w:val="20"/>
          <w:szCs w:val="20"/>
        </w:rPr>
        <w:t>, and there are two conditions for stopping the iteration, one is to have iterated enough times, and the other is to have iterated to get a solution that cannot become better.</w:t>
      </w:r>
    </w:p>
    <w:p w14:paraId="1007610A" w14:textId="4790941A" w:rsidR="00417FA8" w:rsidRDefault="00417FA8" w:rsidP="00417FA8">
      <w:pPr>
        <w:pStyle w:val="Heading2"/>
        <w:rPr>
          <w:rFonts w:ascii="Times New Roman" w:eastAsia="SimSun" w:hAnsi="Times New Roman" w:cs="Times New Roman"/>
          <w:iCs/>
          <w:kern w:val="0"/>
          <w:sz w:val="20"/>
          <w:szCs w:val="20"/>
        </w:rPr>
      </w:pPr>
      <w:bookmarkStart w:id="153" w:name="_Toc110979262"/>
      <w:r>
        <w:rPr>
          <w:rFonts w:ascii="Times New Roman" w:eastAsia="SimSun" w:hAnsi="Times New Roman" w:cs="Times New Roman"/>
          <w:iCs/>
          <w:kern w:val="0"/>
          <w:sz w:val="20"/>
          <w:szCs w:val="20"/>
        </w:rPr>
        <w:t>4.4 Input for supply</w:t>
      </w:r>
      <w:r w:rsidR="0049410C">
        <w:rPr>
          <w:rFonts w:ascii="Times New Roman" w:eastAsia="SimSun" w:hAnsi="Times New Roman" w:cs="Times New Roman"/>
          <w:iCs/>
          <w:kern w:val="0"/>
          <w:sz w:val="20"/>
          <w:szCs w:val="20"/>
        </w:rPr>
        <w:t xml:space="preserve">-side scenario </w:t>
      </w:r>
      <w:r>
        <w:rPr>
          <w:rFonts w:ascii="Times New Roman" w:eastAsia="SimSun" w:hAnsi="Times New Roman" w:cs="Times New Roman"/>
          <w:iCs/>
          <w:kern w:val="0"/>
          <w:sz w:val="20"/>
          <w:szCs w:val="20"/>
        </w:rPr>
        <w:t>data</w:t>
      </w:r>
      <w:bookmarkEnd w:id="153"/>
    </w:p>
    <w:p w14:paraId="06226EEA" w14:textId="39D6BD6E" w:rsidR="00417FA8" w:rsidRDefault="00417FA8" w:rsidP="00417FA8">
      <w:pPr>
        <w:numPr>
          <w:ilvl w:val="0"/>
          <w:numId w:val="7"/>
        </w:numPr>
        <w:spacing w:line="276" w:lineRule="auto"/>
        <w:contextualSpacing/>
        <w:rPr>
          <w:rFonts w:ascii="Times New Roman" w:hAnsi="Times New Roman" w:cs="Times New Roman"/>
          <w:sz w:val="20"/>
          <w:szCs w:val="20"/>
        </w:rPr>
      </w:pPr>
      <w:r>
        <w:rPr>
          <w:rFonts w:ascii="Times New Roman" w:hAnsi="Times New Roman" w:cs="Times New Roman"/>
          <w:sz w:val="20"/>
          <w:szCs w:val="20"/>
        </w:rPr>
        <w:t xml:space="preserve">The specific files for supply information are </w:t>
      </w:r>
      <w:r>
        <w:rPr>
          <w:rFonts w:ascii="Times New Roman" w:hAnsi="Times New Roman" w:cs="Times New Roman"/>
          <w:i/>
          <w:iCs/>
          <w:sz w:val="20"/>
          <w:szCs w:val="20"/>
        </w:rPr>
        <w:t>supply_side_scenario.csv</w:t>
      </w:r>
    </w:p>
    <w:p w14:paraId="7205B5E9" w14:textId="77777777" w:rsidR="00417FA8" w:rsidRDefault="00417FA8" w:rsidP="00417FA8">
      <w:pPr>
        <w:numPr>
          <w:ilvl w:val="0"/>
          <w:numId w:val="7"/>
        </w:numPr>
        <w:spacing w:line="276" w:lineRule="auto"/>
        <w:contextualSpacing/>
        <w:rPr>
          <w:rFonts w:ascii="Times New Roman" w:hAnsi="Times New Roman" w:cs="Times New Roman"/>
          <w:sz w:val="20"/>
          <w:szCs w:val="20"/>
        </w:rPr>
      </w:pPr>
      <w:r>
        <w:rPr>
          <w:rFonts w:ascii="Times New Roman" w:hAnsi="Times New Roman" w:cs="Times New Roman"/>
          <w:sz w:val="20"/>
          <w:szCs w:val="20"/>
        </w:rPr>
        <w:t>Travel demand is given by periods. Thus, one file defines total volume of demand and one file defines time periods.</w:t>
      </w:r>
    </w:p>
    <w:p w14:paraId="6020A09B" w14:textId="3CBE6070" w:rsidR="00417FA8" w:rsidRDefault="00417FA8" w:rsidP="00417FA8">
      <w:pPr>
        <w:spacing w:line="276" w:lineRule="auto"/>
        <w:contextualSpacing/>
        <w:rPr>
          <w:rFonts w:ascii="Times New Roman" w:eastAsia="SimSun" w:hAnsi="Times New Roman" w:cs="Times New Roman"/>
          <w:b/>
          <w:bCs/>
          <w:kern w:val="0"/>
          <w:sz w:val="20"/>
          <w:szCs w:val="20"/>
        </w:rPr>
      </w:pPr>
      <w:r>
        <w:rPr>
          <w:rFonts w:ascii="Times New Roman" w:eastAsia="SimSun" w:hAnsi="Times New Roman" w:cs="Times New Roman"/>
          <w:b/>
          <w:bCs/>
          <w:kern w:val="0"/>
          <w:sz w:val="20"/>
          <w:szCs w:val="20"/>
        </w:rPr>
        <w:t xml:space="preserve">File 4: </w:t>
      </w:r>
      <w:r w:rsidRPr="00417FA8">
        <w:rPr>
          <w:rFonts w:ascii="Times New Roman" w:hAnsi="Times New Roman" w:cs="Times New Roman"/>
          <w:b/>
          <w:bCs/>
          <w:i/>
          <w:iCs/>
          <w:sz w:val="20"/>
          <w:szCs w:val="20"/>
        </w:rPr>
        <w:t>supply_side_scenario</w:t>
      </w:r>
      <w:r w:rsidRPr="00417FA8">
        <w:rPr>
          <w:rFonts w:ascii="Times New Roman" w:eastAsia="SimSun" w:hAnsi="Times New Roman" w:cs="Times New Roman"/>
          <w:b/>
          <w:bCs/>
          <w:kern w:val="0"/>
          <w:sz w:val="20"/>
          <w:szCs w:val="20"/>
        </w:rPr>
        <w:t>.</w:t>
      </w:r>
      <w:r>
        <w:rPr>
          <w:rFonts w:ascii="Times New Roman" w:eastAsia="SimSun" w:hAnsi="Times New Roman" w:cs="Times New Roman"/>
          <w:b/>
          <w:bCs/>
          <w:kern w:val="0"/>
          <w:sz w:val="20"/>
          <w:szCs w:val="20"/>
        </w:rPr>
        <w:t>csv</w:t>
      </w:r>
    </w:p>
    <w:tbl>
      <w:tblPr>
        <w:tblW w:w="835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975"/>
        <w:gridCol w:w="4697"/>
        <w:gridCol w:w="1682"/>
      </w:tblGrid>
      <w:tr w:rsidR="00417FA8" w14:paraId="20D308B7" w14:textId="77777777" w:rsidTr="00F0409B">
        <w:trPr>
          <w:jc w:val="center"/>
        </w:trPr>
        <w:tc>
          <w:tcPr>
            <w:tcW w:w="1975" w:type="dxa"/>
            <w:tcMar>
              <w:top w:w="100" w:type="dxa"/>
              <w:left w:w="100" w:type="dxa"/>
              <w:bottom w:w="100" w:type="dxa"/>
              <w:right w:w="100" w:type="dxa"/>
            </w:tcMar>
            <w:vAlign w:val="center"/>
          </w:tcPr>
          <w:p w14:paraId="5EBE48FA" w14:textId="77777777" w:rsidR="00417FA8" w:rsidRDefault="00417FA8" w:rsidP="00F0409B">
            <w:pPr>
              <w:spacing w:after="100" w:afterAutospacing="1" w:line="259" w:lineRule="auto"/>
              <w:jc w:val="left"/>
              <w:rPr>
                <w:rFonts w:ascii="Times New Roman" w:eastAsia="SimSun" w:hAnsi="Times New Roman" w:cs="Times New Roman"/>
                <w:b/>
                <w:sz w:val="20"/>
                <w:szCs w:val="20"/>
              </w:rPr>
            </w:pPr>
            <w:r>
              <w:rPr>
                <w:rFonts w:ascii="Times New Roman" w:eastAsia="SimSun" w:hAnsi="Times New Roman" w:cs="Times New Roman"/>
                <w:b/>
                <w:sz w:val="20"/>
                <w:szCs w:val="20"/>
              </w:rPr>
              <w:t>Field Name</w:t>
            </w:r>
          </w:p>
        </w:tc>
        <w:tc>
          <w:tcPr>
            <w:tcW w:w="4697" w:type="dxa"/>
            <w:tcMar>
              <w:top w:w="100" w:type="dxa"/>
              <w:left w:w="100" w:type="dxa"/>
              <w:bottom w:w="100" w:type="dxa"/>
              <w:right w:w="100" w:type="dxa"/>
            </w:tcMar>
            <w:vAlign w:val="center"/>
          </w:tcPr>
          <w:p w14:paraId="45028386" w14:textId="77777777" w:rsidR="00417FA8" w:rsidRDefault="00417FA8" w:rsidP="00F0409B">
            <w:pPr>
              <w:spacing w:after="100" w:afterAutospacing="1" w:line="259" w:lineRule="auto"/>
              <w:jc w:val="left"/>
              <w:rPr>
                <w:rFonts w:ascii="Times New Roman" w:eastAsia="SimSun" w:hAnsi="Times New Roman" w:cs="Times New Roman"/>
                <w:b/>
                <w:sz w:val="20"/>
                <w:szCs w:val="20"/>
              </w:rPr>
            </w:pPr>
            <w:r>
              <w:rPr>
                <w:rFonts w:ascii="Times New Roman" w:eastAsia="SimSun" w:hAnsi="Times New Roman" w:cs="Times New Roman"/>
                <w:b/>
                <w:sz w:val="20"/>
                <w:szCs w:val="20"/>
              </w:rPr>
              <w:t>Description</w:t>
            </w:r>
          </w:p>
        </w:tc>
        <w:tc>
          <w:tcPr>
            <w:tcW w:w="1682" w:type="dxa"/>
            <w:tcMar>
              <w:top w:w="100" w:type="dxa"/>
              <w:left w:w="100" w:type="dxa"/>
              <w:bottom w:w="100" w:type="dxa"/>
              <w:right w:w="100" w:type="dxa"/>
            </w:tcMar>
            <w:vAlign w:val="center"/>
          </w:tcPr>
          <w:p w14:paraId="0C7C8A51" w14:textId="77777777" w:rsidR="00417FA8" w:rsidRDefault="00417FA8" w:rsidP="00F0409B">
            <w:pPr>
              <w:spacing w:after="100" w:afterAutospacing="1" w:line="259" w:lineRule="auto"/>
              <w:jc w:val="left"/>
              <w:rPr>
                <w:rFonts w:ascii="Times New Roman" w:eastAsia="SimSun" w:hAnsi="Times New Roman" w:cs="Times New Roman"/>
                <w:b/>
                <w:sz w:val="20"/>
                <w:szCs w:val="20"/>
              </w:rPr>
            </w:pPr>
            <w:r>
              <w:rPr>
                <w:rFonts w:ascii="Times New Roman" w:eastAsia="SimSun" w:hAnsi="Times New Roman" w:cs="Times New Roman"/>
                <w:b/>
                <w:sz w:val="20"/>
                <w:szCs w:val="20"/>
              </w:rPr>
              <w:t>Sample Values</w:t>
            </w:r>
          </w:p>
        </w:tc>
      </w:tr>
      <w:tr w:rsidR="00417FA8" w14:paraId="7DA7F738" w14:textId="77777777" w:rsidTr="00F0409B">
        <w:trPr>
          <w:jc w:val="center"/>
        </w:trPr>
        <w:tc>
          <w:tcPr>
            <w:tcW w:w="1975" w:type="dxa"/>
            <w:tcMar>
              <w:top w:w="100" w:type="dxa"/>
              <w:left w:w="100" w:type="dxa"/>
              <w:bottom w:w="100" w:type="dxa"/>
              <w:right w:w="100" w:type="dxa"/>
            </w:tcMar>
            <w:vAlign w:val="center"/>
          </w:tcPr>
          <w:p w14:paraId="5B020C4D" w14:textId="7076F9F9" w:rsidR="00417FA8" w:rsidRDefault="00417FA8" w:rsidP="00417FA8">
            <w:pPr>
              <w:widowControl/>
              <w:jc w:val="left"/>
              <w:rPr>
                <w:rFonts w:ascii="Times New Roman" w:eastAsia="SimSun" w:hAnsi="Times New Roman" w:cs="Times New Roman"/>
                <w:sz w:val="20"/>
                <w:szCs w:val="20"/>
              </w:rPr>
            </w:pPr>
            <w:r w:rsidRPr="00417FA8">
              <w:rPr>
                <w:rFonts w:ascii="Times New Roman" w:eastAsia="SimSun" w:hAnsi="Times New Roman" w:cs="Times New Roman" w:hint="eastAsia"/>
                <w:sz w:val="20"/>
                <w:szCs w:val="20"/>
              </w:rPr>
              <w:lastRenderedPageBreak/>
              <w:t>scenario_type</w:t>
            </w:r>
          </w:p>
        </w:tc>
        <w:tc>
          <w:tcPr>
            <w:tcW w:w="4697" w:type="dxa"/>
            <w:tcMar>
              <w:top w:w="100" w:type="dxa"/>
              <w:left w:w="100" w:type="dxa"/>
              <w:bottom w:w="100" w:type="dxa"/>
              <w:right w:w="100" w:type="dxa"/>
            </w:tcMar>
            <w:vAlign w:val="center"/>
          </w:tcPr>
          <w:p w14:paraId="789ECC2C" w14:textId="08E3F1C9" w:rsidR="00417FA8" w:rsidRPr="00417FA8" w:rsidRDefault="00417FA8" w:rsidP="00F0409B">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Specific scenario</w:t>
            </w:r>
            <w:r w:rsidRPr="00417FA8">
              <w:rPr>
                <w:rFonts w:ascii="Times New Roman" w:eastAsia="SimSun" w:hAnsi="Times New Roman" w:cs="Times New Roman"/>
                <w:sz w:val="20"/>
                <w:szCs w:val="20"/>
              </w:rPr>
              <w:t xml:space="preserve"> defined in</w:t>
            </w:r>
            <w:r>
              <w:rPr>
                <w:rFonts w:ascii="Times New Roman" w:eastAsia="SimSun" w:hAnsi="Times New Roman" w:cs="Times New Roman"/>
                <w:sz w:val="20"/>
                <w:szCs w:val="20"/>
              </w:rPr>
              <w:t xml:space="preserve"> </w:t>
            </w:r>
            <w:r>
              <w:rPr>
                <w:rFonts w:ascii="Times New Roman" w:hAnsi="Times New Roman" w:cs="Times New Roman"/>
                <w:i/>
                <w:iCs/>
                <w:sz w:val="20"/>
                <w:szCs w:val="20"/>
              </w:rPr>
              <w:t>supply_side_scenario</w:t>
            </w:r>
            <w:r w:rsidRPr="00417FA8">
              <w:rPr>
                <w:rFonts w:ascii="Times New Roman" w:eastAsia="SimSun" w:hAnsi="Times New Roman" w:cs="Times New Roman"/>
                <w:i/>
                <w:iCs/>
                <w:sz w:val="20"/>
                <w:szCs w:val="20"/>
              </w:rPr>
              <w:t>.csv</w:t>
            </w:r>
          </w:p>
        </w:tc>
        <w:tc>
          <w:tcPr>
            <w:tcW w:w="1682" w:type="dxa"/>
            <w:tcMar>
              <w:top w:w="100" w:type="dxa"/>
              <w:left w:w="100" w:type="dxa"/>
              <w:bottom w:w="100" w:type="dxa"/>
              <w:right w:w="100" w:type="dxa"/>
            </w:tcMar>
            <w:vAlign w:val="center"/>
          </w:tcPr>
          <w:p w14:paraId="7F0BAAE4" w14:textId="127431D3" w:rsidR="00417FA8" w:rsidRDefault="00417FA8" w:rsidP="00F0409B">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 xml:space="preserve">sa / rt / dms </w:t>
            </w:r>
          </w:p>
        </w:tc>
      </w:tr>
      <w:tr w:rsidR="00417FA8" w14:paraId="22D02E82" w14:textId="77777777" w:rsidTr="00F0409B">
        <w:trPr>
          <w:jc w:val="center"/>
        </w:trPr>
        <w:tc>
          <w:tcPr>
            <w:tcW w:w="1975" w:type="dxa"/>
            <w:tcMar>
              <w:top w:w="100" w:type="dxa"/>
              <w:left w:w="100" w:type="dxa"/>
              <w:bottom w:w="100" w:type="dxa"/>
              <w:right w:w="100" w:type="dxa"/>
            </w:tcMar>
            <w:vAlign w:val="center"/>
          </w:tcPr>
          <w:p w14:paraId="2FC40C11" w14:textId="7B1994F0" w:rsidR="00417FA8" w:rsidRDefault="00417FA8" w:rsidP="00417FA8">
            <w:pPr>
              <w:spacing w:after="100" w:afterAutospacing="1" w:line="259" w:lineRule="auto"/>
              <w:jc w:val="left"/>
              <w:rPr>
                <w:rFonts w:ascii="Times New Roman" w:eastAsia="SimSun" w:hAnsi="Times New Roman" w:cs="Times New Roman"/>
                <w:sz w:val="20"/>
                <w:szCs w:val="20"/>
              </w:rPr>
            </w:pPr>
            <w:r w:rsidRPr="00417FA8">
              <w:rPr>
                <w:rFonts w:ascii="Times New Roman" w:eastAsia="SimSun" w:hAnsi="Times New Roman" w:cs="Times New Roman"/>
                <w:sz w:val="20"/>
                <w:szCs w:val="20"/>
              </w:rPr>
              <w:t>from_node_id</w:t>
            </w:r>
          </w:p>
        </w:tc>
        <w:tc>
          <w:tcPr>
            <w:tcW w:w="4697" w:type="dxa"/>
            <w:tcMar>
              <w:top w:w="100" w:type="dxa"/>
              <w:left w:w="100" w:type="dxa"/>
              <w:bottom w:w="100" w:type="dxa"/>
              <w:right w:w="100" w:type="dxa"/>
            </w:tcMar>
            <w:vAlign w:val="center"/>
          </w:tcPr>
          <w:p w14:paraId="0F0FB13C" w14:textId="203D9235" w:rsidR="00417FA8" w:rsidRDefault="00417FA8" w:rsidP="00417FA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 xml:space="preserve">Upstream node number of the link, must already be defined in </w:t>
            </w:r>
            <w:r>
              <w:rPr>
                <w:rFonts w:ascii="Times New Roman" w:eastAsia="SimSun" w:hAnsi="Times New Roman" w:cs="Times New Roman"/>
                <w:i/>
                <w:iCs/>
                <w:sz w:val="20"/>
                <w:szCs w:val="20"/>
              </w:rPr>
              <w:t>node.csv</w:t>
            </w:r>
          </w:p>
        </w:tc>
        <w:tc>
          <w:tcPr>
            <w:tcW w:w="1682" w:type="dxa"/>
            <w:tcMar>
              <w:top w:w="100" w:type="dxa"/>
              <w:left w:w="100" w:type="dxa"/>
              <w:bottom w:w="100" w:type="dxa"/>
              <w:right w:w="100" w:type="dxa"/>
            </w:tcMar>
            <w:vAlign w:val="center"/>
          </w:tcPr>
          <w:p w14:paraId="680F0218" w14:textId="0A75ED06" w:rsidR="00417FA8" w:rsidRDefault="00417FA8" w:rsidP="00417FA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1</w:t>
            </w:r>
          </w:p>
        </w:tc>
      </w:tr>
      <w:tr w:rsidR="00417FA8" w14:paraId="3BEC180A" w14:textId="77777777" w:rsidTr="00F0409B">
        <w:trPr>
          <w:jc w:val="center"/>
        </w:trPr>
        <w:tc>
          <w:tcPr>
            <w:tcW w:w="1975" w:type="dxa"/>
            <w:tcMar>
              <w:top w:w="100" w:type="dxa"/>
              <w:left w:w="100" w:type="dxa"/>
              <w:bottom w:w="100" w:type="dxa"/>
              <w:right w:w="100" w:type="dxa"/>
            </w:tcMar>
            <w:vAlign w:val="center"/>
          </w:tcPr>
          <w:p w14:paraId="2794F843" w14:textId="14908D3B" w:rsidR="00417FA8" w:rsidRDefault="00417FA8" w:rsidP="00417FA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t</w:t>
            </w:r>
            <w:r w:rsidRPr="00417FA8">
              <w:rPr>
                <w:rFonts w:ascii="Times New Roman" w:eastAsia="SimSun" w:hAnsi="Times New Roman" w:cs="Times New Roman"/>
                <w:sz w:val="20"/>
                <w:szCs w:val="20"/>
              </w:rPr>
              <w:t>o_node_id</w:t>
            </w:r>
          </w:p>
        </w:tc>
        <w:tc>
          <w:tcPr>
            <w:tcW w:w="4697" w:type="dxa"/>
            <w:tcMar>
              <w:top w:w="100" w:type="dxa"/>
              <w:left w:w="100" w:type="dxa"/>
              <w:bottom w:w="100" w:type="dxa"/>
              <w:right w:w="100" w:type="dxa"/>
            </w:tcMar>
            <w:vAlign w:val="center"/>
          </w:tcPr>
          <w:p w14:paraId="1904DD50" w14:textId="36A33C47" w:rsidR="00417FA8" w:rsidRDefault="00417FA8" w:rsidP="00417FA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 xml:space="preserve">Downstream node number of the link, must already be defined in </w:t>
            </w:r>
            <w:r>
              <w:rPr>
                <w:rFonts w:ascii="Times New Roman" w:eastAsia="SimSun" w:hAnsi="Times New Roman" w:cs="Times New Roman"/>
                <w:i/>
                <w:iCs/>
                <w:sz w:val="20"/>
                <w:szCs w:val="20"/>
              </w:rPr>
              <w:t>node.csv</w:t>
            </w:r>
          </w:p>
        </w:tc>
        <w:tc>
          <w:tcPr>
            <w:tcW w:w="1682" w:type="dxa"/>
            <w:tcMar>
              <w:top w:w="100" w:type="dxa"/>
              <w:left w:w="100" w:type="dxa"/>
              <w:bottom w:w="100" w:type="dxa"/>
              <w:right w:w="100" w:type="dxa"/>
            </w:tcMar>
            <w:vAlign w:val="center"/>
          </w:tcPr>
          <w:p w14:paraId="6AAAF7AA" w14:textId="0B711ED2" w:rsidR="00417FA8" w:rsidRDefault="00417FA8" w:rsidP="00417FA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3</w:t>
            </w:r>
          </w:p>
        </w:tc>
      </w:tr>
      <w:tr w:rsidR="00417FA8" w14:paraId="52EE355C" w14:textId="77777777" w:rsidTr="00417FA8">
        <w:trPr>
          <w:trHeight w:val="137"/>
          <w:jc w:val="center"/>
        </w:trPr>
        <w:tc>
          <w:tcPr>
            <w:tcW w:w="1975" w:type="dxa"/>
            <w:tcMar>
              <w:top w:w="100" w:type="dxa"/>
              <w:left w:w="100" w:type="dxa"/>
              <w:bottom w:w="100" w:type="dxa"/>
              <w:right w:w="100" w:type="dxa"/>
            </w:tcMar>
            <w:vAlign w:val="center"/>
          </w:tcPr>
          <w:p w14:paraId="2C1E1858" w14:textId="78D83573" w:rsidR="00417FA8" w:rsidRDefault="00417FA8" w:rsidP="00F0409B">
            <w:pPr>
              <w:spacing w:after="100" w:afterAutospacing="1" w:line="259" w:lineRule="auto"/>
              <w:jc w:val="left"/>
              <w:rPr>
                <w:rFonts w:ascii="Times New Roman" w:eastAsia="SimSun" w:hAnsi="Times New Roman" w:cs="Times New Roman"/>
                <w:sz w:val="20"/>
                <w:szCs w:val="20"/>
              </w:rPr>
            </w:pPr>
            <w:r w:rsidRPr="00417FA8">
              <w:rPr>
                <w:rFonts w:ascii="Times New Roman" w:eastAsia="SimSun" w:hAnsi="Times New Roman" w:cs="Times New Roman"/>
                <w:sz w:val="20"/>
                <w:szCs w:val="20"/>
              </w:rPr>
              <w:t>lanes</w:t>
            </w:r>
          </w:p>
        </w:tc>
        <w:tc>
          <w:tcPr>
            <w:tcW w:w="4697" w:type="dxa"/>
            <w:tcMar>
              <w:top w:w="100" w:type="dxa"/>
              <w:left w:w="100" w:type="dxa"/>
              <w:bottom w:w="100" w:type="dxa"/>
              <w:right w:w="100" w:type="dxa"/>
            </w:tcMar>
            <w:vAlign w:val="center"/>
          </w:tcPr>
          <w:p w14:paraId="1998AD48" w14:textId="63072DB7" w:rsidR="00417FA8" w:rsidRDefault="00417FA8" w:rsidP="00417FA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 xml:space="preserve">Number of lanes after </w:t>
            </w:r>
            <w:r>
              <w:rPr>
                <w:rFonts w:ascii="Times New Roman" w:eastAsia="SimSun" w:hAnsi="Times New Roman" w:cs="Times New Roman" w:hint="eastAsia"/>
                <w:sz w:val="20"/>
                <w:szCs w:val="20"/>
              </w:rPr>
              <w:t>c</w:t>
            </w:r>
            <w:r>
              <w:rPr>
                <w:rFonts w:ascii="Times New Roman" w:eastAsia="SimSun" w:hAnsi="Times New Roman" w:cs="Times New Roman"/>
                <w:sz w:val="20"/>
                <w:szCs w:val="20"/>
              </w:rPr>
              <w:t>hanging</w:t>
            </w:r>
          </w:p>
        </w:tc>
        <w:tc>
          <w:tcPr>
            <w:tcW w:w="1682" w:type="dxa"/>
            <w:tcMar>
              <w:top w:w="100" w:type="dxa"/>
              <w:left w:w="100" w:type="dxa"/>
              <w:bottom w:w="100" w:type="dxa"/>
              <w:right w:w="100" w:type="dxa"/>
            </w:tcMar>
            <w:vAlign w:val="center"/>
          </w:tcPr>
          <w:p w14:paraId="113C574F" w14:textId="2571B61A" w:rsidR="00417FA8" w:rsidRDefault="00417FA8" w:rsidP="00F0409B">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2</w:t>
            </w:r>
          </w:p>
        </w:tc>
      </w:tr>
      <w:tr w:rsidR="00B71F65" w14:paraId="58231E45" w14:textId="77777777" w:rsidTr="00C572E8">
        <w:trPr>
          <w:trHeight w:val="137"/>
          <w:jc w:val="center"/>
        </w:trPr>
        <w:tc>
          <w:tcPr>
            <w:tcW w:w="1975" w:type="dxa"/>
            <w:tcMar>
              <w:top w:w="100" w:type="dxa"/>
              <w:left w:w="100" w:type="dxa"/>
              <w:bottom w:w="100" w:type="dxa"/>
              <w:right w:w="100" w:type="dxa"/>
            </w:tcMar>
            <w:vAlign w:val="center"/>
          </w:tcPr>
          <w:p w14:paraId="4159237D" w14:textId="75552BB3" w:rsidR="00B71F65" w:rsidRPr="00417FA8" w:rsidRDefault="00B71F65" w:rsidP="00B71F65">
            <w:pPr>
              <w:spacing w:after="100" w:afterAutospacing="1" w:line="259" w:lineRule="auto"/>
              <w:jc w:val="left"/>
              <w:rPr>
                <w:rFonts w:ascii="Times New Roman" w:eastAsia="SimSun" w:hAnsi="Times New Roman" w:cs="Times New Roman"/>
                <w:sz w:val="20"/>
                <w:szCs w:val="20"/>
              </w:rPr>
            </w:pPr>
            <w:r w:rsidRPr="00B71F65">
              <w:rPr>
                <w:rFonts w:ascii="Times New Roman" w:eastAsia="SimSun" w:hAnsi="Times New Roman" w:cs="Times New Roman"/>
                <w:sz w:val="20"/>
                <w:szCs w:val="20"/>
              </w:rPr>
              <w:t>demand_period</w:t>
            </w:r>
          </w:p>
        </w:tc>
        <w:tc>
          <w:tcPr>
            <w:tcW w:w="4697" w:type="dxa"/>
            <w:tcMar>
              <w:top w:w="100" w:type="dxa"/>
              <w:left w:w="100" w:type="dxa"/>
              <w:bottom w:w="100" w:type="dxa"/>
              <w:right w:w="100" w:type="dxa"/>
            </w:tcMar>
          </w:tcPr>
          <w:p w14:paraId="13B35BEA" w14:textId="7C67C557" w:rsidR="00B71F65" w:rsidRDefault="00B71F65" w:rsidP="00B71F65">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Name of the demand period</w:t>
            </w:r>
          </w:p>
        </w:tc>
        <w:tc>
          <w:tcPr>
            <w:tcW w:w="1682" w:type="dxa"/>
            <w:tcMar>
              <w:top w:w="100" w:type="dxa"/>
              <w:left w:w="100" w:type="dxa"/>
              <w:bottom w:w="100" w:type="dxa"/>
              <w:right w:w="100" w:type="dxa"/>
            </w:tcMar>
            <w:vAlign w:val="center"/>
          </w:tcPr>
          <w:p w14:paraId="62D9C9E4" w14:textId="22103F61" w:rsidR="00B71F65" w:rsidRDefault="00B71F65" w:rsidP="00B71F65">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AM</w:t>
            </w:r>
          </w:p>
        </w:tc>
      </w:tr>
    </w:tbl>
    <w:p w14:paraId="39ACDF8E" w14:textId="567281AE" w:rsidR="00EC0715" w:rsidRDefault="00B71F65" w:rsidP="00EC0715">
      <w:pPr>
        <w:rPr>
          <w:rFonts w:ascii="Times New Roman" w:hAnsi="Times New Roman" w:cs="Times New Roman"/>
          <w:sz w:val="20"/>
          <w:szCs w:val="20"/>
        </w:rPr>
      </w:pPr>
      <w:r>
        <w:t xml:space="preserve">See more details at </w:t>
      </w:r>
      <w:hyperlink r:id="rId31" w:history="1">
        <w:r w:rsidR="00EC0715">
          <w:rPr>
            <w:rStyle w:val="Hyperlink"/>
          </w:rPr>
          <w:t>DLSim-MRM/supply_side_scenario.csv at main · asu-trans-ai-lab/DLSim-MRM (github.com)</w:t>
        </w:r>
      </w:hyperlink>
      <w:r w:rsidR="00EC0715">
        <w:t xml:space="preserve"> </w:t>
      </w:r>
    </w:p>
    <w:p w14:paraId="59860DFF" w14:textId="06D4F8EE" w:rsidR="00417FA8" w:rsidRDefault="00B372FB">
      <w:pPr>
        <w:spacing w:line="276" w:lineRule="auto"/>
        <w:contextualSpacing/>
        <w:rPr>
          <w:rFonts w:ascii="Times New Roman" w:hAnsi="Times New Roman" w:cs="Times New Roman"/>
          <w:sz w:val="20"/>
          <w:szCs w:val="20"/>
        </w:rPr>
      </w:pPr>
      <w:r w:rsidRPr="00B372FB">
        <w:rPr>
          <w:rFonts w:ascii="Times New Roman" w:hAnsi="Times New Roman" w:cs="Times New Roman"/>
          <w:sz w:val="20"/>
          <w:szCs w:val="20"/>
        </w:rPr>
        <w:t>Let's use a small example</w:t>
      </w:r>
      <w:r>
        <w:rPr>
          <w:rFonts w:ascii="Times New Roman" w:hAnsi="Times New Roman" w:cs="Times New Roman"/>
          <w:sz w:val="20"/>
          <w:szCs w:val="20"/>
        </w:rPr>
        <w:t xml:space="preserve"> (two-corridor</w:t>
      </w:r>
      <w:r w:rsidR="009A280F">
        <w:rPr>
          <w:rFonts w:ascii="Times New Roman" w:hAnsi="Times New Roman" w:cs="Times New Roman"/>
          <w:sz w:val="20"/>
          <w:szCs w:val="20"/>
        </w:rPr>
        <w:t>s network)</w:t>
      </w:r>
      <w:r w:rsidRPr="00B372FB">
        <w:rPr>
          <w:rFonts w:ascii="Times New Roman" w:hAnsi="Times New Roman" w:cs="Times New Roman"/>
          <w:sz w:val="20"/>
          <w:szCs w:val="20"/>
        </w:rPr>
        <w:t xml:space="preserve"> to show how changing some condition values in the</w:t>
      </w:r>
      <w:r w:rsidRPr="00B372FB">
        <w:t xml:space="preserve"> </w:t>
      </w:r>
      <w:r w:rsidRPr="00B372FB">
        <w:rPr>
          <w:rFonts w:ascii="Times New Roman" w:hAnsi="Times New Roman" w:cs="Times New Roman"/>
          <w:sz w:val="20"/>
          <w:szCs w:val="20"/>
        </w:rPr>
        <w:t>supply_side_scenario.csv file affects the results</w:t>
      </w:r>
      <w:r w:rsidR="009A280F">
        <w:rPr>
          <w:rFonts w:ascii="Times New Roman" w:hAnsi="Times New Roman" w:cs="Times New Roman"/>
          <w:sz w:val="20"/>
          <w:szCs w:val="20"/>
        </w:rPr>
        <w:t>.</w:t>
      </w:r>
      <w:r w:rsidR="00CB12BD">
        <w:rPr>
          <w:rFonts w:ascii="Times New Roman" w:hAnsi="Times New Roman" w:cs="Times New Roman"/>
          <w:sz w:val="20"/>
          <w:szCs w:val="20"/>
        </w:rPr>
        <w:t xml:space="preserve"> </w:t>
      </w:r>
      <w:r w:rsidR="00CB12BD" w:rsidRPr="00CB12BD">
        <w:rPr>
          <w:rFonts w:ascii="Times New Roman" w:hAnsi="Times New Roman" w:cs="Times New Roman"/>
          <w:sz w:val="20"/>
          <w:szCs w:val="20"/>
        </w:rPr>
        <w:t xml:space="preserve">The following figure shows a visualization of the example in </w:t>
      </w:r>
      <w:r w:rsidR="00CB12BD">
        <w:rPr>
          <w:rFonts w:ascii="Times New Roman" w:hAnsi="Times New Roman" w:cs="Times New Roman"/>
          <w:sz w:val="20"/>
          <w:szCs w:val="20"/>
        </w:rPr>
        <w:t>NEXTA</w:t>
      </w:r>
      <w:r w:rsidR="00CB12BD">
        <w:rPr>
          <w:rFonts w:ascii="Times New Roman" w:hAnsi="Times New Roman" w:cs="Times New Roman" w:hint="eastAsia"/>
          <w:sz w:val="20"/>
          <w:szCs w:val="20"/>
        </w:rPr>
        <w:t>.</w:t>
      </w:r>
    </w:p>
    <w:p w14:paraId="2091D6AD" w14:textId="1C88A161" w:rsidR="00117CF0" w:rsidRDefault="00CB12BD" w:rsidP="00CB12BD">
      <w:pPr>
        <w:spacing w:line="276" w:lineRule="auto"/>
        <w:contextualSpacing/>
        <w:jc w:val="center"/>
        <w:rPr>
          <w:rFonts w:ascii="Times New Roman" w:hAnsi="Times New Roman" w:cs="Times New Roman"/>
          <w:sz w:val="20"/>
          <w:szCs w:val="20"/>
        </w:rPr>
      </w:pPr>
      <w:r w:rsidRPr="001A0270">
        <w:rPr>
          <w:rFonts w:ascii="Times New Roman" w:hAnsi="Times New Roman" w:cs="Times New Roman"/>
          <w:noProof/>
          <w:sz w:val="20"/>
          <w:szCs w:val="20"/>
        </w:rPr>
        <w:drawing>
          <wp:inline distT="0" distB="0" distL="0" distR="0" wp14:anchorId="28059ADE" wp14:editId="7A12EEFE">
            <wp:extent cx="3068881" cy="1993701"/>
            <wp:effectExtent l="0" t="0" r="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87004" cy="2005475"/>
                    </a:xfrm>
                    <a:prstGeom prst="rect">
                      <a:avLst/>
                    </a:prstGeom>
                    <a:noFill/>
                    <a:ln>
                      <a:noFill/>
                    </a:ln>
                  </pic:spPr>
                </pic:pic>
              </a:graphicData>
            </a:graphic>
          </wp:inline>
        </w:drawing>
      </w:r>
    </w:p>
    <w:p w14:paraId="62EE578D" w14:textId="0DFDDEDF" w:rsidR="000F352F" w:rsidRDefault="000F352F" w:rsidP="000F352F">
      <w:pPr>
        <w:spacing w:line="276" w:lineRule="auto"/>
        <w:contextualSpacing/>
        <w:rPr>
          <w:rFonts w:ascii="Times New Roman" w:hAnsi="Times New Roman" w:cs="Times New Roman"/>
          <w:sz w:val="20"/>
          <w:szCs w:val="20"/>
        </w:rPr>
      </w:pPr>
      <w:r>
        <w:rPr>
          <w:rFonts w:ascii="Times New Roman" w:hAnsi="Times New Roman" w:cs="Times New Roman"/>
          <w:sz w:val="20"/>
          <w:szCs w:val="20"/>
        </w:rPr>
        <w:t>There are two paths in this figure</w:t>
      </w:r>
      <w:r>
        <w:rPr>
          <w:rFonts w:ascii="Times New Roman" w:hAnsi="Times New Roman" w:cs="Times New Roman" w:hint="eastAsia"/>
          <w:sz w:val="20"/>
          <w:szCs w:val="20"/>
        </w:rPr>
        <w:t>:</w:t>
      </w:r>
    </w:p>
    <w:p w14:paraId="5F5BCFF3" w14:textId="2D50553B" w:rsidR="000F352F" w:rsidRDefault="000F352F" w:rsidP="000F352F">
      <w:pPr>
        <w:spacing w:line="276" w:lineRule="auto"/>
        <w:contextualSpacing/>
        <w:rPr>
          <w:rFonts w:ascii="Times New Roman" w:hAnsi="Times New Roman" w:cs="Times New Roman"/>
          <w:sz w:val="20"/>
          <w:szCs w:val="20"/>
        </w:rPr>
      </w:pPr>
      <w:r>
        <w:rPr>
          <w:rFonts w:ascii="Times New Roman" w:hAnsi="Times New Roman" w:cs="Times New Roman"/>
          <w:sz w:val="20"/>
          <w:szCs w:val="20"/>
        </w:rPr>
        <w:t>Path1: 1</w:t>
      </w:r>
      <w:r>
        <w:rPr>
          <w:rFonts w:ascii="Times New Roman" w:hAnsi="Times New Roman" w:cs="Times New Roman" w:hint="eastAsia"/>
          <w:sz w:val="20"/>
          <w:szCs w:val="20"/>
        </w:rPr>
        <w:t>→</w:t>
      </w:r>
      <w:r>
        <w:rPr>
          <w:rFonts w:ascii="Times New Roman" w:hAnsi="Times New Roman" w:cs="Times New Roman"/>
          <w:sz w:val="20"/>
          <w:szCs w:val="20"/>
        </w:rPr>
        <w:t>3</w:t>
      </w:r>
      <w:r>
        <w:rPr>
          <w:rFonts w:ascii="Times New Roman" w:hAnsi="Times New Roman" w:cs="Times New Roman" w:hint="eastAsia"/>
          <w:sz w:val="20"/>
          <w:szCs w:val="20"/>
        </w:rPr>
        <w:t>→</w:t>
      </w:r>
      <w:r>
        <w:rPr>
          <w:rFonts w:ascii="Times New Roman" w:hAnsi="Times New Roman" w:cs="Times New Roman" w:hint="eastAsia"/>
          <w:sz w:val="20"/>
          <w:szCs w:val="20"/>
        </w:rPr>
        <w:t>2</w:t>
      </w:r>
    </w:p>
    <w:p w14:paraId="07B1BB0D" w14:textId="7DE277D2" w:rsidR="000F352F" w:rsidRDefault="000F352F" w:rsidP="000F352F">
      <w:pPr>
        <w:spacing w:line="276" w:lineRule="auto"/>
        <w:contextualSpacing/>
        <w:rPr>
          <w:rFonts w:ascii="Times New Roman" w:hAnsi="Times New Roman" w:cs="Times New Roman"/>
          <w:sz w:val="20"/>
          <w:szCs w:val="20"/>
        </w:rPr>
      </w:pPr>
      <w:r>
        <w:rPr>
          <w:rFonts w:ascii="Times New Roman" w:hAnsi="Times New Roman" w:cs="Times New Roman"/>
          <w:sz w:val="20"/>
          <w:szCs w:val="20"/>
        </w:rPr>
        <w:t>Path2: 1</w:t>
      </w:r>
      <w:r>
        <w:rPr>
          <w:rFonts w:ascii="Times New Roman" w:hAnsi="Times New Roman" w:cs="Times New Roman" w:hint="eastAsia"/>
          <w:sz w:val="20"/>
          <w:szCs w:val="20"/>
        </w:rPr>
        <w:t>→</w:t>
      </w:r>
      <w:r>
        <w:rPr>
          <w:rFonts w:ascii="Times New Roman" w:hAnsi="Times New Roman" w:cs="Times New Roman"/>
          <w:sz w:val="20"/>
          <w:szCs w:val="20"/>
        </w:rPr>
        <w:t>4</w:t>
      </w:r>
      <w:r>
        <w:rPr>
          <w:rFonts w:ascii="Times New Roman" w:hAnsi="Times New Roman" w:cs="Times New Roman" w:hint="eastAsia"/>
          <w:sz w:val="20"/>
          <w:szCs w:val="20"/>
        </w:rPr>
        <w:t>→</w:t>
      </w:r>
      <w:r>
        <w:rPr>
          <w:rFonts w:ascii="Times New Roman" w:hAnsi="Times New Roman" w:cs="Times New Roman"/>
          <w:sz w:val="20"/>
          <w:szCs w:val="20"/>
        </w:rPr>
        <w:t>2</w:t>
      </w:r>
    </w:p>
    <w:p w14:paraId="2EF62EBD" w14:textId="77777777" w:rsidR="00AB142A" w:rsidRDefault="00AB142A">
      <w:pPr>
        <w:spacing w:line="276" w:lineRule="auto"/>
        <w:contextualSpacing/>
        <w:rPr>
          <w:rFonts w:ascii="Times New Roman" w:hAnsi="Times New Roman" w:cs="Times New Roman"/>
          <w:sz w:val="20"/>
          <w:szCs w:val="20"/>
        </w:rPr>
      </w:pPr>
    </w:p>
    <w:p w14:paraId="1F66F9A6" w14:textId="1A4D9FBF" w:rsidR="009A280F" w:rsidRDefault="009A280F">
      <w:pPr>
        <w:spacing w:line="276" w:lineRule="auto"/>
        <w:contextualSpacing/>
        <w:rPr>
          <w:rFonts w:ascii="Times New Roman" w:hAnsi="Times New Roman" w:cs="Times New Roman"/>
          <w:sz w:val="20"/>
          <w:szCs w:val="20"/>
        </w:rPr>
      </w:pPr>
      <w:r>
        <w:rPr>
          <w:rFonts w:ascii="Times New Roman" w:hAnsi="Times New Roman" w:cs="Times New Roman"/>
          <w:sz w:val="20"/>
          <w:szCs w:val="20"/>
        </w:rPr>
        <w:t xml:space="preserve">Here is the </w:t>
      </w:r>
      <w:r w:rsidRPr="00B372FB">
        <w:rPr>
          <w:rFonts w:ascii="Times New Roman" w:hAnsi="Times New Roman" w:cs="Times New Roman"/>
          <w:sz w:val="20"/>
          <w:szCs w:val="20"/>
        </w:rPr>
        <w:t>supply_side_scenario</w:t>
      </w:r>
      <w:r>
        <w:rPr>
          <w:rFonts w:ascii="Times New Roman" w:hAnsi="Times New Roman" w:cs="Times New Roman"/>
          <w:sz w:val="20"/>
          <w:szCs w:val="20"/>
        </w:rPr>
        <w:t xml:space="preserve"> for the two-corridors network:</w:t>
      </w:r>
    </w:p>
    <w:tbl>
      <w:tblPr>
        <w:tblStyle w:val="TableGrid"/>
        <w:tblW w:w="0" w:type="auto"/>
        <w:jc w:val="center"/>
        <w:tblLook w:val="04A0" w:firstRow="1" w:lastRow="0" w:firstColumn="1" w:lastColumn="0" w:noHBand="0" w:noVBand="1"/>
      </w:tblPr>
      <w:tblGrid>
        <w:gridCol w:w="1440"/>
        <w:gridCol w:w="1440"/>
        <w:gridCol w:w="1180"/>
        <w:gridCol w:w="960"/>
        <w:gridCol w:w="1640"/>
      </w:tblGrid>
      <w:tr w:rsidR="0071517E" w:rsidRPr="0071517E" w14:paraId="68169368" w14:textId="77777777" w:rsidTr="0071517E">
        <w:trPr>
          <w:trHeight w:val="276"/>
          <w:jc w:val="center"/>
        </w:trPr>
        <w:tc>
          <w:tcPr>
            <w:tcW w:w="1440" w:type="dxa"/>
            <w:noWrap/>
            <w:hideMark/>
          </w:tcPr>
          <w:p w14:paraId="7AEDA876" w14:textId="77777777" w:rsidR="0071517E" w:rsidRPr="0071517E" w:rsidRDefault="0071517E" w:rsidP="0071517E">
            <w:pPr>
              <w:spacing w:line="276" w:lineRule="auto"/>
              <w:contextualSpacing/>
              <w:jc w:val="center"/>
              <w:rPr>
                <w:rFonts w:ascii="Times New Roman" w:hAnsi="Times New Roman" w:cs="Times New Roman"/>
                <w:sz w:val="20"/>
                <w:szCs w:val="20"/>
              </w:rPr>
            </w:pPr>
            <w:r w:rsidRPr="0071517E">
              <w:rPr>
                <w:rFonts w:ascii="Times New Roman" w:hAnsi="Times New Roman" w:cs="Times New Roman" w:hint="eastAsia"/>
                <w:sz w:val="20"/>
                <w:szCs w:val="20"/>
              </w:rPr>
              <w:t>scenario_type</w:t>
            </w:r>
          </w:p>
        </w:tc>
        <w:tc>
          <w:tcPr>
            <w:tcW w:w="1440" w:type="dxa"/>
            <w:noWrap/>
            <w:hideMark/>
          </w:tcPr>
          <w:p w14:paraId="0A64B32D" w14:textId="77777777" w:rsidR="0071517E" w:rsidRPr="0071517E" w:rsidRDefault="0071517E" w:rsidP="0071517E">
            <w:pPr>
              <w:spacing w:line="276" w:lineRule="auto"/>
              <w:contextualSpacing/>
              <w:jc w:val="center"/>
              <w:rPr>
                <w:rFonts w:ascii="Times New Roman" w:hAnsi="Times New Roman" w:cs="Times New Roman"/>
                <w:sz w:val="20"/>
                <w:szCs w:val="20"/>
              </w:rPr>
            </w:pPr>
            <w:r w:rsidRPr="0071517E">
              <w:rPr>
                <w:rFonts w:ascii="Times New Roman" w:hAnsi="Times New Roman" w:cs="Times New Roman" w:hint="eastAsia"/>
                <w:sz w:val="20"/>
                <w:szCs w:val="20"/>
              </w:rPr>
              <w:t>from_node_id</w:t>
            </w:r>
          </w:p>
        </w:tc>
        <w:tc>
          <w:tcPr>
            <w:tcW w:w="1180" w:type="dxa"/>
            <w:noWrap/>
            <w:hideMark/>
          </w:tcPr>
          <w:p w14:paraId="543A8603" w14:textId="77777777" w:rsidR="0071517E" w:rsidRPr="0071517E" w:rsidRDefault="0071517E" w:rsidP="0071517E">
            <w:pPr>
              <w:spacing w:line="276" w:lineRule="auto"/>
              <w:contextualSpacing/>
              <w:jc w:val="center"/>
              <w:rPr>
                <w:rFonts w:ascii="Times New Roman" w:hAnsi="Times New Roman" w:cs="Times New Roman"/>
                <w:sz w:val="20"/>
                <w:szCs w:val="20"/>
              </w:rPr>
            </w:pPr>
            <w:r w:rsidRPr="0071517E">
              <w:rPr>
                <w:rFonts w:ascii="Times New Roman" w:hAnsi="Times New Roman" w:cs="Times New Roman" w:hint="eastAsia"/>
                <w:sz w:val="20"/>
                <w:szCs w:val="20"/>
              </w:rPr>
              <w:t>to_node_id</w:t>
            </w:r>
          </w:p>
        </w:tc>
        <w:tc>
          <w:tcPr>
            <w:tcW w:w="960" w:type="dxa"/>
            <w:noWrap/>
            <w:hideMark/>
          </w:tcPr>
          <w:p w14:paraId="6433F190" w14:textId="77777777" w:rsidR="0071517E" w:rsidRPr="0071517E" w:rsidRDefault="0071517E" w:rsidP="0071517E">
            <w:pPr>
              <w:spacing w:line="276" w:lineRule="auto"/>
              <w:contextualSpacing/>
              <w:jc w:val="center"/>
              <w:rPr>
                <w:rFonts w:ascii="Times New Roman" w:hAnsi="Times New Roman" w:cs="Times New Roman"/>
                <w:sz w:val="20"/>
                <w:szCs w:val="20"/>
              </w:rPr>
            </w:pPr>
            <w:r w:rsidRPr="0071517E">
              <w:rPr>
                <w:rFonts w:ascii="Times New Roman" w:hAnsi="Times New Roman" w:cs="Times New Roman" w:hint="eastAsia"/>
                <w:sz w:val="20"/>
                <w:szCs w:val="20"/>
              </w:rPr>
              <w:t>lanes</w:t>
            </w:r>
          </w:p>
        </w:tc>
        <w:tc>
          <w:tcPr>
            <w:tcW w:w="1640" w:type="dxa"/>
            <w:noWrap/>
            <w:hideMark/>
          </w:tcPr>
          <w:p w14:paraId="37C6FE4D" w14:textId="77777777" w:rsidR="0071517E" w:rsidRPr="0071517E" w:rsidRDefault="0071517E" w:rsidP="0071517E">
            <w:pPr>
              <w:spacing w:line="276" w:lineRule="auto"/>
              <w:contextualSpacing/>
              <w:jc w:val="center"/>
              <w:rPr>
                <w:rFonts w:ascii="Times New Roman" w:hAnsi="Times New Roman" w:cs="Times New Roman"/>
                <w:sz w:val="20"/>
                <w:szCs w:val="20"/>
              </w:rPr>
            </w:pPr>
            <w:r w:rsidRPr="0071517E">
              <w:rPr>
                <w:rFonts w:ascii="Times New Roman" w:hAnsi="Times New Roman" w:cs="Times New Roman" w:hint="eastAsia"/>
                <w:sz w:val="20"/>
                <w:szCs w:val="20"/>
              </w:rPr>
              <w:t>demand_period</w:t>
            </w:r>
          </w:p>
        </w:tc>
      </w:tr>
      <w:tr w:rsidR="0071517E" w:rsidRPr="0071517E" w14:paraId="77D62F5F" w14:textId="77777777" w:rsidTr="0071517E">
        <w:trPr>
          <w:trHeight w:val="276"/>
          <w:jc w:val="center"/>
        </w:trPr>
        <w:tc>
          <w:tcPr>
            <w:tcW w:w="1440" w:type="dxa"/>
            <w:noWrap/>
            <w:hideMark/>
          </w:tcPr>
          <w:p w14:paraId="4521E8E7" w14:textId="77777777" w:rsidR="0071517E" w:rsidRPr="0071517E" w:rsidRDefault="0071517E" w:rsidP="0071517E">
            <w:pPr>
              <w:spacing w:line="276" w:lineRule="auto"/>
              <w:contextualSpacing/>
              <w:jc w:val="center"/>
              <w:rPr>
                <w:rFonts w:ascii="Times New Roman" w:hAnsi="Times New Roman" w:cs="Times New Roman"/>
                <w:sz w:val="20"/>
                <w:szCs w:val="20"/>
              </w:rPr>
            </w:pPr>
            <w:r w:rsidRPr="0071517E">
              <w:rPr>
                <w:rFonts w:ascii="Times New Roman" w:hAnsi="Times New Roman" w:cs="Times New Roman" w:hint="eastAsia"/>
                <w:sz w:val="20"/>
                <w:szCs w:val="20"/>
              </w:rPr>
              <w:t>sa</w:t>
            </w:r>
          </w:p>
        </w:tc>
        <w:tc>
          <w:tcPr>
            <w:tcW w:w="1440" w:type="dxa"/>
            <w:noWrap/>
            <w:hideMark/>
          </w:tcPr>
          <w:p w14:paraId="40F0C3E1" w14:textId="77777777" w:rsidR="0071517E" w:rsidRPr="0071517E" w:rsidRDefault="0071517E" w:rsidP="0071517E">
            <w:pPr>
              <w:spacing w:line="276" w:lineRule="auto"/>
              <w:contextualSpacing/>
              <w:jc w:val="center"/>
              <w:rPr>
                <w:rFonts w:ascii="Times New Roman" w:hAnsi="Times New Roman" w:cs="Times New Roman"/>
                <w:sz w:val="20"/>
                <w:szCs w:val="20"/>
              </w:rPr>
            </w:pPr>
            <w:r w:rsidRPr="0071517E">
              <w:rPr>
                <w:rFonts w:ascii="Times New Roman" w:hAnsi="Times New Roman" w:cs="Times New Roman" w:hint="eastAsia"/>
                <w:sz w:val="20"/>
                <w:szCs w:val="20"/>
              </w:rPr>
              <w:t>3</w:t>
            </w:r>
          </w:p>
        </w:tc>
        <w:tc>
          <w:tcPr>
            <w:tcW w:w="1180" w:type="dxa"/>
            <w:noWrap/>
            <w:hideMark/>
          </w:tcPr>
          <w:p w14:paraId="6F976008" w14:textId="77777777" w:rsidR="0071517E" w:rsidRPr="0071517E" w:rsidRDefault="0071517E" w:rsidP="0071517E">
            <w:pPr>
              <w:spacing w:line="276" w:lineRule="auto"/>
              <w:contextualSpacing/>
              <w:jc w:val="center"/>
              <w:rPr>
                <w:rFonts w:ascii="Times New Roman" w:hAnsi="Times New Roman" w:cs="Times New Roman"/>
                <w:sz w:val="20"/>
                <w:szCs w:val="20"/>
              </w:rPr>
            </w:pPr>
            <w:r w:rsidRPr="0071517E">
              <w:rPr>
                <w:rFonts w:ascii="Times New Roman" w:hAnsi="Times New Roman" w:cs="Times New Roman" w:hint="eastAsia"/>
                <w:sz w:val="20"/>
                <w:szCs w:val="20"/>
              </w:rPr>
              <w:t>2</w:t>
            </w:r>
          </w:p>
        </w:tc>
        <w:tc>
          <w:tcPr>
            <w:tcW w:w="960" w:type="dxa"/>
            <w:noWrap/>
            <w:hideMark/>
          </w:tcPr>
          <w:p w14:paraId="1D4C162F" w14:textId="77777777" w:rsidR="0071517E" w:rsidRPr="0071517E" w:rsidRDefault="0071517E" w:rsidP="0071517E">
            <w:pPr>
              <w:spacing w:line="276" w:lineRule="auto"/>
              <w:contextualSpacing/>
              <w:jc w:val="center"/>
              <w:rPr>
                <w:rFonts w:ascii="Times New Roman" w:hAnsi="Times New Roman" w:cs="Times New Roman"/>
                <w:sz w:val="20"/>
                <w:szCs w:val="20"/>
              </w:rPr>
            </w:pPr>
            <w:r w:rsidRPr="0071517E">
              <w:rPr>
                <w:rFonts w:ascii="Times New Roman" w:hAnsi="Times New Roman" w:cs="Times New Roman" w:hint="eastAsia"/>
                <w:sz w:val="20"/>
                <w:szCs w:val="20"/>
              </w:rPr>
              <w:t>0</w:t>
            </w:r>
          </w:p>
        </w:tc>
        <w:tc>
          <w:tcPr>
            <w:tcW w:w="1640" w:type="dxa"/>
            <w:noWrap/>
            <w:hideMark/>
          </w:tcPr>
          <w:p w14:paraId="0AFBC58B" w14:textId="77777777" w:rsidR="0071517E" w:rsidRPr="0071517E" w:rsidRDefault="0071517E" w:rsidP="0071517E">
            <w:pPr>
              <w:spacing w:line="276" w:lineRule="auto"/>
              <w:contextualSpacing/>
              <w:jc w:val="center"/>
              <w:rPr>
                <w:rFonts w:ascii="Times New Roman" w:hAnsi="Times New Roman" w:cs="Times New Roman"/>
                <w:sz w:val="20"/>
                <w:szCs w:val="20"/>
              </w:rPr>
            </w:pPr>
            <w:r w:rsidRPr="0071517E">
              <w:rPr>
                <w:rFonts w:ascii="Times New Roman" w:hAnsi="Times New Roman" w:cs="Times New Roman" w:hint="eastAsia"/>
                <w:sz w:val="20"/>
                <w:szCs w:val="20"/>
              </w:rPr>
              <w:t>AM</w:t>
            </w:r>
          </w:p>
        </w:tc>
      </w:tr>
    </w:tbl>
    <w:p w14:paraId="07643419" w14:textId="77777777" w:rsidR="00AB142A" w:rsidRDefault="00AB142A">
      <w:pPr>
        <w:spacing w:line="276" w:lineRule="auto"/>
        <w:contextualSpacing/>
        <w:rPr>
          <w:rFonts w:ascii="Times New Roman" w:hAnsi="Times New Roman" w:cs="Times New Roman"/>
          <w:sz w:val="20"/>
          <w:szCs w:val="20"/>
        </w:rPr>
      </w:pPr>
    </w:p>
    <w:p w14:paraId="6253A34A" w14:textId="356BE606" w:rsidR="0071517E" w:rsidRDefault="00AB142A">
      <w:pPr>
        <w:spacing w:line="276" w:lineRule="auto"/>
        <w:contextualSpacing/>
        <w:rPr>
          <w:rFonts w:ascii="Times New Roman" w:hAnsi="Times New Roman" w:cs="Times New Roman"/>
          <w:sz w:val="20"/>
          <w:szCs w:val="20"/>
        </w:rPr>
      </w:pPr>
      <w:r>
        <w:rPr>
          <w:rFonts w:ascii="Times New Roman" w:hAnsi="Times New Roman" w:cs="Times New Roman"/>
          <w:sz w:val="20"/>
          <w:szCs w:val="20"/>
        </w:rPr>
        <w:t>S</w:t>
      </w:r>
      <w:r>
        <w:rPr>
          <w:rFonts w:ascii="Times New Roman" w:hAnsi="Times New Roman" w:cs="Times New Roman" w:hint="eastAsia"/>
          <w:sz w:val="20"/>
          <w:szCs w:val="20"/>
        </w:rPr>
        <w:t>ee assignment</w:t>
      </w:r>
      <w:r>
        <w:rPr>
          <w:rFonts w:ascii="Times New Roman" w:hAnsi="Times New Roman" w:cs="Times New Roman"/>
          <w:sz w:val="20"/>
          <w:szCs w:val="20"/>
        </w:rPr>
        <w:t xml:space="preserve"> </w:t>
      </w:r>
      <w:r>
        <w:rPr>
          <w:rFonts w:ascii="Times New Roman" w:hAnsi="Times New Roman" w:cs="Times New Roman" w:hint="eastAsia"/>
          <w:sz w:val="20"/>
          <w:szCs w:val="20"/>
        </w:rPr>
        <w:t>in</w:t>
      </w:r>
      <w:r>
        <w:rPr>
          <w:rFonts w:ascii="Times New Roman" w:hAnsi="Times New Roman" w:cs="Times New Roman"/>
          <w:sz w:val="20"/>
          <w:szCs w:val="20"/>
        </w:rPr>
        <w:t xml:space="preserve"> </w:t>
      </w:r>
      <w:r>
        <w:rPr>
          <w:rFonts w:ascii="Times New Roman" w:hAnsi="Times New Roman" w:cs="Times New Roman" w:hint="eastAsia"/>
          <w:sz w:val="20"/>
          <w:szCs w:val="20"/>
        </w:rPr>
        <w:t>the NEXTA,</w:t>
      </w:r>
      <w:r>
        <w:rPr>
          <w:rFonts w:ascii="Times New Roman" w:hAnsi="Times New Roman" w:cs="Times New Roman"/>
          <w:sz w:val="20"/>
          <w:szCs w:val="20"/>
        </w:rPr>
        <w:t xml:space="preserve"> the results are as follows:</w:t>
      </w:r>
    </w:p>
    <w:p w14:paraId="3F150359" w14:textId="2A2F543D" w:rsidR="004A5BD0" w:rsidRDefault="00A42DBF" w:rsidP="00CB12BD">
      <w:pPr>
        <w:spacing w:line="276" w:lineRule="auto"/>
        <w:contextualSpacing/>
        <w:rPr>
          <w:rFonts w:ascii="Times New Roman" w:hAnsi="Times New Roman" w:cs="Times New Roman"/>
          <w:sz w:val="20"/>
          <w:szCs w:val="20"/>
        </w:rPr>
      </w:pPr>
      <w:r w:rsidRPr="00A42DBF">
        <w:rPr>
          <w:rFonts w:ascii="Times New Roman" w:hAnsi="Times New Roman" w:cs="Times New Roman"/>
          <w:noProof/>
          <w:sz w:val="20"/>
          <w:szCs w:val="20"/>
        </w:rPr>
        <w:lastRenderedPageBreak/>
        <w:drawing>
          <wp:inline distT="0" distB="0" distL="0" distR="0" wp14:anchorId="30628635" wp14:editId="739F7F07">
            <wp:extent cx="5274310" cy="2933065"/>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933065"/>
                    </a:xfrm>
                    <a:prstGeom prst="rect">
                      <a:avLst/>
                    </a:prstGeom>
                    <a:noFill/>
                    <a:ln>
                      <a:noFill/>
                    </a:ln>
                  </pic:spPr>
                </pic:pic>
              </a:graphicData>
            </a:graphic>
          </wp:inline>
        </w:drawing>
      </w:r>
    </w:p>
    <w:p w14:paraId="74BF61A1" w14:textId="476E2F5D" w:rsidR="00AB142A" w:rsidRPr="00EC0715" w:rsidRDefault="00AB142A" w:rsidP="00CB12BD">
      <w:pPr>
        <w:spacing w:line="276" w:lineRule="auto"/>
        <w:contextualSpacing/>
        <w:rPr>
          <w:rFonts w:ascii="Times New Roman" w:hAnsi="Times New Roman" w:cs="Times New Roman"/>
          <w:sz w:val="20"/>
          <w:szCs w:val="20"/>
        </w:rPr>
      </w:pPr>
      <w:r>
        <w:rPr>
          <w:rFonts w:ascii="Times New Roman" w:hAnsi="Times New Roman" w:cs="Times New Roman"/>
          <w:sz w:val="20"/>
          <w:szCs w:val="20"/>
        </w:rPr>
        <w:t>We can see all agents choose the path 2, since path 1 (1</w:t>
      </w:r>
      <w:r>
        <w:rPr>
          <w:rFonts w:ascii="Times New Roman" w:hAnsi="Times New Roman" w:cs="Times New Roman" w:hint="eastAsia"/>
          <w:sz w:val="20"/>
          <w:szCs w:val="20"/>
        </w:rPr>
        <w:t>→</w:t>
      </w:r>
      <w:r>
        <w:rPr>
          <w:rFonts w:ascii="Times New Roman" w:hAnsi="Times New Roman" w:cs="Times New Roman"/>
          <w:sz w:val="20"/>
          <w:szCs w:val="20"/>
        </w:rPr>
        <w:t>3</w:t>
      </w:r>
      <w:r>
        <w:rPr>
          <w:rFonts w:ascii="Times New Roman" w:hAnsi="Times New Roman" w:cs="Times New Roman" w:hint="eastAsia"/>
          <w:sz w:val="20"/>
          <w:szCs w:val="20"/>
        </w:rPr>
        <w:t>→</w:t>
      </w:r>
      <w:r>
        <w:rPr>
          <w:rFonts w:ascii="Times New Roman" w:hAnsi="Times New Roman" w:cs="Times New Roman" w:hint="eastAsia"/>
          <w:sz w:val="20"/>
          <w:szCs w:val="20"/>
        </w:rPr>
        <w:t>2</w:t>
      </w:r>
      <w:r>
        <w:rPr>
          <w:rFonts w:ascii="Times New Roman" w:hAnsi="Times New Roman" w:cs="Times New Roman"/>
          <w:sz w:val="20"/>
          <w:szCs w:val="20"/>
        </w:rPr>
        <w:t>) are not normal.</w:t>
      </w:r>
    </w:p>
    <w:p w14:paraId="35423FB6" w14:textId="0D30A94E" w:rsidR="004D2C35" w:rsidRDefault="008F2B5A">
      <w:pPr>
        <w:pStyle w:val="Heading2"/>
        <w:rPr>
          <w:rFonts w:ascii="Times New Roman" w:eastAsia="SimSun" w:hAnsi="Times New Roman" w:cs="Times New Roman"/>
          <w:iCs/>
          <w:kern w:val="0"/>
          <w:sz w:val="20"/>
          <w:szCs w:val="20"/>
        </w:rPr>
      </w:pPr>
      <w:bookmarkStart w:id="154" w:name="_Toc110979264"/>
      <w:r>
        <w:rPr>
          <w:rFonts w:ascii="Times New Roman" w:eastAsia="SimSun" w:hAnsi="Times New Roman" w:cs="Times New Roman"/>
          <w:iCs/>
          <w:kern w:val="0"/>
          <w:sz w:val="20"/>
          <w:szCs w:val="20"/>
        </w:rPr>
        <w:t>4.</w:t>
      </w:r>
      <w:r w:rsidR="00A30BB3">
        <w:rPr>
          <w:rFonts w:ascii="Times New Roman" w:eastAsia="SimSun" w:hAnsi="Times New Roman" w:cs="Times New Roman"/>
          <w:iCs/>
          <w:kern w:val="0"/>
          <w:sz w:val="20"/>
          <w:szCs w:val="20"/>
        </w:rPr>
        <w:t>5</w:t>
      </w:r>
      <w:r>
        <w:rPr>
          <w:rFonts w:ascii="Times New Roman" w:eastAsia="SimSun" w:hAnsi="Times New Roman" w:cs="Times New Roman"/>
          <w:iCs/>
          <w:kern w:val="0"/>
          <w:sz w:val="20"/>
          <w:szCs w:val="20"/>
        </w:rPr>
        <w:t xml:space="preserve"> Output file</w:t>
      </w:r>
      <w:bookmarkEnd w:id="154"/>
    </w:p>
    <w:p w14:paraId="4992F492" w14:textId="72E70BE2" w:rsidR="004D2C35" w:rsidRDefault="008F2B5A">
      <w:pPr>
        <w:spacing w:line="276" w:lineRule="auto"/>
        <w:contextualSpacing/>
        <w:rPr>
          <w:rFonts w:ascii="Times New Roman" w:eastAsia="SimSun" w:hAnsi="Times New Roman" w:cs="Times New Roman"/>
          <w:b/>
          <w:bCs/>
          <w:kern w:val="0"/>
          <w:sz w:val="20"/>
          <w:szCs w:val="20"/>
        </w:rPr>
      </w:pPr>
      <w:r>
        <w:rPr>
          <w:rFonts w:ascii="Times New Roman" w:eastAsia="SimSun" w:hAnsi="Times New Roman" w:cs="Times New Roman"/>
          <w:b/>
          <w:bCs/>
          <w:kern w:val="0"/>
          <w:sz w:val="20"/>
          <w:szCs w:val="20"/>
        </w:rPr>
        <w:t xml:space="preserve">File </w:t>
      </w:r>
      <w:r w:rsidR="00A30BB3">
        <w:rPr>
          <w:rFonts w:ascii="Times New Roman" w:eastAsia="SimSun" w:hAnsi="Times New Roman" w:cs="Times New Roman"/>
          <w:b/>
          <w:bCs/>
          <w:kern w:val="0"/>
          <w:sz w:val="20"/>
          <w:szCs w:val="20"/>
        </w:rPr>
        <w:t>5</w:t>
      </w:r>
      <w:r>
        <w:rPr>
          <w:rFonts w:ascii="Times New Roman" w:eastAsia="SimSun" w:hAnsi="Times New Roman" w:cs="Times New Roman"/>
          <w:b/>
          <w:bCs/>
          <w:kern w:val="0"/>
          <w:sz w:val="20"/>
          <w:szCs w:val="20"/>
        </w:rPr>
        <w:t>a: link_performance.csv</w:t>
      </w:r>
    </w:p>
    <w:tbl>
      <w:tblPr>
        <w:tblW w:w="835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975"/>
        <w:gridCol w:w="4697"/>
        <w:gridCol w:w="1682"/>
      </w:tblGrid>
      <w:tr w:rsidR="004D2C35" w14:paraId="3008C4DF" w14:textId="77777777">
        <w:trPr>
          <w:jc w:val="center"/>
        </w:trPr>
        <w:tc>
          <w:tcPr>
            <w:tcW w:w="1975" w:type="dxa"/>
            <w:tcMar>
              <w:top w:w="100" w:type="dxa"/>
              <w:left w:w="100" w:type="dxa"/>
              <w:bottom w:w="100" w:type="dxa"/>
              <w:right w:w="100" w:type="dxa"/>
            </w:tcMar>
            <w:vAlign w:val="center"/>
          </w:tcPr>
          <w:p w14:paraId="25BD5B82" w14:textId="77777777" w:rsidR="004D2C35" w:rsidRDefault="008F2B5A">
            <w:pPr>
              <w:spacing w:after="100" w:afterAutospacing="1" w:line="259" w:lineRule="auto"/>
              <w:jc w:val="left"/>
              <w:rPr>
                <w:rFonts w:ascii="Times New Roman" w:eastAsia="SimSun" w:hAnsi="Times New Roman" w:cs="Times New Roman"/>
                <w:b/>
                <w:sz w:val="20"/>
                <w:szCs w:val="20"/>
              </w:rPr>
            </w:pPr>
            <w:r>
              <w:rPr>
                <w:rFonts w:ascii="Times New Roman" w:eastAsia="SimSun" w:hAnsi="Times New Roman" w:cs="Times New Roman"/>
                <w:b/>
                <w:sz w:val="20"/>
                <w:szCs w:val="20"/>
              </w:rPr>
              <w:t>Field Name</w:t>
            </w:r>
          </w:p>
        </w:tc>
        <w:tc>
          <w:tcPr>
            <w:tcW w:w="4697" w:type="dxa"/>
            <w:tcMar>
              <w:top w:w="100" w:type="dxa"/>
              <w:left w:w="100" w:type="dxa"/>
              <w:bottom w:w="100" w:type="dxa"/>
              <w:right w:w="100" w:type="dxa"/>
            </w:tcMar>
            <w:vAlign w:val="center"/>
          </w:tcPr>
          <w:p w14:paraId="6C6C553A" w14:textId="77777777" w:rsidR="004D2C35" w:rsidRDefault="008F2B5A">
            <w:pPr>
              <w:spacing w:after="100" w:afterAutospacing="1" w:line="259" w:lineRule="auto"/>
              <w:jc w:val="left"/>
              <w:rPr>
                <w:rFonts w:ascii="Times New Roman" w:eastAsia="SimSun" w:hAnsi="Times New Roman" w:cs="Times New Roman"/>
                <w:b/>
                <w:sz w:val="20"/>
                <w:szCs w:val="20"/>
              </w:rPr>
            </w:pPr>
            <w:r>
              <w:rPr>
                <w:rFonts w:ascii="Times New Roman" w:eastAsia="SimSun" w:hAnsi="Times New Roman" w:cs="Times New Roman"/>
                <w:b/>
                <w:sz w:val="20"/>
                <w:szCs w:val="20"/>
              </w:rPr>
              <w:t>Description</w:t>
            </w:r>
          </w:p>
        </w:tc>
        <w:tc>
          <w:tcPr>
            <w:tcW w:w="1682" w:type="dxa"/>
            <w:tcMar>
              <w:top w:w="100" w:type="dxa"/>
              <w:left w:w="100" w:type="dxa"/>
              <w:bottom w:w="100" w:type="dxa"/>
              <w:right w:w="100" w:type="dxa"/>
            </w:tcMar>
            <w:vAlign w:val="center"/>
          </w:tcPr>
          <w:p w14:paraId="130E8B75" w14:textId="77777777" w:rsidR="004D2C35" w:rsidRDefault="008F2B5A">
            <w:pPr>
              <w:spacing w:after="100" w:afterAutospacing="1" w:line="259" w:lineRule="auto"/>
              <w:jc w:val="left"/>
              <w:rPr>
                <w:rFonts w:ascii="Times New Roman" w:eastAsia="SimSun" w:hAnsi="Times New Roman" w:cs="Times New Roman"/>
                <w:b/>
                <w:sz w:val="20"/>
                <w:szCs w:val="20"/>
              </w:rPr>
            </w:pPr>
            <w:r>
              <w:rPr>
                <w:rFonts w:ascii="Times New Roman" w:eastAsia="SimSun" w:hAnsi="Times New Roman" w:cs="Times New Roman"/>
                <w:b/>
                <w:sz w:val="20"/>
                <w:szCs w:val="20"/>
              </w:rPr>
              <w:t>Sample Values</w:t>
            </w:r>
          </w:p>
        </w:tc>
      </w:tr>
      <w:tr w:rsidR="004D2C35" w14:paraId="2A7EFF53" w14:textId="77777777">
        <w:trPr>
          <w:jc w:val="center"/>
        </w:trPr>
        <w:tc>
          <w:tcPr>
            <w:tcW w:w="1975" w:type="dxa"/>
            <w:tcMar>
              <w:top w:w="100" w:type="dxa"/>
              <w:left w:w="100" w:type="dxa"/>
              <w:bottom w:w="100" w:type="dxa"/>
              <w:right w:w="100" w:type="dxa"/>
            </w:tcMar>
          </w:tcPr>
          <w:p w14:paraId="5B756FC8"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link_id</w:t>
            </w:r>
          </w:p>
        </w:tc>
        <w:tc>
          <w:tcPr>
            <w:tcW w:w="4697" w:type="dxa"/>
            <w:tcMar>
              <w:top w:w="100" w:type="dxa"/>
              <w:left w:w="100" w:type="dxa"/>
              <w:bottom w:w="100" w:type="dxa"/>
              <w:right w:w="100" w:type="dxa"/>
            </w:tcMar>
          </w:tcPr>
          <w:p w14:paraId="434E4484"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Link identification number of the road</w:t>
            </w:r>
          </w:p>
        </w:tc>
        <w:tc>
          <w:tcPr>
            <w:tcW w:w="1682" w:type="dxa"/>
            <w:tcMar>
              <w:top w:w="100" w:type="dxa"/>
              <w:left w:w="100" w:type="dxa"/>
              <w:bottom w:w="100" w:type="dxa"/>
              <w:right w:w="100" w:type="dxa"/>
            </w:tcMar>
          </w:tcPr>
          <w:p w14:paraId="2CA75545"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1</w:t>
            </w:r>
          </w:p>
        </w:tc>
      </w:tr>
      <w:tr w:rsidR="004D2C35" w14:paraId="7775A197" w14:textId="77777777">
        <w:trPr>
          <w:jc w:val="center"/>
        </w:trPr>
        <w:tc>
          <w:tcPr>
            <w:tcW w:w="1975" w:type="dxa"/>
            <w:tcMar>
              <w:top w:w="100" w:type="dxa"/>
              <w:left w:w="100" w:type="dxa"/>
              <w:bottom w:w="100" w:type="dxa"/>
              <w:right w:w="100" w:type="dxa"/>
            </w:tcMar>
            <w:vAlign w:val="center"/>
          </w:tcPr>
          <w:p w14:paraId="6515E306"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from_node_id</w:t>
            </w:r>
          </w:p>
        </w:tc>
        <w:tc>
          <w:tcPr>
            <w:tcW w:w="4697" w:type="dxa"/>
            <w:tcMar>
              <w:top w:w="100" w:type="dxa"/>
              <w:left w:w="100" w:type="dxa"/>
              <w:bottom w:w="100" w:type="dxa"/>
              <w:right w:w="100" w:type="dxa"/>
            </w:tcMar>
            <w:vAlign w:val="center"/>
          </w:tcPr>
          <w:p w14:paraId="13B34F26"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Upstream node number of the link, must already defined in input_node.csv</w:t>
            </w:r>
          </w:p>
        </w:tc>
        <w:tc>
          <w:tcPr>
            <w:tcW w:w="1682" w:type="dxa"/>
            <w:tcMar>
              <w:top w:w="100" w:type="dxa"/>
              <w:left w:w="100" w:type="dxa"/>
              <w:bottom w:w="100" w:type="dxa"/>
              <w:right w:w="100" w:type="dxa"/>
            </w:tcMar>
            <w:vAlign w:val="center"/>
          </w:tcPr>
          <w:p w14:paraId="60F022D8"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1</w:t>
            </w:r>
          </w:p>
        </w:tc>
      </w:tr>
      <w:tr w:rsidR="004D2C35" w14:paraId="7349DD1F" w14:textId="77777777">
        <w:trPr>
          <w:jc w:val="center"/>
        </w:trPr>
        <w:tc>
          <w:tcPr>
            <w:tcW w:w="1975" w:type="dxa"/>
            <w:tcMar>
              <w:top w:w="100" w:type="dxa"/>
              <w:left w:w="100" w:type="dxa"/>
              <w:bottom w:w="100" w:type="dxa"/>
              <w:right w:w="100" w:type="dxa"/>
            </w:tcMar>
            <w:vAlign w:val="center"/>
          </w:tcPr>
          <w:p w14:paraId="76C517FC"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to_node_id</w:t>
            </w:r>
          </w:p>
        </w:tc>
        <w:tc>
          <w:tcPr>
            <w:tcW w:w="4697" w:type="dxa"/>
            <w:tcMar>
              <w:top w:w="100" w:type="dxa"/>
              <w:left w:w="100" w:type="dxa"/>
              <w:bottom w:w="100" w:type="dxa"/>
              <w:right w:w="100" w:type="dxa"/>
            </w:tcMar>
            <w:vAlign w:val="center"/>
          </w:tcPr>
          <w:p w14:paraId="023621C0"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Downstream node number of the link, must already defined in input_node.csv</w:t>
            </w:r>
          </w:p>
        </w:tc>
        <w:tc>
          <w:tcPr>
            <w:tcW w:w="1682" w:type="dxa"/>
            <w:tcMar>
              <w:top w:w="100" w:type="dxa"/>
              <w:left w:w="100" w:type="dxa"/>
              <w:bottom w:w="100" w:type="dxa"/>
              <w:right w:w="100" w:type="dxa"/>
            </w:tcMar>
            <w:vAlign w:val="center"/>
          </w:tcPr>
          <w:p w14:paraId="71B97852"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3</w:t>
            </w:r>
          </w:p>
        </w:tc>
      </w:tr>
      <w:tr w:rsidR="004D2C35" w14:paraId="3F961A5E" w14:textId="77777777">
        <w:trPr>
          <w:jc w:val="center"/>
        </w:trPr>
        <w:tc>
          <w:tcPr>
            <w:tcW w:w="1975" w:type="dxa"/>
            <w:tcMar>
              <w:top w:w="100" w:type="dxa"/>
              <w:left w:w="100" w:type="dxa"/>
              <w:bottom w:w="100" w:type="dxa"/>
              <w:right w:w="100" w:type="dxa"/>
            </w:tcMar>
          </w:tcPr>
          <w:p w14:paraId="73B4DE6D"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time_period</w:t>
            </w:r>
          </w:p>
        </w:tc>
        <w:tc>
          <w:tcPr>
            <w:tcW w:w="4697" w:type="dxa"/>
            <w:tcMar>
              <w:top w:w="100" w:type="dxa"/>
              <w:left w:w="100" w:type="dxa"/>
              <w:bottom w:w="100" w:type="dxa"/>
              <w:right w:w="100" w:type="dxa"/>
            </w:tcMar>
          </w:tcPr>
          <w:p w14:paraId="7CC5F8A6"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The simulation period of the agent HHMM format</w:t>
            </w:r>
          </w:p>
        </w:tc>
        <w:tc>
          <w:tcPr>
            <w:tcW w:w="1682" w:type="dxa"/>
            <w:tcMar>
              <w:top w:w="100" w:type="dxa"/>
              <w:left w:w="100" w:type="dxa"/>
              <w:bottom w:w="100" w:type="dxa"/>
              <w:right w:w="100" w:type="dxa"/>
            </w:tcMar>
          </w:tcPr>
          <w:p w14:paraId="51E0FEA6"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0700_0800</w:t>
            </w:r>
          </w:p>
        </w:tc>
      </w:tr>
      <w:tr w:rsidR="004D2C35" w14:paraId="02E2A2EE" w14:textId="77777777">
        <w:trPr>
          <w:jc w:val="center"/>
        </w:trPr>
        <w:tc>
          <w:tcPr>
            <w:tcW w:w="1975" w:type="dxa"/>
            <w:tcMar>
              <w:top w:w="100" w:type="dxa"/>
              <w:left w:w="100" w:type="dxa"/>
              <w:bottom w:w="100" w:type="dxa"/>
              <w:right w:w="100" w:type="dxa"/>
            </w:tcMar>
          </w:tcPr>
          <w:p w14:paraId="7C7E6FD9"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volume</w:t>
            </w:r>
          </w:p>
        </w:tc>
        <w:tc>
          <w:tcPr>
            <w:tcW w:w="4697" w:type="dxa"/>
            <w:tcMar>
              <w:top w:w="100" w:type="dxa"/>
              <w:left w:w="100" w:type="dxa"/>
              <w:bottom w:w="100" w:type="dxa"/>
              <w:right w:w="100" w:type="dxa"/>
            </w:tcMar>
          </w:tcPr>
          <w:p w14:paraId="1995C0A9" w14:textId="17B49C0F" w:rsidR="00417FA8"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Link based flow volume for the defined period</w:t>
            </w:r>
            <w:r w:rsidR="00417FA8">
              <w:rPr>
                <w:rFonts w:ascii="Times New Roman" w:eastAsia="SimSun" w:hAnsi="Times New Roman" w:cs="Times New Roman" w:hint="eastAsia"/>
                <w:sz w:val="20"/>
                <w:szCs w:val="20"/>
              </w:rPr>
              <w:t xml:space="preserve"> </w:t>
            </w:r>
            <w:r w:rsidR="00417FA8">
              <w:rPr>
                <w:rFonts w:ascii="Times New Roman" w:eastAsia="SimSun" w:hAnsi="Times New Roman" w:cs="Times New Roman"/>
                <w:sz w:val="20"/>
                <w:szCs w:val="20"/>
              </w:rPr>
              <w:t>(volume per hour * hour in the defined period)</w:t>
            </w:r>
          </w:p>
        </w:tc>
        <w:tc>
          <w:tcPr>
            <w:tcW w:w="1682" w:type="dxa"/>
            <w:tcMar>
              <w:top w:w="100" w:type="dxa"/>
              <w:left w:w="100" w:type="dxa"/>
              <w:bottom w:w="100" w:type="dxa"/>
              <w:right w:w="100" w:type="dxa"/>
            </w:tcMar>
          </w:tcPr>
          <w:p w14:paraId="210CCB5E"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5600</w:t>
            </w:r>
          </w:p>
        </w:tc>
      </w:tr>
      <w:tr w:rsidR="004D2C35" w14:paraId="1E37FC24" w14:textId="77777777">
        <w:trPr>
          <w:jc w:val="center"/>
        </w:trPr>
        <w:tc>
          <w:tcPr>
            <w:tcW w:w="1975" w:type="dxa"/>
            <w:tcMar>
              <w:top w:w="100" w:type="dxa"/>
              <w:left w:w="100" w:type="dxa"/>
              <w:bottom w:w="100" w:type="dxa"/>
              <w:right w:w="100" w:type="dxa"/>
            </w:tcMar>
          </w:tcPr>
          <w:p w14:paraId="4B912667"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travel_time</w:t>
            </w:r>
          </w:p>
        </w:tc>
        <w:tc>
          <w:tcPr>
            <w:tcW w:w="4697" w:type="dxa"/>
            <w:tcMar>
              <w:top w:w="100" w:type="dxa"/>
              <w:left w:w="100" w:type="dxa"/>
              <w:bottom w:w="100" w:type="dxa"/>
              <w:right w:w="100" w:type="dxa"/>
            </w:tcMar>
          </w:tcPr>
          <w:p w14:paraId="1A7B2220"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Link travel_time in minute</w:t>
            </w:r>
          </w:p>
        </w:tc>
        <w:tc>
          <w:tcPr>
            <w:tcW w:w="1682" w:type="dxa"/>
            <w:tcMar>
              <w:top w:w="100" w:type="dxa"/>
              <w:left w:w="100" w:type="dxa"/>
              <w:bottom w:w="100" w:type="dxa"/>
              <w:right w:w="100" w:type="dxa"/>
            </w:tcMar>
          </w:tcPr>
          <w:p w14:paraId="00D8F4E7"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15</w:t>
            </w:r>
          </w:p>
        </w:tc>
      </w:tr>
      <w:tr w:rsidR="004D2C35" w14:paraId="1AA4EE85" w14:textId="77777777">
        <w:trPr>
          <w:jc w:val="center"/>
        </w:trPr>
        <w:tc>
          <w:tcPr>
            <w:tcW w:w="1975" w:type="dxa"/>
            <w:tcMar>
              <w:top w:w="100" w:type="dxa"/>
              <w:left w:w="100" w:type="dxa"/>
              <w:bottom w:w="100" w:type="dxa"/>
              <w:right w:w="100" w:type="dxa"/>
            </w:tcMar>
          </w:tcPr>
          <w:p w14:paraId="64D0A9B9"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speed</w:t>
            </w:r>
          </w:p>
        </w:tc>
        <w:tc>
          <w:tcPr>
            <w:tcW w:w="4697" w:type="dxa"/>
            <w:tcMar>
              <w:top w:w="100" w:type="dxa"/>
              <w:left w:w="100" w:type="dxa"/>
              <w:bottom w:w="100" w:type="dxa"/>
              <w:right w:w="100" w:type="dxa"/>
            </w:tcMar>
          </w:tcPr>
          <w:p w14:paraId="340C0FD6"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Average travel speed on the link</w:t>
            </w:r>
          </w:p>
        </w:tc>
        <w:tc>
          <w:tcPr>
            <w:tcW w:w="1682" w:type="dxa"/>
            <w:tcMar>
              <w:top w:w="100" w:type="dxa"/>
              <w:left w:w="100" w:type="dxa"/>
              <w:bottom w:w="100" w:type="dxa"/>
              <w:right w:w="100" w:type="dxa"/>
            </w:tcMar>
          </w:tcPr>
          <w:p w14:paraId="4DC85D02"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38</w:t>
            </w:r>
          </w:p>
        </w:tc>
      </w:tr>
      <w:tr w:rsidR="004D2C35" w14:paraId="333373E9" w14:textId="77777777">
        <w:trPr>
          <w:jc w:val="center"/>
        </w:trPr>
        <w:tc>
          <w:tcPr>
            <w:tcW w:w="1975" w:type="dxa"/>
            <w:tcMar>
              <w:top w:w="100" w:type="dxa"/>
              <w:left w:w="100" w:type="dxa"/>
              <w:bottom w:w="100" w:type="dxa"/>
              <w:right w:w="100" w:type="dxa"/>
            </w:tcMar>
          </w:tcPr>
          <w:p w14:paraId="445F2129"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VOC</w:t>
            </w:r>
          </w:p>
        </w:tc>
        <w:tc>
          <w:tcPr>
            <w:tcW w:w="4697" w:type="dxa"/>
            <w:tcMar>
              <w:top w:w="100" w:type="dxa"/>
              <w:left w:w="100" w:type="dxa"/>
              <w:bottom w:w="100" w:type="dxa"/>
              <w:right w:w="100" w:type="dxa"/>
            </w:tcMar>
          </w:tcPr>
          <w:p w14:paraId="1087E841"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Volume /capacity ratio</w:t>
            </w:r>
          </w:p>
        </w:tc>
        <w:tc>
          <w:tcPr>
            <w:tcW w:w="1682" w:type="dxa"/>
            <w:tcMar>
              <w:top w:w="100" w:type="dxa"/>
              <w:left w:w="100" w:type="dxa"/>
              <w:bottom w:w="100" w:type="dxa"/>
              <w:right w:w="100" w:type="dxa"/>
            </w:tcMar>
          </w:tcPr>
          <w:p w14:paraId="48E5CE98"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0.4</w:t>
            </w:r>
          </w:p>
        </w:tc>
      </w:tr>
      <w:tr w:rsidR="004D2C35" w14:paraId="5D3C3572" w14:textId="77777777">
        <w:trPr>
          <w:jc w:val="center"/>
        </w:trPr>
        <w:tc>
          <w:tcPr>
            <w:tcW w:w="1975" w:type="dxa"/>
            <w:tcMar>
              <w:top w:w="100" w:type="dxa"/>
              <w:left w:w="100" w:type="dxa"/>
              <w:bottom w:w="100" w:type="dxa"/>
              <w:right w:w="100" w:type="dxa"/>
            </w:tcMar>
          </w:tcPr>
          <w:p w14:paraId="57F2918D"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notes</w:t>
            </w:r>
          </w:p>
        </w:tc>
        <w:tc>
          <w:tcPr>
            <w:tcW w:w="4697" w:type="dxa"/>
            <w:tcMar>
              <w:top w:w="100" w:type="dxa"/>
              <w:left w:w="100" w:type="dxa"/>
              <w:bottom w:w="100" w:type="dxa"/>
              <w:right w:w="100" w:type="dxa"/>
            </w:tcMar>
          </w:tcPr>
          <w:p w14:paraId="0FC6BB3F"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Some explanatory text</w:t>
            </w:r>
          </w:p>
        </w:tc>
        <w:tc>
          <w:tcPr>
            <w:tcW w:w="1682" w:type="dxa"/>
            <w:tcMar>
              <w:top w:w="100" w:type="dxa"/>
              <w:left w:w="100" w:type="dxa"/>
              <w:bottom w:w="100" w:type="dxa"/>
              <w:right w:w="100" w:type="dxa"/>
            </w:tcMar>
          </w:tcPr>
          <w:p w14:paraId="560A1E60"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period-based</w:t>
            </w:r>
          </w:p>
        </w:tc>
      </w:tr>
      <w:tr w:rsidR="008F191F" w14:paraId="4629916D" w14:textId="77777777">
        <w:trPr>
          <w:jc w:val="center"/>
        </w:trPr>
        <w:tc>
          <w:tcPr>
            <w:tcW w:w="1975" w:type="dxa"/>
            <w:tcMar>
              <w:top w:w="100" w:type="dxa"/>
              <w:left w:w="100" w:type="dxa"/>
              <w:bottom w:w="100" w:type="dxa"/>
              <w:right w:w="100" w:type="dxa"/>
            </w:tcMar>
          </w:tcPr>
          <w:p w14:paraId="6270F176" w14:textId="4B5AA21E" w:rsidR="008F191F" w:rsidRDefault="008F191F">
            <w:pPr>
              <w:spacing w:after="100" w:afterAutospacing="1" w:line="259" w:lineRule="auto"/>
              <w:jc w:val="left"/>
              <w:rPr>
                <w:rFonts w:ascii="Times New Roman" w:eastAsia="SimSun" w:hAnsi="Times New Roman" w:cs="Times New Roman"/>
                <w:sz w:val="20"/>
                <w:szCs w:val="20"/>
              </w:rPr>
            </w:pPr>
            <w:r w:rsidRPr="008F191F">
              <w:rPr>
                <w:rFonts w:ascii="Times New Roman" w:eastAsia="SimSun" w:hAnsi="Times New Roman" w:cs="Times New Roman"/>
                <w:sz w:val="20"/>
                <w:szCs w:val="20"/>
              </w:rPr>
              <w:t>volume_before</w:t>
            </w:r>
          </w:p>
        </w:tc>
        <w:tc>
          <w:tcPr>
            <w:tcW w:w="4697" w:type="dxa"/>
            <w:tcMar>
              <w:top w:w="100" w:type="dxa"/>
              <w:left w:w="100" w:type="dxa"/>
              <w:bottom w:w="100" w:type="dxa"/>
              <w:right w:w="100" w:type="dxa"/>
            </w:tcMar>
          </w:tcPr>
          <w:p w14:paraId="21EC1569" w14:textId="44315C78" w:rsidR="008F191F" w:rsidRDefault="0084366D">
            <w:pPr>
              <w:spacing w:after="100" w:afterAutospacing="1" w:line="259" w:lineRule="auto"/>
              <w:jc w:val="left"/>
              <w:rPr>
                <w:rFonts w:ascii="Times New Roman" w:eastAsia="SimSun" w:hAnsi="Times New Roman" w:cs="Times New Roman"/>
                <w:sz w:val="20"/>
                <w:szCs w:val="20"/>
              </w:rPr>
            </w:pPr>
            <w:r w:rsidRPr="0084366D">
              <w:rPr>
                <w:rFonts w:ascii="Times New Roman" w:eastAsia="SimSun" w:hAnsi="Times New Roman" w:cs="Times New Roman"/>
                <w:sz w:val="20"/>
                <w:szCs w:val="20"/>
              </w:rPr>
              <w:t xml:space="preserve">The volume </w:t>
            </w:r>
            <w:r>
              <w:rPr>
                <w:rFonts w:ascii="Times New Roman" w:eastAsia="SimSun" w:hAnsi="Times New Roman" w:cs="Times New Roman"/>
                <w:sz w:val="20"/>
                <w:szCs w:val="20"/>
              </w:rPr>
              <w:t xml:space="preserve">of the link </w:t>
            </w:r>
            <w:r w:rsidRPr="0084366D">
              <w:rPr>
                <w:rFonts w:ascii="Times New Roman" w:eastAsia="SimSun" w:hAnsi="Times New Roman" w:cs="Times New Roman"/>
                <w:sz w:val="20"/>
                <w:szCs w:val="20"/>
              </w:rPr>
              <w:t xml:space="preserve">when the </w:t>
            </w:r>
            <w:r>
              <w:rPr>
                <w:rFonts w:ascii="Times New Roman" w:eastAsia="SimSun" w:hAnsi="Times New Roman" w:cs="Times New Roman"/>
                <w:sz w:val="20"/>
                <w:szCs w:val="20"/>
              </w:rPr>
              <w:t xml:space="preserve">scene in the </w:t>
            </w:r>
            <w:r w:rsidRPr="0084366D">
              <w:rPr>
                <w:rFonts w:ascii="Times New Roman" w:hAnsi="Times New Roman" w:cs="Times New Roman"/>
                <w:i/>
                <w:iCs/>
                <w:sz w:val="20"/>
                <w:szCs w:val="20"/>
              </w:rPr>
              <w:t>supply_side_scenario.csv</w:t>
            </w:r>
            <w:r w:rsidRPr="0084366D">
              <w:rPr>
                <w:rFonts w:ascii="Times New Roman" w:eastAsia="SimSun" w:hAnsi="Times New Roman" w:cs="Times New Roman"/>
                <w:sz w:val="20"/>
                <w:szCs w:val="20"/>
              </w:rPr>
              <w:t xml:space="preserve"> is not executed</w:t>
            </w:r>
          </w:p>
        </w:tc>
        <w:tc>
          <w:tcPr>
            <w:tcW w:w="1682" w:type="dxa"/>
            <w:tcMar>
              <w:top w:w="100" w:type="dxa"/>
              <w:left w:w="100" w:type="dxa"/>
              <w:bottom w:w="100" w:type="dxa"/>
              <w:right w:w="100" w:type="dxa"/>
            </w:tcMar>
          </w:tcPr>
          <w:p w14:paraId="78FE12F1" w14:textId="41DA59E4" w:rsidR="008F191F" w:rsidRDefault="00981D33">
            <w:pPr>
              <w:spacing w:after="100" w:afterAutospacing="1" w:line="259" w:lineRule="auto"/>
              <w:jc w:val="left"/>
              <w:rPr>
                <w:rFonts w:ascii="Times New Roman" w:eastAsia="SimSun" w:hAnsi="Times New Roman" w:cs="Times New Roman"/>
                <w:sz w:val="20"/>
                <w:szCs w:val="20"/>
              </w:rPr>
            </w:pPr>
            <w:r w:rsidRPr="00981D33">
              <w:rPr>
                <w:rFonts w:ascii="Times New Roman" w:eastAsia="SimSun" w:hAnsi="Times New Roman" w:cs="Times New Roman"/>
                <w:sz w:val="20"/>
                <w:szCs w:val="20"/>
              </w:rPr>
              <w:t>6791.691</w:t>
            </w:r>
          </w:p>
        </w:tc>
      </w:tr>
      <w:tr w:rsidR="008F191F" w14:paraId="5A74F44E" w14:textId="77777777">
        <w:trPr>
          <w:jc w:val="center"/>
        </w:trPr>
        <w:tc>
          <w:tcPr>
            <w:tcW w:w="1975" w:type="dxa"/>
            <w:tcMar>
              <w:top w:w="100" w:type="dxa"/>
              <w:left w:w="100" w:type="dxa"/>
              <w:bottom w:w="100" w:type="dxa"/>
              <w:right w:w="100" w:type="dxa"/>
            </w:tcMar>
          </w:tcPr>
          <w:p w14:paraId="67868681" w14:textId="1C9C3AAC" w:rsidR="008F191F" w:rsidRDefault="008F191F">
            <w:pPr>
              <w:spacing w:after="100" w:afterAutospacing="1" w:line="259" w:lineRule="auto"/>
              <w:jc w:val="left"/>
              <w:rPr>
                <w:rFonts w:ascii="Times New Roman" w:eastAsia="SimSun" w:hAnsi="Times New Roman" w:cs="Times New Roman"/>
                <w:sz w:val="20"/>
                <w:szCs w:val="20"/>
              </w:rPr>
            </w:pPr>
            <w:r w:rsidRPr="008F191F">
              <w:rPr>
                <w:rFonts w:ascii="Times New Roman" w:eastAsia="SimSun" w:hAnsi="Times New Roman" w:cs="Times New Roman"/>
                <w:sz w:val="20"/>
                <w:szCs w:val="20"/>
              </w:rPr>
              <w:lastRenderedPageBreak/>
              <w:t>volume_</w:t>
            </w:r>
            <w:r>
              <w:rPr>
                <w:rFonts w:ascii="Times New Roman" w:eastAsia="SimSun" w:hAnsi="Times New Roman" w:cs="Times New Roman"/>
                <w:sz w:val="20"/>
                <w:szCs w:val="20"/>
              </w:rPr>
              <w:t>after</w:t>
            </w:r>
          </w:p>
        </w:tc>
        <w:tc>
          <w:tcPr>
            <w:tcW w:w="4697" w:type="dxa"/>
            <w:tcMar>
              <w:top w:w="100" w:type="dxa"/>
              <w:left w:w="100" w:type="dxa"/>
              <w:bottom w:w="100" w:type="dxa"/>
              <w:right w:w="100" w:type="dxa"/>
            </w:tcMar>
          </w:tcPr>
          <w:p w14:paraId="2EE2F3EE" w14:textId="1C7C255C" w:rsidR="008F191F" w:rsidRDefault="0084366D">
            <w:pPr>
              <w:spacing w:after="100" w:afterAutospacing="1" w:line="259" w:lineRule="auto"/>
              <w:jc w:val="left"/>
              <w:rPr>
                <w:rFonts w:ascii="Times New Roman" w:eastAsia="SimSun" w:hAnsi="Times New Roman" w:cs="Times New Roman"/>
                <w:sz w:val="20"/>
                <w:szCs w:val="20"/>
              </w:rPr>
            </w:pPr>
            <w:r w:rsidRPr="0084366D">
              <w:rPr>
                <w:rFonts w:ascii="Times New Roman" w:eastAsia="SimSun" w:hAnsi="Times New Roman" w:cs="Times New Roman"/>
                <w:sz w:val="20"/>
                <w:szCs w:val="20"/>
              </w:rPr>
              <w:t xml:space="preserve">The volume </w:t>
            </w:r>
            <w:r>
              <w:rPr>
                <w:rFonts w:ascii="Times New Roman" w:eastAsia="SimSun" w:hAnsi="Times New Roman" w:cs="Times New Roman"/>
                <w:sz w:val="20"/>
                <w:szCs w:val="20"/>
              </w:rPr>
              <w:t>of the link after</w:t>
            </w:r>
            <w:r w:rsidRPr="0084366D">
              <w:rPr>
                <w:rFonts w:ascii="Times New Roman" w:eastAsia="SimSun" w:hAnsi="Times New Roman" w:cs="Times New Roman"/>
                <w:sz w:val="20"/>
                <w:szCs w:val="20"/>
              </w:rPr>
              <w:t xml:space="preserve"> the </w:t>
            </w:r>
            <w:r>
              <w:rPr>
                <w:rFonts w:ascii="Times New Roman" w:eastAsia="SimSun" w:hAnsi="Times New Roman" w:cs="Times New Roman"/>
                <w:sz w:val="20"/>
                <w:szCs w:val="20"/>
              </w:rPr>
              <w:t xml:space="preserve">scene in the </w:t>
            </w:r>
            <w:r w:rsidRPr="0084366D">
              <w:rPr>
                <w:rFonts w:ascii="Times New Roman" w:hAnsi="Times New Roman" w:cs="Times New Roman"/>
                <w:i/>
                <w:iCs/>
                <w:sz w:val="20"/>
                <w:szCs w:val="20"/>
              </w:rPr>
              <w:t>supply_side_scenario.csv</w:t>
            </w:r>
            <w:r w:rsidRPr="0084366D">
              <w:rPr>
                <w:rFonts w:ascii="Times New Roman" w:eastAsia="SimSun" w:hAnsi="Times New Roman" w:cs="Times New Roman"/>
                <w:sz w:val="20"/>
                <w:szCs w:val="20"/>
              </w:rPr>
              <w:t xml:space="preserve"> is executed</w:t>
            </w:r>
          </w:p>
        </w:tc>
        <w:tc>
          <w:tcPr>
            <w:tcW w:w="1682" w:type="dxa"/>
            <w:tcMar>
              <w:top w:w="100" w:type="dxa"/>
              <w:left w:w="100" w:type="dxa"/>
              <w:bottom w:w="100" w:type="dxa"/>
              <w:right w:w="100" w:type="dxa"/>
            </w:tcMar>
          </w:tcPr>
          <w:p w14:paraId="53B4CEF8" w14:textId="444191C8" w:rsidR="008F191F" w:rsidRDefault="00981D33">
            <w:pPr>
              <w:spacing w:after="100" w:afterAutospacing="1" w:line="259" w:lineRule="auto"/>
              <w:jc w:val="left"/>
              <w:rPr>
                <w:rFonts w:ascii="Times New Roman" w:eastAsia="SimSun" w:hAnsi="Times New Roman" w:cs="Times New Roman"/>
                <w:sz w:val="20"/>
                <w:szCs w:val="20"/>
              </w:rPr>
            </w:pPr>
            <w:r w:rsidRPr="00981D33">
              <w:rPr>
                <w:rFonts w:ascii="Times New Roman" w:eastAsia="SimSun" w:hAnsi="Times New Roman" w:cs="Times New Roman"/>
                <w:sz w:val="20"/>
                <w:szCs w:val="20"/>
              </w:rPr>
              <w:t>679</w:t>
            </w:r>
            <w:r>
              <w:rPr>
                <w:rFonts w:ascii="Times New Roman" w:eastAsia="SimSun" w:hAnsi="Times New Roman" w:cs="Times New Roman"/>
                <w:sz w:val="20"/>
                <w:szCs w:val="20"/>
              </w:rPr>
              <w:t>2</w:t>
            </w:r>
            <w:r w:rsidRPr="00981D33">
              <w:rPr>
                <w:rFonts w:ascii="Times New Roman" w:eastAsia="SimSun" w:hAnsi="Times New Roman" w:cs="Times New Roman"/>
                <w:sz w:val="20"/>
                <w:szCs w:val="20"/>
              </w:rPr>
              <w:t>.691</w:t>
            </w:r>
          </w:p>
        </w:tc>
      </w:tr>
      <w:tr w:rsidR="008F191F" w14:paraId="48D493F2" w14:textId="77777777">
        <w:trPr>
          <w:jc w:val="center"/>
        </w:trPr>
        <w:tc>
          <w:tcPr>
            <w:tcW w:w="1975" w:type="dxa"/>
            <w:tcMar>
              <w:top w:w="100" w:type="dxa"/>
              <w:left w:w="100" w:type="dxa"/>
              <w:bottom w:w="100" w:type="dxa"/>
              <w:right w:w="100" w:type="dxa"/>
            </w:tcMar>
          </w:tcPr>
          <w:p w14:paraId="37F185B5" w14:textId="6966F0F6" w:rsidR="008F191F" w:rsidRDefault="008F191F">
            <w:pPr>
              <w:spacing w:after="100" w:afterAutospacing="1" w:line="259" w:lineRule="auto"/>
              <w:jc w:val="left"/>
              <w:rPr>
                <w:rFonts w:ascii="Times New Roman" w:eastAsia="SimSun" w:hAnsi="Times New Roman" w:cs="Times New Roman"/>
                <w:sz w:val="20"/>
                <w:szCs w:val="20"/>
              </w:rPr>
            </w:pPr>
            <w:r w:rsidRPr="008F191F">
              <w:rPr>
                <w:rFonts w:ascii="Times New Roman" w:eastAsia="SimSun" w:hAnsi="Times New Roman" w:cs="Times New Roman"/>
                <w:sz w:val="20"/>
                <w:szCs w:val="20"/>
              </w:rPr>
              <w:t>volume_diff</w:t>
            </w:r>
          </w:p>
        </w:tc>
        <w:tc>
          <w:tcPr>
            <w:tcW w:w="4697" w:type="dxa"/>
            <w:tcMar>
              <w:top w:w="100" w:type="dxa"/>
              <w:left w:w="100" w:type="dxa"/>
              <w:bottom w:w="100" w:type="dxa"/>
              <w:right w:w="100" w:type="dxa"/>
            </w:tcMar>
          </w:tcPr>
          <w:p w14:paraId="47A33A55" w14:textId="77AD8D00" w:rsidR="008F191F" w:rsidRDefault="00981D33">
            <w:pPr>
              <w:spacing w:after="100" w:afterAutospacing="1" w:line="259" w:lineRule="auto"/>
              <w:jc w:val="left"/>
              <w:rPr>
                <w:rFonts w:ascii="Times New Roman" w:eastAsia="SimSun" w:hAnsi="Times New Roman" w:cs="Times New Roman"/>
                <w:sz w:val="20"/>
                <w:szCs w:val="20"/>
              </w:rPr>
            </w:pPr>
            <w:r w:rsidRPr="008F191F">
              <w:rPr>
                <w:rFonts w:ascii="Times New Roman" w:eastAsia="SimSun" w:hAnsi="Times New Roman" w:cs="Times New Roman"/>
                <w:sz w:val="20"/>
                <w:szCs w:val="20"/>
              </w:rPr>
              <w:t>volume_diff</w:t>
            </w:r>
            <w:r>
              <w:rPr>
                <w:rFonts w:ascii="Times New Roman" w:eastAsia="SimSun" w:hAnsi="Times New Roman" w:cs="Times New Roman"/>
                <w:sz w:val="20"/>
                <w:szCs w:val="20"/>
              </w:rPr>
              <w:t xml:space="preserve"> =</w:t>
            </w:r>
            <w:r w:rsidRPr="008F191F">
              <w:rPr>
                <w:rFonts w:ascii="Times New Roman" w:eastAsia="SimSun" w:hAnsi="Times New Roman" w:cs="Times New Roman"/>
                <w:sz w:val="20"/>
                <w:szCs w:val="20"/>
              </w:rPr>
              <w:t xml:space="preserve"> volume_</w:t>
            </w:r>
            <w:r>
              <w:rPr>
                <w:rFonts w:ascii="Times New Roman" w:eastAsia="SimSun" w:hAnsi="Times New Roman" w:cs="Times New Roman"/>
                <w:sz w:val="20"/>
                <w:szCs w:val="20"/>
              </w:rPr>
              <w:t xml:space="preserve">after - </w:t>
            </w:r>
            <w:r w:rsidRPr="008F191F">
              <w:rPr>
                <w:rFonts w:ascii="Times New Roman" w:eastAsia="SimSun" w:hAnsi="Times New Roman" w:cs="Times New Roman"/>
                <w:sz w:val="20"/>
                <w:szCs w:val="20"/>
              </w:rPr>
              <w:t>volume_before</w:t>
            </w:r>
          </w:p>
        </w:tc>
        <w:tc>
          <w:tcPr>
            <w:tcW w:w="1682" w:type="dxa"/>
            <w:tcMar>
              <w:top w:w="100" w:type="dxa"/>
              <w:left w:w="100" w:type="dxa"/>
              <w:bottom w:w="100" w:type="dxa"/>
              <w:right w:w="100" w:type="dxa"/>
            </w:tcMar>
          </w:tcPr>
          <w:p w14:paraId="5C01B6F4" w14:textId="0D9E39BB" w:rsidR="008F191F" w:rsidRDefault="00981D33">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0</w:t>
            </w:r>
          </w:p>
        </w:tc>
      </w:tr>
      <w:tr w:rsidR="008F191F" w14:paraId="365BADBB" w14:textId="77777777">
        <w:trPr>
          <w:jc w:val="center"/>
        </w:trPr>
        <w:tc>
          <w:tcPr>
            <w:tcW w:w="1975" w:type="dxa"/>
            <w:tcMar>
              <w:top w:w="100" w:type="dxa"/>
              <w:left w:w="100" w:type="dxa"/>
              <w:bottom w:w="100" w:type="dxa"/>
              <w:right w:w="100" w:type="dxa"/>
            </w:tcMar>
          </w:tcPr>
          <w:p w14:paraId="63C1EF92" w14:textId="5D8E0F81" w:rsidR="008F191F" w:rsidRDefault="008F191F">
            <w:pPr>
              <w:spacing w:after="100" w:afterAutospacing="1" w:line="259" w:lineRule="auto"/>
              <w:jc w:val="left"/>
              <w:rPr>
                <w:rFonts w:ascii="Times New Roman" w:eastAsia="SimSun" w:hAnsi="Times New Roman" w:cs="Times New Roman"/>
                <w:sz w:val="20"/>
                <w:szCs w:val="20"/>
              </w:rPr>
            </w:pPr>
            <w:r w:rsidRPr="008F191F">
              <w:rPr>
                <w:rFonts w:ascii="Times New Roman" w:eastAsia="SimSun" w:hAnsi="Times New Roman" w:cs="Times New Roman"/>
                <w:sz w:val="20"/>
                <w:szCs w:val="20"/>
              </w:rPr>
              <w:t>speed_before</w:t>
            </w:r>
          </w:p>
        </w:tc>
        <w:tc>
          <w:tcPr>
            <w:tcW w:w="4697" w:type="dxa"/>
            <w:tcMar>
              <w:top w:w="100" w:type="dxa"/>
              <w:left w:w="100" w:type="dxa"/>
              <w:bottom w:w="100" w:type="dxa"/>
              <w:right w:w="100" w:type="dxa"/>
            </w:tcMar>
          </w:tcPr>
          <w:p w14:paraId="22109F90" w14:textId="5B5944C8" w:rsidR="008F191F" w:rsidRDefault="0084366D">
            <w:pPr>
              <w:spacing w:after="100" w:afterAutospacing="1" w:line="259" w:lineRule="auto"/>
              <w:jc w:val="left"/>
              <w:rPr>
                <w:rFonts w:ascii="Times New Roman" w:eastAsia="SimSun" w:hAnsi="Times New Roman" w:cs="Times New Roman"/>
                <w:sz w:val="20"/>
                <w:szCs w:val="20"/>
              </w:rPr>
            </w:pPr>
            <w:r w:rsidRPr="0084366D">
              <w:rPr>
                <w:rFonts w:ascii="Times New Roman" w:eastAsia="SimSun" w:hAnsi="Times New Roman" w:cs="Times New Roman"/>
                <w:sz w:val="20"/>
                <w:szCs w:val="20"/>
              </w:rPr>
              <w:t xml:space="preserve">The </w:t>
            </w:r>
            <w:r>
              <w:rPr>
                <w:rFonts w:ascii="Times New Roman" w:eastAsia="SimSun" w:hAnsi="Times New Roman" w:cs="Times New Roman"/>
                <w:sz w:val="20"/>
                <w:szCs w:val="20"/>
              </w:rPr>
              <w:t>speed</w:t>
            </w:r>
            <w:r w:rsidRPr="0084366D">
              <w:rPr>
                <w:rFonts w:ascii="Times New Roman" w:eastAsia="SimSun" w:hAnsi="Times New Roman" w:cs="Times New Roman"/>
                <w:sz w:val="20"/>
                <w:szCs w:val="20"/>
              </w:rPr>
              <w:t xml:space="preserve"> </w:t>
            </w:r>
            <w:r>
              <w:rPr>
                <w:rFonts w:ascii="Times New Roman" w:eastAsia="SimSun" w:hAnsi="Times New Roman" w:cs="Times New Roman"/>
                <w:sz w:val="20"/>
                <w:szCs w:val="20"/>
              </w:rPr>
              <w:t xml:space="preserve">of the link </w:t>
            </w:r>
            <w:r w:rsidRPr="0084366D">
              <w:rPr>
                <w:rFonts w:ascii="Times New Roman" w:eastAsia="SimSun" w:hAnsi="Times New Roman" w:cs="Times New Roman"/>
                <w:sz w:val="20"/>
                <w:szCs w:val="20"/>
              </w:rPr>
              <w:t xml:space="preserve">when the </w:t>
            </w:r>
            <w:r>
              <w:rPr>
                <w:rFonts w:ascii="Times New Roman" w:eastAsia="SimSun" w:hAnsi="Times New Roman" w:cs="Times New Roman"/>
                <w:sz w:val="20"/>
                <w:szCs w:val="20"/>
              </w:rPr>
              <w:t xml:space="preserve">scene in the </w:t>
            </w:r>
            <w:r w:rsidRPr="0084366D">
              <w:rPr>
                <w:rFonts w:ascii="Times New Roman" w:hAnsi="Times New Roman" w:cs="Times New Roman"/>
                <w:i/>
                <w:iCs/>
                <w:sz w:val="20"/>
                <w:szCs w:val="20"/>
              </w:rPr>
              <w:t>supply_side_scenario.csv</w:t>
            </w:r>
            <w:r w:rsidRPr="0084366D">
              <w:rPr>
                <w:rFonts w:ascii="Times New Roman" w:eastAsia="SimSun" w:hAnsi="Times New Roman" w:cs="Times New Roman"/>
                <w:sz w:val="20"/>
                <w:szCs w:val="20"/>
              </w:rPr>
              <w:t xml:space="preserve"> is not executed</w:t>
            </w:r>
          </w:p>
        </w:tc>
        <w:tc>
          <w:tcPr>
            <w:tcW w:w="1682" w:type="dxa"/>
            <w:tcMar>
              <w:top w:w="100" w:type="dxa"/>
              <w:left w:w="100" w:type="dxa"/>
              <w:bottom w:w="100" w:type="dxa"/>
              <w:right w:w="100" w:type="dxa"/>
            </w:tcMar>
          </w:tcPr>
          <w:p w14:paraId="72C623E3" w14:textId="55D5E152" w:rsidR="008F191F" w:rsidRDefault="00981D33">
            <w:pPr>
              <w:spacing w:after="100" w:afterAutospacing="1" w:line="259" w:lineRule="auto"/>
              <w:jc w:val="left"/>
              <w:rPr>
                <w:rFonts w:ascii="Times New Roman" w:eastAsia="SimSun" w:hAnsi="Times New Roman" w:cs="Times New Roman"/>
                <w:sz w:val="20"/>
                <w:szCs w:val="20"/>
              </w:rPr>
            </w:pPr>
            <w:r w:rsidRPr="00981D33">
              <w:rPr>
                <w:rFonts w:ascii="Times New Roman" w:eastAsia="SimSun" w:hAnsi="Times New Roman" w:cs="Times New Roman"/>
                <w:sz w:val="20"/>
                <w:szCs w:val="20"/>
              </w:rPr>
              <w:t>59.997</w:t>
            </w:r>
          </w:p>
        </w:tc>
      </w:tr>
      <w:tr w:rsidR="008F191F" w14:paraId="4898823E" w14:textId="77777777">
        <w:trPr>
          <w:jc w:val="center"/>
        </w:trPr>
        <w:tc>
          <w:tcPr>
            <w:tcW w:w="1975" w:type="dxa"/>
            <w:tcMar>
              <w:top w:w="100" w:type="dxa"/>
              <w:left w:w="100" w:type="dxa"/>
              <w:bottom w:w="100" w:type="dxa"/>
              <w:right w:w="100" w:type="dxa"/>
            </w:tcMar>
          </w:tcPr>
          <w:p w14:paraId="4E2E325D" w14:textId="7D6FE2E7" w:rsidR="008F191F" w:rsidRPr="008F191F" w:rsidRDefault="008F191F">
            <w:pPr>
              <w:spacing w:after="100" w:afterAutospacing="1" w:line="259" w:lineRule="auto"/>
              <w:jc w:val="left"/>
              <w:rPr>
                <w:rFonts w:ascii="Times New Roman" w:eastAsia="SimSun" w:hAnsi="Times New Roman" w:cs="Times New Roman"/>
                <w:sz w:val="20"/>
                <w:szCs w:val="20"/>
              </w:rPr>
            </w:pPr>
            <w:r w:rsidRPr="008F191F">
              <w:rPr>
                <w:rFonts w:ascii="Times New Roman" w:eastAsia="SimSun" w:hAnsi="Times New Roman" w:cs="Times New Roman"/>
                <w:sz w:val="20"/>
                <w:szCs w:val="20"/>
              </w:rPr>
              <w:t>speed_</w:t>
            </w:r>
            <w:r>
              <w:rPr>
                <w:rFonts w:ascii="Times New Roman" w:eastAsia="SimSun" w:hAnsi="Times New Roman" w:cs="Times New Roman"/>
                <w:sz w:val="20"/>
                <w:szCs w:val="20"/>
              </w:rPr>
              <w:t>after</w:t>
            </w:r>
          </w:p>
        </w:tc>
        <w:tc>
          <w:tcPr>
            <w:tcW w:w="4697" w:type="dxa"/>
            <w:tcMar>
              <w:top w:w="100" w:type="dxa"/>
              <w:left w:w="100" w:type="dxa"/>
              <w:bottom w:w="100" w:type="dxa"/>
              <w:right w:w="100" w:type="dxa"/>
            </w:tcMar>
          </w:tcPr>
          <w:p w14:paraId="5D4F04EE" w14:textId="42A42E09" w:rsidR="008F191F" w:rsidRDefault="0084366D">
            <w:pPr>
              <w:spacing w:after="100" w:afterAutospacing="1" w:line="259" w:lineRule="auto"/>
              <w:jc w:val="left"/>
              <w:rPr>
                <w:rFonts w:ascii="Times New Roman" w:eastAsia="SimSun" w:hAnsi="Times New Roman" w:cs="Times New Roman"/>
                <w:sz w:val="20"/>
                <w:szCs w:val="20"/>
              </w:rPr>
            </w:pPr>
            <w:r w:rsidRPr="0084366D">
              <w:rPr>
                <w:rFonts w:ascii="Times New Roman" w:eastAsia="SimSun" w:hAnsi="Times New Roman" w:cs="Times New Roman"/>
                <w:sz w:val="20"/>
                <w:szCs w:val="20"/>
              </w:rPr>
              <w:t xml:space="preserve">The </w:t>
            </w:r>
            <w:r>
              <w:rPr>
                <w:rFonts w:ascii="Times New Roman" w:eastAsia="SimSun" w:hAnsi="Times New Roman" w:cs="Times New Roman"/>
                <w:sz w:val="20"/>
                <w:szCs w:val="20"/>
              </w:rPr>
              <w:t>speed</w:t>
            </w:r>
            <w:r w:rsidRPr="0084366D">
              <w:rPr>
                <w:rFonts w:ascii="Times New Roman" w:eastAsia="SimSun" w:hAnsi="Times New Roman" w:cs="Times New Roman"/>
                <w:sz w:val="20"/>
                <w:szCs w:val="20"/>
              </w:rPr>
              <w:t xml:space="preserve"> </w:t>
            </w:r>
            <w:r>
              <w:rPr>
                <w:rFonts w:ascii="Times New Roman" w:eastAsia="SimSun" w:hAnsi="Times New Roman" w:cs="Times New Roman"/>
                <w:sz w:val="20"/>
                <w:szCs w:val="20"/>
              </w:rPr>
              <w:t>of the link after</w:t>
            </w:r>
            <w:r w:rsidRPr="0084366D">
              <w:rPr>
                <w:rFonts w:ascii="Times New Roman" w:eastAsia="SimSun" w:hAnsi="Times New Roman" w:cs="Times New Roman"/>
                <w:sz w:val="20"/>
                <w:szCs w:val="20"/>
              </w:rPr>
              <w:t xml:space="preserve"> the </w:t>
            </w:r>
            <w:r>
              <w:rPr>
                <w:rFonts w:ascii="Times New Roman" w:eastAsia="SimSun" w:hAnsi="Times New Roman" w:cs="Times New Roman"/>
                <w:sz w:val="20"/>
                <w:szCs w:val="20"/>
              </w:rPr>
              <w:t xml:space="preserve">scene in the </w:t>
            </w:r>
            <w:r w:rsidRPr="0084366D">
              <w:rPr>
                <w:rFonts w:ascii="Times New Roman" w:hAnsi="Times New Roman" w:cs="Times New Roman"/>
                <w:i/>
                <w:iCs/>
                <w:sz w:val="20"/>
                <w:szCs w:val="20"/>
              </w:rPr>
              <w:t>supply_side_scenario.csv</w:t>
            </w:r>
            <w:r w:rsidRPr="0084366D">
              <w:rPr>
                <w:rFonts w:ascii="Times New Roman" w:eastAsia="SimSun" w:hAnsi="Times New Roman" w:cs="Times New Roman"/>
                <w:sz w:val="20"/>
                <w:szCs w:val="20"/>
              </w:rPr>
              <w:t xml:space="preserve"> is executed</w:t>
            </w:r>
          </w:p>
        </w:tc>
        <w:tc>
          <w:tcPr>
            <w:tcW w:w="1682" w:type="dxa"/>
            <w:tcMar>
              <w:top w:w="100" w:type="dxa"/>
              <w:left w:w="100" w:type="dxa"/>
              <w:bottom w:w="100" w:type="dxa"/>
              <w:right w:w="100" w:type="dxa"/>
            </w:tcMar>
          </w:tcPr>
          <w:p w14:paraId="3B7D14EC" w14:textId="0660BE13" w:rsidR="008F191F" w:rsidRDefault="00981D33">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60</w:t>
            </w:r>
            <w:r w:rsidRPr="00981D33">
              <w:rPr>
                <w:rFonts w:ascii="Times New Roman" w:eastAsia="SimSun" w:hAnsi="Times New Roman" w:cs="Times New Roman"/>
                <w:sz w:val="20"/>
                <w:szCs w:val="20"/>
              </w:rPr>
              <w:t>.997</w:t>
            </w:r>
          </w:p>
        </w:tc>
      </w:tr>
      <w:tr w:rsidR="00B10EF8" w14:paraId="329D070E" w14:textId="77777777">
        <w:trPr>
          <w:jc w:val="center"/>
        </w:trPr>
        <w:tc>
          <w:tcPr>
            <w:tcW w:w="1975" w:type="dxa"/>
            <w:tcMar>
              <w:top w:w="100" w:type="dxa"/>
              <w:left w:w="100" w:type="dxa"/>
              <w:bottom w:w="100" w:type="dxa"/>
              <w:right w:w="100" w:type="dxa"/>
            </w:tcMar>
          </w:tcPr>
          <w:p w14:paraId="1BFC877B" w14:textId="6C2A259D" w:rsidR="00B10EF8" w:rsidRPr="008F191F" w:rsidRDefault="00B10EF8">
            <w:pPr>
              <w:spacing w:after="100" w:afterAutospacing="1" w:line="259" w:lineRule="auto"/>
              <w:jc w:val="left"/>
              <w:rPr>
                <w:rFonts w:ascii="Times New Roman" w:eastAsia="SimSun" w:hAnsi="Times New Roman" w:cs="Times New Roman"/>
                <w:sz w:val="20"/>
                <w:szCs w:val="20"/>
              </w:rPr>
            </w:pPr>
            <w:r w:rsidRPr="008F191F">
              <w:rPr>
                <w:rFonts w:ascii="Times New Roman" w:eastAsia="SimSun" w:hAnsi="Times New Roman" w:cs="Times New Roman"/>
                <w:sz w:val="20"/>
                <w:szCs w:val="20"/>
              </w:rPr>
              <w:t>speed_diff</w:t>
            </w:r>
          </w:p>
        </w:tc>
        <w:tc>
          <w:tcPr>
            <w:tcW w:w="4697" w:type="dxa"/>
            <w:tcMar>
              <w:top w:w="100" w:type="dxa"/>
              <w:left w:w="100" w:type="dxa"/>
              <w:bottom w:w="100" w:type="dxa"/>
              <w:right w:w="100" w:type="dxa"/>
            </w:tcMar>
          </w:tcPr>
          <w:p w14:paraId="41E63148" w14:textId="657E8BD2" w:rsidR="00B10EF8" w:rsidRDefault="00981D33">
            <w:pPr>
              <w:spacing w:after="100" w:afterAutospacing="1" w:line="259" w:lineRule="auto"/>
              <w:jc w:val="left"/>
              <w:rPr>
                <w:rFonts w:ascii="Times New Roman" w:eastAsia="SimSun" w:hAnsi="Times New Roman" w:cs="Times New Roman"/>
                <w:sz w:val="20"/>
                <w:szCs w:val="20"/>
              </w:rPr>
            </w:pPr>
            <w:r w:rsidRPr="008F191F">
              <w:rPr>
                <w:rFonts w:ascii="Times New Roman" w:eastAsia="SimSun" w:hAnsi="Times New Roman" w:cs="Times New Roman"/>
                <w:sz w:val="20"/>
                <w:szCs w:val="20"/>
              </w:rPr>
              <w:t>speed_diff</w:t>
            </w:r>
            <w:r>
              <w:rPr>
                <w:rFonts w:ascii="Times New Roman" w:eastAsia="SimSun" w:hAnsi="Times New Roman" w:cs="Times New Roman"/>
                <w:sz w:val="20"/>
                <w:szCs w:val="20"/>
              </w:rPr>
              <w:t xml:space="preserve"> = </w:t>
            </w:r>
            <w:r w:rsidRPr="008F191F">
              <w:rPr>
                <w:rFonts w:ascii="Times New Roman" w:eastAsia="SimSun" w:hAnsi="Times New Roman" w:cs="Times New Roman"/>
                <w:sz w:val="20"/>
                <w:szCs w:val="20"/>
              </w:rPr>
              <w:t>speed_</w:t>
            </w:r>
            <w:r>
              <w:rPr>
                <w:rFonts w:ascii="Times New Roman" w:eastAsia="SimSun" w:hAnsi="Times New Roman" w:cs="Times New Roman"/>
                <w:sz w:val="20"/>
                <w:szCs w:val="20"/>
              </w:rPr>
              <w:t xml:space="preserve">after - </w:t>
            </w:r>
            <w:r w:rsidRPr="008F191F">
              <w:rPr>
                <w:rFonts w:ascii="Times New Roman" w:eastAsia="SimSun" w:hAnsi="Times New Roman" w:cs="Times New Roman"/>
                <w:sz w:val="20"/>
                <w:szCs w:val="20"/>
              </w:rPr>
              <w:t>speed_before</w:t>
            </w:r>
          </w:p>
        </w:tc>
        <w:tc>
          <w:tcPr>
            <w:tcW w:w="1682" w:type="dxa"/>
            <w:tcMar>
              <w:top w:w="100" w:type="dxa"/>
              <w:left w:w="100" w:type="dxa"/>
              <w:bottom w:w="100" w:type="dxa"/>
              <w:right w:w="100" w:type="dxa"/>
            </w:tcMar>
          </w:tcPr>
          <w:p w14:paraId="36FD6874" w14:textId="6E00EDB4" w:rsidR="00B10EF8" w:rsidRDefault="00981D33">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1</w:t>
            </w:r>
          </w:p>
        </w:tc>
      </w:tr>
    </w:tbl>
    <w:p w14:paraId="69DB37D2" w14:textId="35F35C82" w:rsidR="004D2C35" w:rsidRDefault="004D2C35">
      <w:pPr>
        <w:spacing w:line="276" w:lineRule="auto"/>
        <w:contextualSpacing/>
        <w:rPr>
          <w:rFonts w:ascii="Times New Roman" w:eastAsia="SimSun" w:hAnsi="Times New Roman" w:cs="Times New Roman"/>
          <w:b/>
          <w:bCs/>
          <w:kern w:val="0"/>
          <w:sz w:val="20"/>
          <w:szCs w:val="20"/>
        </w:rPr>
      </w:pPr>
    </w:p>
    <w:p w14:paraId="6EA7AC9F" w14:textId="2B67BE6F" w:rsidR="00C0107A" w:rsidRDefault="00C0107A" w:rsidP="00C0107A">
      <w:pPr>
        <w:spacing w:line="276" w:lineRule="auto"/>
        <w:contextualSpacing/>
        <w:rPr>
          <w:rFonts w:ascii="Times New Roman" w:eastAsia="SimSun" w:hAnsi="Times New Roman" w:cs="Times New Roman"/>
          <w:b/>
          <w:bCs/>
          <w:kern w:val="0"/>
          <w:sz w:val="20"/>
          <w:szCs w:val="20"/>
        </w:rPr>
      </w:pPr>
      <w:r>
        <w:rPr>
          <w:rFonts w:ascii="Times New Roman" w:eastAsia="SimSun" w:hAnsi="Times New Roman" w:cs="Times New Roman"/>
          <w:b/>
          <w:bCs/>
          <w:kern w:val="0"/>
          <w:sz w:val="20"/>
          <w:szCs w:val="20"/>
        </w:rPr>
        <w:t>File 5</w:t>
      </w:r>
      <w:r w:rsidR="0060450A">
        <w:rPr>
          <w:rFonts w:ascii="Times New Roman" w:eastAsia="SimSun" w:hAnsi="Times New Roman" w:cs="Times New Roman" w:hint="eastAsia"/>
          <w:b/>
          <w:bCs/>
          <w:kern w:val="0"/>
          <w:sz w:val="20"/>
          <w:szCs w:val="20"/>
        </w:rPr>
        <w:t>b</w:t>
      </w:r>
      <w:r>
        <w:rPr>
          <w:rFonts w:ascii="Times New Roman" w:eastAsia="SimSun" w:hAnsi="Times New Roman" w:cs="Times New Roman"/>
          <w:b/>
          <w:bCs/>
          <w:kern w:val="0"/>
          <w:sz w:val="20"/>
          <w:szCs w:val="20"/>
        </w:rPr>
        <w:t xml:space="preserve">: </w:t>
      </w:r>
      <w:r>
        <w:rPr>
          <w:rFonts w:ascii="Times New Roman" w:eastAsia="SimSun" w:hAnsi="Times New Roman" w:cs="Times New Roman" w:hint="eastAsia"/>
          <w:b/>
          <w:bCs/>
          <w:kern w:val="0"/>
          <w:sz w:val="20"/>
          <w:szCs w:val="20"/>
        </w:rPr>
        <w:t>route</w:t>
      </w:r>
      <w:r>
        <w:rPr>
          <w:rFonts w:ascii="Times New Roman" w:eastAsia="SimSun" w:hAnsi="Times New Roman" w:cs="Times New Roman"/>
          <w:b/>
          <w:bCs/>
          <w:kern w:val="0"/>
          <w:sz w:val="20"/>
          <w:szCs w:val="20"/>
        </w:rPr>
        <w:t>_assignment.csv</w:t>
      </w:r>
    </w:p>
    <w:tbl>
      <w:tblPr>
        <w:tblW w:w="835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975"/>
        <w:gridCol w:w="4697"/>
        <w:gridCol w:w="1682"/>
      </w:tblGrid>
      <w:tr w:rsidR="0060450A" w14:paraId="026FFBB9" w14:textId="77777777" w:rsidTr="000116F8">
        <w:trPr>
          <w:jc w:val="center"/>
        </w:trPr>
        <w:tc>
          <w:tcPr>
            <w:tcW w:w="1975" w:type="dxa"/>
            <w:tcMar>
              <w:top w:w="100" w:type="dxa"/>
              <w:left w:w="100" w:type="dxa"/>
              <w:bottom w:w="100" w:type="dxa"/>
              <w:right w:w="100" w:type="dxa"/>
            </w:tcMar>
            <w:vAlign w:val="center"/>
          </w:tcPr>
          <w:p w14:paraId="34573313" w14:textId="77777777" w:rsidR="0060450A" w:rsidRDefault="0060450A" w:rsidP="000116F8">
            <w:pPr>
              <w:spacing w:after="100" w:afterAutospacing="1" w:line="259" w:lineRule="auto"/>
              <w:jc w:val="left"/>
              <w:rPr>
                <w:rFonts w:ascii="Times New Roman" w:eastAsia="SimSun" w:hAnsi="Times New Roman" w:cs="Times New Roman"/>
                <w:b/>
                <w:sz w:val="20"/>
                <w:szCs w:val="20"/>
              </w:rPr>
            </w:pPr>
            <w:r>
              <w:rPr>
                <w:rFonts w:ascii="Times New Roman" w:eastAsia="SimSun" w:hAnsi="Times New Roman" w:cs="Times New Roman"/>
                <w:b/>
                <w:sz w:val="20"/>
                <w:szCs w:val="20"/>
              </w:rPr>
              <w:t>Field Name</w:t>
            </w:r>
          </w:p>
        </w:tc>
        <w:tc>
          <w:tcPr>
            <w:tcW w:w="4697" w:type="dxa"/>
            <w:tcMar>
              <w:top w:w="100" w:type="dxa"/>
              <w:left w:w="100" w:type="dxa"/>
              <w:bottom w:w="100" w:type="dxa"/>
              <w:right w:w="100" w:type="dxa"/>
            </w:tcMar>
            <w:vAlign w:val="center"/>
          </w:tcPr>
          <w:p w14:paraId="104F2B95" w14:textId="77777777" w:rsidR="0060450A" w:rsidRDefault="0060450A" w:rsidP="000116F8">
            <w:pPr>
              <w:spacing w:after="100" w:afterAutospacing="1" w:line="259" w:lineRule="auto"/>
              <w:jc w:val="left"/>
              <w:rPr>
                <w:rFonts w:ascii="Times New Roman" w:eastAsia="SimSun" w:hAnsi="Times New Roman" w:cs="Times New Roman"/>
                <w:b/>
                <w:sz w:val="20"/>
                <w:szCs w:val="20"/>
              </w:rPr>
            </w:pPr>
            <w:r>
              <w:rPr>
                <w:rFonts w:ascii="Times New Roman" w:eastAsia="SimSun" w:hAnsi="Times New Roman" w:cs="Times New Roman"/>
                <w:b/>
                <w:sz w:val="20"/>
                <w:szCs w:val="20"/>
              </w:rPr>
              <w:t>Description</w:t>
            </w:r>
          </w:p>
        </w:tc>
        <w:tc>
          <w:tcPr>
            <w:tcW w:w="1682" w:type="dxa"/>
            <w:tcMar>
              <w:top w:w="100" w:type="dxa"/>
              <w:left w:w="100" w:type="dxa"/>
              <w:bottom w:w="100" w:type="dxa"/>
              <w:right w:w="100" w:type="dxa"/>
            </w:tcMar>
            <w:vAlign w:val="center"/>
          </w:tcPr>
          <w:p w14:paraId="4847B823" w14:textId="77777777" w:rsidR="0060450A" w:rsidRDefault="0060450A" w:rsidP="000116F8">
            <w:pPr>
              <w:spacing w:after="100" w:afterAutospacing="1" w:line="259" w:lineRule="auto"/>
              <w:jc w:val="left"/>
              <w:rPr>
                <w:rFonts w:ascii="Times New Roman" w:eastAsia="SimSun" w:hAnsi="Times New Roman" w:cs="Times New Roman"/>
                <w:b/>
                <w:sz w:val="20"/>
                <w:szCs w:val="20"/>
              </w:rPr>
            </w:pPr>
            <w:r>
              <w:rPr>
                <w:rFonts w:ascii="Times New Roman" w:eastAsia="SimSun" w:hAnsi="Times New Roman" w:cs="Times New Roman"/>
                <w:b/>
                <w:sz w:val="20"/>
                <w:szCs w:val="20"/>
              </w:rPr>
              <w:t>Sample Values</w:t>
            </w:r>
          </w:p>
        </w:tc>
      </w:tr>
      <w:tr w:rsidR="0060450A" w14:paraId="2F50A6E8" w14:textId="77777777" w:rsidTr="000116F8">
        <w:trPr>
          <w:jc w:val="center"/>
        </w:trPr>
        <w:tc>
          <w:tcPr>
            <w:tcW w:w="1975" w:type="dxa"/>
            <w:tcMar>
              <w:top w:w="100" w:type="dxa"/>
              <w:left w:w="100" w:type="dxa"/>
              <w:bottom w:w="100" w:type="dxa"/>
              <w:right w:w="100" w:type="dxa"/>
            </w:tcMar>
          </w:tcPr>
          <w:p w14:paraId="1D1895FE" w14:textId="5BAFE07B" w:rsidR="0060450A" w:rsidRDefault="002B01B7" w:rsidP="000116F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path_no</w:t>
            </w:r>
          </w:p>
        </w:tc>
        <w:tc>
          <w:tcPr>
            <w:tcW w:w="4697" w:type="dxa"/>
            <w:tcMar>
              <w:top w:w="100" w:type="dxa"/>
              <w:left w:w="100" w:type="dxa"/>
              <w:bottom w:w="100" w:type="dxa"/>
              <w:right w:w="100" w:type="dxa"/>
            </w:tcMar>
          </w:tcPr>
          <w:p w14:paraId="533EE414" w14:textId="16BF98B5" w:rsidR="0060450A" w:rsidRDefault="0060450A" w:rsidP="000116F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 xml:space="preserve">identification number of the </w:t>
            </w:r>
            <w:r w:rsidR="005374CB">
              <w:rPr>
                <w:rFonts w:ascii="Times New Roman" w:eastAsia="SimSun" w:hAnsi="Times New Roman" w:cs="Times New Roman"/>
                <w:sz w:val="20"/>
                <w:szCs w:val="20"/>
              </w:rPr>
              <w:t>path</w:t>
            </w:r>
          </w:p>
        </w:tc>
        <w:tc>
          <w:tcPr>
            <w:tcW w:w="1682" w:type="dxa"/>
            <w:tcMar>
              <w:top w:w="100" w:type="dxa"/>
              <w:left w:w="100" w:type="dxa"/>
              <w:bottom w:w="100" w:type="dxa"/>
              <w:right w:w="100" w:type="dxa"/>
            </w:tcMar>
          </w:tcPr>
          <w:p w14:paraId="2EC0A397" w14:textId="77777777" w:rsidR="0060450A" w:rsidRDefault="0060450A" w:rsidP="000116F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1</w:t>
            </w:r>
          </w:p>
        </w:tc>
      </w:tr>
      <w:tr w:rsidR="0060450A" w14:paraId="3D7AD9E2" w14:textId="77777777" w:rsidTr="000116F8">
        <w:trPr>
          <w:jc w:val="center"/>
        </w:trPr>
        <w:tc>
          <w:tcPr>
            <w:tcW w:w="1975" w:type="dxa"/>
            <w:tcMar>
              <w:top w:w="100" w:type="dxa"/>
              <w:left w:w="100" w:type="dxa"/>
              <w:bottom w:w="100" w:type="dxa"/>
              <w:right w:w="100" w:type="dxa"/>
            </w:tcMar>
            <w:vAlign w:val="center"/>
          </w:tcPr>
          <w:p w14:paraId="441FDDF5" w14:textId="143CA16E" w:rsidR="0060450A" w:rsidRDefault="002B01B7" w:rsidP="000116F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o_zone</w:t>
            </w:r>
            <w:r w:rsidR="0060450A">
              <w:rPr>
                <w:rFonts w:ascii="Times New Roman" w:eastAsia="SimSun" w:hAnsi="Times New Roman" w:cs="Times New Roman"/>
                <w:sz w:val="20"/>
                <w:szCs w:val="20"/>
              </w:rPr>
              <w:t>_id</w:t>
            </w:r>
          </w:p>
        </w:tc>
        <w:tc>
          <w:tcPr>
            <w:tcW w:w="4697" w:type="dxa"/>
            <w:tcMar>
              <w:top w:w="100" w:type="dxa"/>
              <w:left w:w="100" w:type="dxa"/>
              <w:bottom w:w="100" w:type="dxa"/>
              <w:right w:w="100" w:type="dxa"/>
            </w:tcMar>
            <w:vAlign w:val="center"/>
          </w:tcPr>
          <w:p w14:paraId="1592EB61" w14:textId="50C6A615" w:rsidR="0060450A" w:rsidRDefault="00233922" w:rsidP="000116F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Upstream</w:t>
            </w:r>
            <w:r w:rsidR="0060450A">
              <w:rPr>
                <w:rFonts w:ascii="Times New Roman" w:eastAsia="SimSun" w:hAnsi="Times New Roman" w:cs="Times New Roman"/>
                <w:sz w:val="20"/>
                <w:szCs w:val="20"/>
              </w:rPr>
              <w:t xml:space="preserve"> number</w:t>
            </w:r>
            <w:r>
              <w:rPr>
                <w:rFonts w:ascii="Times New Roman" w:eastAsia="SimSun" w:hAnsi="Times New Roman" w:cs="Times New Roman"/>
                <w:sz w:val="20"/>
                <w:szCs w:val="20"/>
              </w:rPr>
              <w:t xml:space="preserve"> of the zone</w:t>
            </w:r>
            <w:r w:rsidR="0060450A">
              <w:rPr>
                <w:rFonts w:ascii="Times New Roman" w:eastAsia="SimSun" w:hAnsi="Times New Roman" w:cs="Times New Roman"/>
                <w:sz w:val="20"/>
                <w:szCs w:val="20"/>
              </w:rPr>
              <w:t>, must already defined in</w:t>
            </w:r>
            <w:r>
              <w:rPr>
                <w:rFonts w:ascii="Times New Roman" w:eastAsia="SimSun" w:hAnsi="Times New Roman" w:cs="Times New Roman"/>
                <w:sz w:val="20"/>
                <w:szCs w:val="20"/>
              </w:rPr>
              <w:t xml:space="preserve"> zone</w:t>
            </w:r>
            <w:r w:rsidR="0060450A">
              <w:rPr>
                <w:rFonts w:ascii="Times New Roman" w:eastAsia="SimSun" w:hAnsi="Times New Roman" w:cs="Times New Roman"/>
                <w:sz w:val="20"/>
                <w:szCs w:val="20"/>
              </w:rPr>
              <w:t>.csv</w:t>
            </w:r>
          </w:p>
        </w:tc>
        <w:tc>
          <w:tcPr>
            <w:tcW w:w="1682" w:type="dxa"/>
            <w:tcMar>
              <w:top w:w="100" w:type="dxa"/>
              <w:left w:w="100" w:type="dxa"/>
              <w:bottom w:w="100" w:type="dxa"/>
              <w:right w:w="100" w:type="dxa"/>
            </w:tcMar>
            <w:vAlign w:val="center"/>
          </w:tcPr>
          <w:p w14:paraId="405CA6E1" w14:textId="77777777" w:rsidR="0060450A" w:rsidRDefault="0060450A" w:rsidP="000116F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1</w:t>
            </w:r>
          </w:p>
        </w:tc>
      </w:tr>
      <w:tr w:rsidR="0060450A" w14:paraId="6659727B" w14:textId="77777777" w:rsidTr="000116F8">
        <w:trPr>
          <w:jc w:val="center"/>
        </w:trPr>
        <w:tc>
          <w:tcPr>
            <w:tcW w:w="1975" w:type="dxa"/>
            <w:tcMar>
              <w:top w:w="100" w:type="dxa"/>
              <w:left w:w="100" w:type="dxa"/>
              <w:bottom w:w="100" w:type="dxa"/>
              <w:right w:w="100" w:type="dxa"/>
            </w:tcMar>
            <w:vAlign w:val="center"/>
          </w:tcPr>
          <w:p w14:paraId="2D058C45" w14:textId="45C08B4A" w:rsidR="0060450A" w:rsidRDefault="002B01B7" w:rsidP="000116F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d</w:t>
            </w:r>
            <w:r w:rsidR="0060450A">
              <w:rPr>
                <w:rFonts w:ascii="Times New Roman" w:eastAsia="SimSun" w:hAnsi="Times New Roman" w:cs="Times New Roman"/>
                <w:sz w:val="20"/>
                <w:szCs w:val="20"/>
              </w:rPr>
              <w:t>_</w:t>
            </w:r>
            <w:r>
              <w:rPr>
                <w:rFonts w:ascii="Times New Roman" w:eastAsia="SimSun" w:hAnsi="Times New Roman" w:cs="Times New Roman"/>
                <w:sz w:val="20"/>
                <w:szCs w:val="20"/>
              </w:rPr>
              <w:t>zone</w:t>
            </w:r>
            <w:r w:rsidR="0060450A">
              <w:rPr>
                <w:rFonts w:ascii="Times New Roman" w:eastAsia="SimSun" w:hAnsi="Times New Roman" w:cs="Times New Roman"/>
                <w:sz w:val="20"/>
                <w:szCs w:val="20"/>
              </w:rPr>
              <w:t>_id</w:t>
            </w:r>
          </w:p>
        </w:tc>
        <w:tc>
          <w:tcPr>
            <w:tcW w:w="4697" w:type="dxa"/>
            <w:tcMar>
              <w:top w:w="100" w:type="dxa"/>
              <w:left w:w="100" w:type="dxa"/>
              <w:bottom w:w="100" w:type="dxa"/>
              <w:right w:w="100" w:type="dxa"/>
            </w:tcMar>
            <w:vAlign w:val="center"/>
          </w:tcPr>
          <w:p w14:paraId="48E2EC63" w14:textId="7BF153B7" w:rsidR="0060450A" w:rsidRDefault="0060450A" w:rsidP="000116F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 xml:space="preserve">Downstream number of the </w:t>
            </w:r>
            <w:r w:rsidR="00233922">
              <w:rPr>
                <w:rFonts w:ascii="Times New Roman" w:eastAsia="SimSun" w:hAnsi="Times New Roman" w:cs="Times New Roman"/>
                <w:sz w:val="20"/>
                <w:szCs w:val="20"/>
              </w:rPr>
              <w:t>zone</w:t>
            </w:r>
            <w:r>
              <w:rPr>
                <w:rFonts w:ascii="Times New Roman" w:eastAsia="SimSun" w:hAnsi="Times New Roman" w:cs="Times New Roman"/>
                <w:sz w:val="20"/>
                <w:szCs w:val="20"/>
              </w:rPr>
              <w:t xml:space="preserve">, must already defined in </w:t>
            </w:r>
            <w:r w:rsidR="00233922">
              <w:rPr>
                <w:rFonts w:ascii="Times New Roman" w:eastAsia="SimSun" w:hAnsi="Times New Roman" w:cs="Times New Roman"/>
                <w:sz w:val="20"/>
                <w:szCs w:val="20"/>
              </w:rPr>
              <w:t>zone</w:t>
            </w:r>
            <w:r>
              <w:rPr>
                <w:rFonts w:ascii="Times New Roman" w:eastAsia="SimSun" w:hAnsi="Times New Roman" w:cs="Times New Roman"/>
                <w:sz w:val="20"/>
                <w:szCs w:val="20"/>
              </w:rPr>
              <w:t>.csv</w:t>
            </w:r>
          </w:p>
        </w:tc>
        <w:tc>
          <w:tcPr>
            <w:tcW w:w="1682" w:type="dxa"/>
            <w:tcMar>
              <w:top w:w="100" w:type="dxa"/>
              <w:left w:w="100" w:type="dxa"/>
              <w:bottom w:w="100" w:type="dxa"/>
              <w:right w:w="100" w:type="dxa"/>
            </w:tcMar>
            <w:vAlign w:val="center"/>
          </w:tcPr>
          <w:p w14:paraId="44936A15" w14:textId="77777777" w:rsidR="0060450A" w:rsidRDefault="0060450A" w:rsidP="000116F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3</w:t>
            </w:r>
          </w:p>
        </w:tc>
      </w:tr>
      <w:tr w:rsidR="0060450A" w14:paraId="2FD607DE" w14:textId="77777777" w:rsidTr="000116F8">
        <w:trPr>
          <w:jc w:val="center"/>
        </w:trPr>
        <w:tc>
          <w:tcPr>
            <w:tcW w:w="1975" w:type="dxa"/>
            <w:tcMar>
              <w:top w:w="100" w:type="dxa"/>
              <w:left w:w="100" w:type="dxa"/>
              <w:bottom w:w="100" w:type="dxa"/>
              <w:right w:w="100" w:type="dxa"/>
            </w:tcMar>
          </w:tcPr>
          <w:p w14:paraId="1089C422" w14:textId="1100CD4C" w:rsidR="0060450A" w:rsidRDefault="002B01B7" w:rsidP="000116F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od_pair</w:t>
            </w:r>
          </w:p>
        </w:tc>
        <w:tc>
          <w:tcPr>
            <w:tcW w:w="4697" w:type="dxa"/>
            <w:tcMar>
              <w:top w:w="100" w:type="dxa"/>
              <w:left w:w="100" w:type="dxa"/>
              <w:bottom w:w="100" w:type="dxa"/>
              <w:right w:w="100" w:type="dxa"/>
            </w:tcMar>
          </w:tcPr>
          <w:p w14:paraId="103611F7" w14:textId="32206C6D" w:rsidR="0060450A" w:rsidRDefault="0060450A" w:rsidP="000116F8">
            <w:pPr>
              <w:spacing w:after="100" w:afterAutospacing="1" w:line="259" w:lineRule="auto"/>
              <w:jc w:val="left"/>
              <w:rPr>
                <w:rFonts w:ascii="Times New Roman" w:eastAsia="SimSun" w:hAnsi="Times New Roman" w:cs="Times New Roman"/>
                <w:sz w:val="20"/>
                <w:szCs w:val="20"/>
              </w:rPr>
            </w:pPr>
          </w:p>
        </w:tc>
        <w:tc>
          <w:tcPr>
            <w:tcW w:w="1682" w:type="dxa"/>
            <w:tcMar>
              <w:top w:w="100" w:type="dxa"/>
              <w:left w:w="100" w:type="dxa"/>
              <w:bottom w:w="100" w:type="dxa"/>
              <w:right w:w="100" w:type="dxa"/>
            </w:tcMar>
          </w:tcPr>
          <w:p w14:paraId="055BDA65" w14:textId="67466C42" w:rsidR="0060450A" w:rsidRDefault="00D225B8" w:rsidP="000116F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0</w:t>
            </w:r>
          </w:p>
        </w:tc>
      </w:tr>
      <w:tr w:rsidR="0060450A" w14:paraId="53B6E954" w14:textId="77777777" w:rsidTr="000116F8">
        <w:trPr>
          <w:jc w:val="center"/>
        </w:trPr>
        <w:tc>
          <w:tcPr>
            <w:tcW w:w="1975" w:type="dxa"/>
            <w:tcMar>
              <w:top w:w="100" w:type="dxa"/>
              <w:left w:w="100" w:type="dxa"/>
              <w:bottom w:w="100" w:type="dxa"/>
              <w:right w:w="100" w:type="dxa"/>
            </w:tcMar>
          </w:tcPr>
          <w:p w14:paraId="40F8ABCF" w14:textId="359CE919" w:rsidR="0060450A" w:rsidRDefault="002B01B7" w:rsidP="000116F8">
            <w:pPr>
              <w:spacing w:after="100" w:afterAutospacing="1" w:line="259" w:lineRule="auto"/>
              <w:jc w:val="left"/>
              <w:rPr>
                <w:rFonts w:ascii="Times New Roman" w:eastAsia="SimSun" w:hAnsi="Times New Roman" w:cs="Times New Roman"/>
                <w:sz w:val="20"/>
                <w:szCs w:val="20"/>
              </w:rPr>
            </w:pPr>
            <w:r w:rsidRPr="002B01B7">
              <w:rPr>
                <w:rFonts w:ascii="Times New Roman" w:eastAsia="SimSun" w:hAnsi="Times New Roman" w:cs="Times New Roman"/>
                <w:sz w:val="20"/>
                <w:szCs w:val="20"/>
              </w:rPr>
              <w:t>o_sindex</w:t>
            </w:r>
          </w:p>
        </w:tc>
        <w:tc>
          <w:tcPr>
            <w:tcW w:w="4697" w:type="dxa"/>
            <w:tcMar>
              <w:top w:w="100" w:type="dxa"/>
              <w:left w:w="100" w:type="dxa"/>
              <w:bottom w:w="100" w:type="dxa"/>
              <w:right w:w="100" w:type="dxa"/>
            </w:tcMar>
          </w:tcPr>
          <w:p w14:paraId="1EE40E13" w14:textId="13B41F0F" w:rsidR="0060450A" w:rsidRDefault="0060450A" w:rsidP="000116F8">
            <w:pPr>
              <w:spacing w:after="100" w:afterAutospacing="1" w:line="259" w:lineRule="auto"/>
              <w:jc w:val="left"/>
              <w:rPr>
                <w:rFonts w:ascii="Times New Roman" w:eastAsia="SimSun" w:hAnsi="Times New Roman" w:cs="Times New Roman"/>
                <w:sz w:val="20"/>
                <w:szCs w:val="20"/>
              </w:rPr>
            </w:pPr>
          </w:p>
        </w:tc>
        <w:tc>
          <w:tcPr>
            <w:tcW w:w="1682" w:type="dxa"/>
            <w:tcMar>
              <w:top w:w="100" w:type="dxa"/>
              <w:left w:w="100" w:type="dxa"/>
              <w:bottom w:w="100" w:type="dxa"/>
              <w:right w:w="100" w:type="dxa"/>
            </w:tcMar>
          </w:tcPr>
          <w:p w14:paraId="2DFCBBA1" w14:textId="3A033BCD" w:rsidR="0060450A" w:rsidRDefault="00E807AB" w:rsidP="000116F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1</w:t>
            </w:r>
          </w:p>
        </w:tc>
      </w:tr>
      <w:tr w:rsidR="0060450A" w14:paraId="45099847" w14:textId="77777777" w:rsidTr="000116F8">
        <w:trPr>
          <w:jc w:val="center"/>
        </w:trPr>
        <w:tc>
          <w:tcPr>
            <w:tcW w:w="1975" w:type="dxa"/>
            <w:tcMar>
              <w:top w:w="100" w:type="dxa"/>
              <w:left w:w="100" w:type="dxa"/>
              <w:bottom w:w="100" w:type="dxa"/>
              <w:right w:w="100" w:type="dxa"/>
            </w:tcMar>
          </w:tcPr>
          <w:p w14:paraId="2B220D30" w14:textId="218C552D" w:rsidR="0060450A" w:rsidRDefault="002B01B7" w:rsidP="000116F8">
            <w:pPr>
              <w:spacing w:after="100" w:afterAutospacing="1" w:line="259" w:lineRule="auto"/>
              <w:jc w:val="left"/>
              <w:rPr>
                <w:rFonts w:ascii="Times New Roman" w:eastAsia="SimSun" w:hAnsi="Times New Roman" w:cs="Times New Roman"/>
                <w:sz w:val="20"/>
                <w:szCs w:val="20"/>
              </w:rPr>
            </w:pPr>
            <w:r w:rsidRPr="002B01B7">
              <w:rPr>
                <w:rFonts w:ascii="Times New Roman" w:eastAsia="SimSun" w:hAnsi="Times New Roman" w:cs="Times New Roman"/>
                <w:sz w:val="20"/>
                <w:szCs w:val="20"/>
              </w:rPr>
              <w:t>d_sindex</w:t>
            </w:r>
          </w:p>
        </w:tc>
        <w:tc>
          <w:tcPr>
            <w:tcW w:w="4697" w:type="dxa"/>
            <w:tcMar>
              <w:top w:w="100" w:type="dxa"/>
              <w:left w:w="100" w:type="dxa"/>
              <w:bottom w:w="100" w:type="dxa"/>
              <w:right w:w="100" w:type="dxa"/>
            </w:tcMar>
          </w:tcPr>
          <w:p w14:paraId="5460C3D3" w14:textId="00183854" w:rsidR="0060450A" w:rsidRDefault="0060450A" w:rsidP="000116F8">
            <w:pPr>
              <w:spacing w:after="100" w:afterAutospacing="1" w:line="259" w:lineRule="auto"/>
              <w:jc w:val="left"/>
              <w:rPr>
                <w:rFonts w:ascii="Times New Roman" w:eastAsia="SimSun" w:hAnsi="Times New Roman" w:cs="Times New Roman"/>
                <w:sz w:val="20"/>
                <w:szCs w:val="20"/>
              </w:rPr>
            </w:pPr>
          </w:p>
        </w:tc>
        <w:tc>
          <w:tcPr>
            <w:tcW w:w="1682" w:type="dxa"/>
            <w:tcMar>
              <w:top w:w="100" w:type="dxa"/>
              <w:left w:w="100" w:type="dxa"/>
              <w:bottom w:w="100" w:type="dxa"/>
              <w:right w:w="100" w:type="dxa"/>
            </w:tcMar>
          </w:tcPr>
          <w:p w14:paraId="1F456A3E" w14:textId="25D01004" w:rsidR="0060450A" w:rsidRDefault="00E807AB" w:rsidP="000116F8">
            <w:pPr>
              <w:spacing w:after="100" w:afterAutospacing="1" w:line="259" w:lineRule="auto"/>
              <w:jc w:val="left"/>
              <w:rPr>
                <w:rFonts w:ascii="Times New Roman" w:eastAsia="SimSun" w:hAnsi="Times New Roman" w:cs="Times New Roman"/>
                <w:sz w:val="20"/>
                <w:szCs w:val="20"/>
              </w:rPr>
            </w:pPr>
            <w:r w:rsidRPr="00E807AB">
              <w:rPr>
                <w:rFonts w:ascii="Times New Roman" w:eastAsia="SimSun" w:hAnsi="Times New Roman" w:cs="Times New Roman"/>
                <w:sz w:val="20"/>
                <w:szCs w:val="20"/>
              </w:rPr>
              <w:t>76-&gt;120</w:t>
            </w:r>
          </w:p>
        </w:tc>
      </w:tr>
      <w:tr w:rsidR="0060450A" w14:paraId="33266241" w14:textId="77777777" w:rsidTr="000116F8">
        <w:trPr>
          <w:jc w:val="center"/>
        </w:trPr>
        <w:tc>
          <w:tcPr>
            <w:tcW w:w="1975" w:type="dxa"/>
            <w:tcMar>
              <w:top w:w="100" w:type="dxa"/>
              <w:left w:w="100" w:type="dxa"/>
              <w:bottom w:w="100" w:type="dxa"/>
              <w:right w:w="100" w:type="dxa"/>
            </w:tcMar>
          </w:tcPr>
          <w:p w14:paraId="1C23A7C6" w14:textId="2EA7377E" w:rsidR="0060450A" w:rsidRDefault="006E4EB6" w:rsidP="000116F8">
            <w:pPr>
              <w:spacing w:after="100" w:afterAutospacing="1" w:line="259" w:lineRule="auto"/>
              <w:jc w:val="left"/>
              <w:rPr>
                <w:rFonts w:ascii="Times New Roman" w:eastAsia="SimSun" w:hAnsi="Times New Roman" w:cs="Times New Roman"/>
                <w:sz w:val="20"/>
                <w:szCs w:val="20"/>
              </w:rPr>
            </w:pPr>
            <w:r w:rsidRPr="006E4EB6">
              <w:rPr>
                <w:rFonts w:ascii="Times New Roman" w:eastAsia="SimSun" w:hAnsi="Times New Roman" w:cs="Times New Roman"/>
                <w:sz w:val="20"/>
                <w:szCs w:val="20"/>
              </w:rPr>
              <w:t>within_OD_path_no</w:t>
            </w:r>
          </w:p>
        </w:tc>
        <w:tc>
          <w:tcPr>
            <w:tcW w:w="4697" w:type="dxa"/>
            <w:tcMar>
              <w:top w:w="100" w:type="dxa"/>
              <w:left w:w="100" w:type="dxa"/>
              <w:bottom w:w="100" w:type="dxa"/>
              <w:right w:w="100" w:type="dxa"/>
            </w:tcMar>
          </w:tcPr>
          <w:p w14:paraId="1EE81173" w14:textId="3C3592A2" w:rsidR="0060450A" w:rsidRDefault="0060450A" w:rsidP="000116F8">
            <w:pPr>
              <w:spacing w:after="100" w:afterAutospacing="1" w:line="259" w:lineRule="auto"/>
              <w:jc w:val="left"/>
              <w:rPr>
                <w:rFonts w:ascii="Times New Roman" w:eastAsia="SimSun" w:hAnsi="Times New Roman" w:cs="Times New Roman"/>
                <w:sz w:val="20"/>
                <w:szCs w:val="20"/>
              </w:rPr>
            </w:pPr>
          </w:p>
        </w:tc>
        <w:tc>
          <w:tcPr>
            <w:tcW w:w="1682" w:type="dxa"/>
            <w:tcMar>
              <w:top w:w="100" w:type="dxa"/>
              <w:left w:w="100" w:type="dxa"/>
              <w:bottom w:w="100" w:type="dxa"/>
              <w:right w:w="100" w:type="dxa"/>
            </w:tcMar>
          </w:tcPr>
          <w:p w14:paraId="47F23D4C" w14:textId="6D8E42A5" w:rsidR="0060450A" w:rsidRDefault="00D322AD" w:rsidP="000116F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1</w:t>
            </w:r>
          </w:p>
        </w:tc>
      </w:tr>
      <w:tr w:rsidR="0060450A" w14:paraId="32971AEC" w14:textId="77777777" w:rsidTr="000116F8">
        <w:trPr>
          <w:jc w:val="center"/>
        </w:trPr>
        <w:tc>
          <w:tcPr>
            <w:tcW w:w="1975" w:type="dxa"/>
            <w:tcMar>
              <w:top w:w="100" w:type="dxa"/>
              <w:left w:w="100" w:type="dxa"/>
              <w:bottom w:w="100" w:type="dxa"/>
              <w:right w:w="100" w:type="dxa"/>
            </w:tcMar>
          </w:tcPr>
          <w:p w14:paraId="629422B1" w14:textId="45A66BB0" w:rsidR="0060450A" w:rsidRDefault="006E4EB6" w:rsidP="000116F8">
            <w:pPr>
              <w:spacing w:after="100" w:afterAutospacing="1" w:line="259" w:lineRule="auto"/>
              <w:jc w:val="left"/>
              <w:rPr>
                <w:rFonts w:ascii="Times New Roman" w:eastAsia="SimSun" w:hAnsi="Times New Roman" w:cs="Times New Roman"/>
                <w:sz w:val="20"/>
                <w:szCs w:val="20"/>
              </w:rPr>
            </w:pPr>
            <w:r w:rsidRPr="006E4EB6">
              <w:rPr>
                <w:rFonts w:ascii="Times New Roman" w:eastAsia="SimSun" w:hAnsi="Times New Roman" w:cs="Times New Roman"/>
                <w:sz w:val="20"/>
                <w:szCs w:val="20"/>
              </w:rPr>
              <w:t>path_id</w:t>
            </w:r>
          </w:p>
        </w:tc>
        <w:tc>
          <w:tcPr>
            <w:tcW w:w="4697" w:type="dxa"/>
            <w:tcMar>
              <w:top w:w="100" w:type="dxa"/>
              <w:left w:w="100" w:type="dxa"/>
              <w:bottom w:w="100" w:type="dxa"/>
              <w:right w:w="100" w:type="dxa"/>
            </w:tcMar>
          </w:tcPr>
          <w:p w14:paraId="6803BA4A" w14:textId="3D04D5D7" w:rsidR="0060450A" w:rsidRDefault="00D322AD" w:rsidP="000116F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Path</w:t>
            </w:r>
            <w:r w:rsidR="00E807AB">
              <w:rPr>
                <w:rFonts w:ascii="Times New Roman" w:eastAsia="SimSun" w:hAnsi="Times New Roman" w:cs="Times New Roman"/>
                <w:sz w:val="20"/>
                <w:szCs w:val="20"/>
              </w:rPr>
              <w:t xml:space="preserve"> identification number of the r</w:t>
            </w:r>
            <w:r>
              <w:rPr>
                <w:rFonts w:ascii="Times New Roman" w:eastAsia="SimSun" w:hAnsi="Times New Roman" w:cs="Times New Roman"/>
                <w:sz w:val="20"/>
                <w:szCs w:val="20"/>
              </w:rPr>
              <w:t>oute</w:t>
            </w:r>
          </w:p>
        </w:tc>
        <w:tc>
          <w:tcPr>
            <w:tcW w:w="1682" w:type="dxa"/>
            <w:tcMar>
              <w:top w:w="100" w:type="dxa"/>
              <w:left w:w="100" w:type="dxa"/>
              <w:bottom w:w="100" w:type="dxa"/>
              <w:right w:w="100" w:type="dxa"/>
            </w:tcMar>
          </w:tcPr>
          <w:p w14:paraId="720E887D" w14:textId="7E9A6B11" w:rsidR="0060450A" w:rsidRDefault="00E807AB" w:rsidP="000116F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1</w:t>
            </w:r>
          </w:p>
        </w:tc>
      </w:tr>
      <w:tr w:rsidR="00D95531" w14:paraId="39974646" w14:textId="77777777" w:rsidTr="009003E6">
        <w:trPr>
          <w:jc w:val="center"/>
        </w:trPr>
        <w:tc>
          <w:tcPr>
            <w:tcW w:w="1975" w:type="dxa"/>
            <w:tcMar>
              <w:top w:w="100" w:type="dxa"/>
              <w:left w:w="100" w:type="dxa"/>
              <w:bottom w:w="100" w:type="dxa"/>
              <w:right w:w="100" w:type="dxa"/>
            </w:tcMar>
          </w:tcPr>
          <w:p w14:paraId="69F09EC8" w14:textId="0FC4E5DF" w:rsidR="00D95531" w:rsidRDefault="00D95531" w:rsidP="00D95531">
            <w:pPr>
              <w:spacing w:after="100" w:afterAutospacing="1" w:line="259" w:lineRule="auto"/>
              <w:jc w:val="left"/>
              <w:rPr>
                <w:rFonts w:ascii="Times New Roman" w:eastAsia="SimSun" w:hAnsi="Times New Roman" w:cs="Times New Roman"/>
                <w:sz w:val="20"/>
                <w:szCs w:val="20"/>
              </w:rPr>
            </w:pPr>
            <w:r w:rsidRPr="006E4EB6">
              <w:rPr>
                <w:rFonts w:ascii="Times New Roman" w:eastAsia="SimSun" w:hAnsi="Times New Roman" w:cs="Times New Roman"/>
                <w:sz w:val="20"/>
                <w:szCs w:val="20"/>
              </w:rPr>
              <w:t>agent_type</w:t>
            </w:r>
          </w:p>
        </w:tc>
        <w:tc>
          <w:tcPr>
            <w:tcW w:w="4697" w:type="dxa"/>
            <w:tcMar>
              <w:top w:w="100" w:type="dxa"/>
              <w:left w:w="100" w:type="dxa"/>
              <w:bottom w:w="100" w:type="dxa"/>
              <w:right w:w="100" w:type="dxa"/>
            </w:tcMar>
            <w:vAlign w:val="center"/>
          </w:tcPr>
          <w:p w14:paraId="4F0850B2" w14:textId="2C8194E7" w:rsidR="00D95531" w:rsidRDefault="00D95531" w:rsidP="00D95531">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Type of the agent</w:t>
            </w:r>
          </w:p>
        </w:tc>
        <w:tc>
          <w:tcPr>
            <w:tcW w:w="1682" w:type="dxa"/>
            <w:tcMar>
              <w:top w:w="100" w:type="dxa"/>
              <w:left w:w="100" w:type="dxa"/>
              <w:bottom w:w="100" w:type="dxa"/>
              <w:right w:w="100" w:type="dxa"/>
            </w:tcMar>
            <w:vAlign w:val="center"/>
          </w:tcPr>
          <w:p w14:paraId="0D0CA80A" w14:textId="3858ADDC" w:rsidR="00D95531" w:rsidRDefault="00F860CD" w:rsidP="00D95531">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p, rt, dms</w:t>
            </w:r>
          </w:p>
        </w:tc>
      </w:tr>
      <w:tr w:rsidR="00D95531" w14:paraId="6AB6EE47" w14:textId="77777777" w:rsidTr="009003E6">
        <w:trPr>
          <w:jc w:val="center"/>
        </w:trPr>
        <w:tc>
          <w:tcPr>
            <w:tcW w:w="1975" w:type="dxa"/>
            <w:tcMar>
              <w:top w:w="100" w:type="dxa"/>
              <w:left w:w="100" w:type="dxa"/>
              <w:bottom w:w="100" w:type="dxa"/>
              <w:right w:w="100" w:type="dxa"/>
            </w:tcMar>
          </w:tcPr>
          <w:p w14:paraId="7B6FBF92" w14:textId="60110573" w:rsidR="00D95531" w:rsidRDefault="00D95531" w:rsidP="00D95531">
            <w:pPr>
              <w:spacing w:after="100" w:afterAutospacing="1" w:line="259" w:lineRule="auto"/>
              <w:jc w:val="left"/>
              <w:rPr>
                <w:rFonts w:ascii="Times New Roman" w:eastAsia="SimSun" w:hAnsi="Times New Roman" w:cs="Times New Roman"/>
                <w:sz w:val="20"/>
                <w:szCs w:val="20"/>
              </w:rPr>
            </w:pPr>
            <w:r w:rsidRPr="006E4EB6">
              <w:rPr>
                <w:rFonts w:ascii="Times New Roman" w:eastAsia="SimSun" w:hAnsi="Times New Roman" w:cs="Times New Roman"/>
                <w:sz w:val="20"/>
                <w:szCs w:val="20"/>
              </w:rPr>
              <w:t>demand_period</w:t>
            </w:r>
          </w:p>
        </w:tc>
        <w:tc>
          <w:tcPr>
            <w:tcW w:w="4697" w:type="dxa"/>
            <w:tcMar>
              <w:top w:w="100" w:type="dxa"/>
              <w:left w:w="100" w:type="dxa"/>
              <w:bottom w:w="100" w:type="dxa"/>
              <w:right w:w="100" w:type="dxa"/>
            </w:tcMar>
            <w:vAlign w:val="center"/>
          </w:tcPr>
          <w:p w14:paraId="09154392" w14:textId="0CA94EF5" w:rsidR="00D95531" w:rsidRDefault="00D95531" w:rsidP="00D95531">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Name of the demand period</w:t>
            </w:r>
          </w:p>
        </w:tc>
        <w:tc>
          <w:tcPr>
            <w:tcW w:w="1682" w:type="dxa"/>
            <w:tcMar>
              <w:top w:w="100" w:type="dxa"/>
              <w:left w:w="100" w:type="dxa"/>
              <w:bottom w:w="100" w:type="dxa"/>
              <w:right w:w="100" w:type="dxa"/>
            </w:tcMar>
            <w:vAlign w:val="center"/>
          </w:tcPr>
          <w:p w14:paraId="0FCDF183" w14:textId="5646C3B4" w:rsidR="00D95531" w:rsidRDefault="00D95531" w:rsidP="00D95531">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AM</w:t>
            </w:r>
          </w:p>
        </w:tc>
      </w:tr>
      <w:tr w:rsidR="00D95531" w14:paraId="6FA0D6B8" w14:textId="77777777" w:rsidTr="000116F8">
        <w:trPr>
          <w:jc w:val="center"/>
        </w:trPr>
        <w:tc>
          <w:tcPr>
            <w:tcW w:w="1975" w:type="dxa"/>
            <w:tcMar>
              <w:top w:w="100" w:type="dxa"/>
              <w:left w:w="100" w:type="dxa"/>
              <w:bottom w:w="100" w:type="dxa"/>
              <w:right w:w="100" w:type="dxa"/>
            </w:tcMar>
          </w:tcPr>
          <w:p w14:paraId="06E002C5" w14:textId="143182F4" w:rsidR="00D95531" w:rsidRDefault="00D95531" w:rsidP="00D95531">
            <w:pPr>
              <w:spacing w:after="100" w:afterAutospacing="1" w:line="259" w:lineRule="auto"/>
              <w:jc w:val="left"/>
              <w:rPr>
                <w:rFonts w:ascii="Times New Roman" w:eastAsia="SimSun" w:hAnsi="Times New Roman" w:cs="Times New Roman"/>
                <w:sz w:val="20"/>
                <w:szCs w:val="20"/>
              </w:rPr>
            </w:pPr>
            <w:r w:rsidRPr="008F191F">
              <w:rPr>
                <w:rFonts w:ascii="Times New Roman" w:eastAsia="SimSun" w:hAnsi="Times New Roman" w:cs="Times New Roman"/>
                <w:sz w:val="20"/>
                <w:szCs w:val="20"/>
              </w:rPr>
              <w:t>volume</w:t>
            </w:r>
          </w:p>
        </w:tc>
        <w:tc>
          <w:tcPr>
            <w:tcW w:w="4697" w:type="dxa"/>
            <w:tcMar>
              <w:top w:w="100" w:type="dxa"/>
              <w:left w:w="100" w:type="dxa"/>
              <w:bottom w:w="100" w:type="dxa"/>
              <w:right w:w="100" w:type="dxa"/>
            </w:tcMar>
          </w:tcPr>
          <w:p w14:paraId="5AD70566" w14:textId="5C638611" w:rsidR="00D95531" w:rsidRDefault="00D95531" w:rsidP="00D95531">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Path based flow volume for the defined period</w:t>
            </w:r>
            <w:r>
              <w:rPr>
                <w:rFonts w:ascii="Times New Roman" w:eastAsia="SimSun" w:hAnsi="Times New Roman" w:cs="Times New Roman" w:hint="eastAsia"/>
                <w:sz w:val="20"/>
                <w:szCs w:val="20"/>
              </w:rPr>
              <w:t xml:space="preserve"> </w:t>
            </w:r>
            <w:r>
              <w:rPr>
                <w:rFonts w:ascii="Times New Roman" w:eastAsia="SimSun" w:hAnsi="Times New Roman" w:cs="Times New Roman"/>
                <w:sz w:val="20"/>
                <w:szCs w:val="20"/>
              </w:rPr>
              <w:t>(volume per hour * hour in the defined period)</w:t>
            </w:r>
          </w:p>
        </w:tc>
        <w:tc>
          <w:tcPr>
            <w:tcW w:w="1682" w:type="dxa"/>
            <w:tcMar>
              <w:top w:w="100" w:type="dxa"/>
              <w:left w:w="100" w:type="dxa"/>
              <w:bottom w:w="100" w:type="dxa"/>
              <w:right w:w="100" w:type="dxa"/>
            </w:tcMar>
          </w:tcPr>
          <w:p w14:paraId="05F6FEFD" w14:textId="01E094A6" w:rsidR="00D95531" w:rsidRDefault="007668AF" w:rsidP="00D95531">
            <w:pPr>
              <w:spacing w:after="100" w:afterAutospacing="1" w:line="259" w:lineRule="auto"/>
              <w:jc w:val="left"/>
              <w:rPr>
                <w:rFonts w:ascii="Times New Roman" w:eastAsia="SimSun" w:hAnsi="Times New Roman" w:cs="Times New Roman"/>
                <w:sz w:val="20"/>
                <w:szCs w:val="20"/>
              </w:rPr>
            </w:pPr>
            <w:r w:rsidRPr="007668AF">
              <w:rPr>
                <w:rFonts w:ascii="Times New Roman" w:eastAsia="SimSun" w:hAnsi="Times New Roman" w:cs="Times New Roman"/>
                <w:sz w:val="20"/>
                <w:szCs w:val="20"/>
              </w:rPr>
              <w:t>135.198</w:t>
            </w:r>
          </w:p>
        </w:tc>
      </w:tr>
      <w:tr w:rsidR="00D95531" w14:paraId="7223040D" w14:textId="77777777" w:rsidTr="000116F8">
        <w:trPr>
          <w:jc w:val="center"/>
        </w:trPr>
        <w:tc>
          <w:tcPr>
            <w:tcW w:w="1975" w:type="dxa"/>
            <w:tcMar>
              <w:top w:w="100" w:type="dxa"/>
              <w:left w:w="100" w:type="dxa"/>
              <w:bottom w:w="100" w:type="dxa"/>
              <w:right w:w="100" w:type="dxa"/>
            </w:tcMar>
          </w:tcPr>
          <w:p w14:paraId="085A547F" w14:textId="5B091EF1" w:rsidR="00D95531" w:rsidRDefault="00D95531" w:rsidP="00D95531">
            <w:pPr>
              <w:spacing w:after="100" w:afterAutospacing="1" w:line="259" w:lineRule="auto"/>
              <w:jc w:val="left"/>
              <w:rPr>
                <w:rFonts w:ascii="Times New Roman" w:eastAsia="SimSun" w:hAnsi="Times New Roman" w:cs="Times New Roman"/>
                <w:sz w:val="20"/>
                <w:szCs w:val="20"/>
              </w:rPr>
            </w:pPr>
            <w:r w:rsidRPr="006E4EB6">
              <w:rPr>
                <w:rFonts w:ascii="Times New Roman" w:eastAsia="SimSun" w:hAnsi="Times New Roman" w:cs="Times New Roman"/>
                <w:sz w:val="20"/>
                <w:szCs w:val="20"/>
              </w:rPr>
              <w:t>simu_volume</w:t>
            </w:r>
          </w:p>
        </w:tc>
        <w:tc>
          <w:tcPr>
            <w:tcW w:w="4697" w:type="dxa"/>
            <w:tcMar>
              <w:top w:w="100" w:type="dxa"/>
              <w:left w:w="100" w:type="dxa"/>
              <w:bottom w:w="100" w:type="dxa"/>
              <w:right w:w="100" w:type="dxa"/>
            </w:tcMar>
          </w:tcPr>
          <w:p w14:paraId="0C684529" w14:textId="5187BA04" w:rsidR="00D95531" w:rsidRDefault="00D95531" w:rsidP="00D95531">
            <w:pPr>
              <w:spacing w:after="100" w:afterAutospacing="1" w:line="259" w:lineRule="auto"/>
              <w:jc w:val="left"/>
              <w:rPr>
                <w:rFonts w:ascii="Times New Roman" w:eastAsia="SimSun" w:hAnsi="Times New Roman" w:cs="Times New Roman"/>
                <w:sz w:val="20"/>
                <w:szCs w:val="20"/>
              </w:rPr>
            </w:pPr>
          </w:p>
        </w:tc>
        <w:tc>
          <w:tcPr>
            <w:tcW w:w="1682" w:type="dxa"/>
            <w:tcMar>
              <w:top w:w="100" w:type="dxa"/>
              <w:left w:w="100" w:type="dxa"/>
              <w:bottom w:w="100" w:type="dxa"/>
              <w:right w:w="100" w:type="dxa"/>
            </w:tcMar>
          </w:tcPr>
          <w:p w14:paraId="1731F224" w14:textId="1FB35157" w:rsidR="00D95531" w:rsidRDefault="007668AF" w:rsidP="00D95531">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0</w:t>
            </w:r>
          </w:p>
        </w:tc>
      </w:tr>
      <w:tr w:rsidR="00D95531" w14:paraId="2ECE2DCA" w14:textId="77777777" w:rsidTr="000116F8">
        <w:trPr>
          <w:jc w:val="center"/>
        </w:trPr>
        <w:tc>
          <w:tcPr>
            <w:tcW w:w="1975" w:type="dxa"/>
            <w:tcMar>
              <w:top w:w="100" w:type="dxa"/>
              <w:left w:w="100" w:type="dxa"/>
              <w:bottom w:w="100" w:type="dxa"/>
              <w:right w:w="100" w:type="dxa"/>
            </w:tcMar>
          </w:tcPr>
          <w:p w14:paraId="445F50AC" w14:textId="1FD7F919" w:rsidR="00D95531" w:rsidRDefault="00D95531" w:rsidP="00D95531">
            <w:pPr>
              <w:spacing w:after="100" w:afterAutospacing="1" w:line="259" w:lineRule="auto"/>
              <w:jc w:val="left"/>
              <w:rPr>
                <w:rFonts w:ascii="Times New Roman" w:eastAsia="SimSun" w:hAnsi="Times New Roman" w:cs="Times New Roman"/>
                <w:sz w:val="20"/>
                <w:szCs w:val="20"/>
              </w:rPr>
            </w:pPr>
            <w:r w:rsidRPr="006E4EB6">
              <w:rPr>
                <w:rFonts w:ascii="Times New Roman" w:eastAsia="SimSun" w:hAnsi="Times New Roman" w:cs="Times New Roman"/>
                <w:sz w:val="20"/>
                <w:szCs w:val="20"/>
              </w:rPr>
              <w:t>subarea_flag</w:t>
            </w:r>
          </w:p>
        </w:tc>
        <w:tc>
          <w:tcPr>
            <w:tcW w:w="4697" w:type="dxa"/>
            <w:tcMar>
              <w:top w:w="100" w:type="dxa"/>
              <w:left w:w="100" w:type="dxa"/>
              <w:bottom w:w="100" w:type="dxa"/>
              <w:right w:w="100" w:type="dxa"/>
            </w:tcMar>
          </w:tcPr>
          <w:p w14:paraId="17A6AA55" w14:textId="5EF817F3" w:rsidR="00D95531" w:rsidRDefault="00D95531" w:rsidP="00D95531">
            <w:pPr>
              <w:spacing w:after="100" w:afterAutospacing="1" w:line="259" w:lineRule="auto"/>
              <w:jc w:val="left"/>
              <w:rPr>
                <w:rFonts w:ascii="Times New Roman" w:eastAsia="SimSun" w:hAnsi="Times New Roman" w:cs="Times New Roman"/>
                <w:sz w:val="20"/>
                <w:szCs w:val="20"/>
              </w:rPr>
            </w:pPr>
          </w:p>
        </w:tc>
        <w:tc>
          <w:tcPr>
            <w:tcW w:w="1682" w:type="dxa"/>
            <w:tcMar>
              <w:top w:w="100" w:type="dxa"/>
              <w:left w:w="100" w:type="dxa"/>
              <w:bottom w:w="100" w:type="dxa"/>
              <w:right w:w="100" w:type="dxa"/>
            </w:tcMar>
          </w:tcPr>
          <w:p w14:paraId="6FE13C2B" w14:textId="32E9B95E" w:rsidR="00D95531" w:rsidRDefault="007668AF" w:rsidP="00D95531">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1</w:t>
            </w:r>
          </w:p>
        </w:tc>
      </w:tr>
      <w:tr w:rsidR="00D95531" w14:paraId="364CF433" w14:textId="77777777" w:rsidTr="000116F8">
        <w:trPr>
          <w:jc w:val="center"/>
        </w:trPr>
        <w:tc>
          <w:tcPr>
            <w:tcW w:w="1975" w:type="dxa"/>
            <w:tcMar>
              <w:top w:w="100" w:type="dxa"/>
              <w:left w:w="100" w:type="dxa"/>
              <w:bottom w:w="100" w:type="dxa"/>
              <w:right w:w="100" w:type="dxa"/>
            </w:tcMar>
          </w:tcPr>
          <w:p w14:paraId="36BF7513" w14:textId="6247BEAE" w:rsidR="00D95531" w:rsidRPr="008F191F" w:rsidRDefault="00D95531" w:rsidP="00D95531">
            <w:pPr>
              <w:spacing w:after="100" w:afterAutospacing="1" w:line="259" w:lineRule="auto"/>
              <w:jc w:val="left"/>
              <w:rPr>
                <w:rFonts w:ascii="Times New Roman" w:eastAsia="SimSun" w:hAnsi="Times New Roman" w:cs="Times New Roman"/>
                <w:sz w:val="20"/>
                <w:szCs w:val="20"/>
              </w:rPr>
            </w:pPr>
            <w:r w:rsidRPr="00780F13">
              <w:rPr>
                <w:rFonts w:ascii="Times New Roman" w:eastAsia="SimSun" w:hAnsi="Times New Roman" w:cs="Times New Roman"/>
                <w:sz w:val="20"/>
                <w:szCs w:val="20"/>
              </w:rPr>
              <w:t>OD_impact_flag</w:t>
            </w:r>
          </w:p>
        </w:tc>
        <w:tc>
          <w:tcPr>
            <w:tcW w:w="4697" w:type="dxa"/>
            <w:tcMar>
              <w:top w:w="100" w:type="dxa"/>
              <w:left w:w="100" w:type="dxa"/>
              <w:bottom w:w="100" w:type="dxa"/>
              <w:right w:w="100" w:type="dxa"/>
            </w:tcMar>
          </w:tcPr>
          <w:p w14:paraId="69FB39CF" w14:textId="6EBBB6B7" w:rsidR="00D95531" w:rsidRDefault="00D95531" w:rsidP="00D95531">
            <w:pPr>
              <w:spacing w:after="100" w:afterAutospacing="1" w:line="259" w:lineRule="auto"/>
              <w:jc w:val="left"/>
              <w:rPr>
                <w:rFonts w:ascii="Times New Roman" w:eastAsia="SimSun" w:hAnsi="Times New Roman" w:cs="Times New Roman"/>
                <w:sz w:val="20"/>
                <w:szCs w:val="20"/>
              </w:rPr>
            </w:pPr>
          </w:p>
        </w:tc>
        <w:tc>
          <w:tcPr>
            <w:tcW w:w="1682" w:type="dxa"/>
            <w:tcMar>
              <w:top w:w="100" w:type="dxa"/>
              <w:left w:w="100" w:type="dxa"/>
              <w:bottom w:w="100" w:type="dxa"/>
              <w:right w:w="100" w:type="dxa"/>
            </w:tcMar>
          </w:tcPr>
          <w:p w14:paraId="65E5A738" w14:textId="4B7913C1" w:rsidR="00D95531" w:rsidRDefault="007668AF" w:rsidP="00D95531">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0</w:t>
            </w:r>
          </w:p>
        </w:tc>
      </w:tr>
      <w:tr w:rsidR="00D95531" w14:paraId="5AAC4263" w14:textId="77777777" w:rsidTr="000116F8">
        <w:trPr>
          <w:jc w:val="center"/>
        </w:trPr>
        <w:tc>
          <w:tcPr>
            <w:tcW w:w="1975" w:type="dxa"/>
            <w:tcMar>
              <w:top w:w="100" w:type="dxa"/>
              <w:left w:w="100" w:type="dxa"/>
              <w:bottom w:w="100" w:type="dxa"/>
              <w:right w:w="100" w:type="dxa"/>
            </w:tcMar>
          </w:tcPr>
          <w:p w14:paraId="41410EBC" w14:textId="032B0545" w:rsidR="00D95531" w:rsidRPr="008F191F" w:rsidRDefault="00D95531" w:rsidP="00D95531">
            <w:pPr>
              <w:spacing w:after="100" w:afterAutospacing="1" w:line="259" w:lineRule="auto"/>
              <w:jc w:val="left"/>
              <w:rPr>
                <w:rFonts w:ascii="Times New Roman" w:eastAsia="SimSun" w:hAnsi="Times New Roman" w:cs="Times New Roman"/>
                <w:sz w:val="20"/>
                <w:szCs w:val="20"/>
              </w:rPr>
            </w:pPr>
            <w:r w:rsidRPr="00780F13">
              <w:rPr>
                <w:rFonts w:ascii="Times New Roman" w:eastAsia="SimSun" w:hAnsi="Times New Roman" w:cs="Times New Roman"/>
                <w:sz w:val="20"/>
                <w:szCs w:val="20"/>
              </w:rPr>
              <w:lastRenderedPageBreak/>
              <w:t>at_OD_impact_flag</w:t>
            </w:r>
          </w:p>
        </w:tc>
        <w:tc>
          <w:tcPr>
            <w:tcW w:w="4697" w:type="dxa"/>
            <w:tcMar>
              <w:top w:w="100" w:type="dxa"/>
              <w:left w:w="100" w:type="dxa"/>
              <w:bottom w:w="100" w:type="dxa"/>
              <w:right w:w="100" w:type="dxa"/>
            </w:tcMar>
          </w:tcPr>
          <w:p w14:paraId="77DF23B3" w14:textId="325D8AD5" w:rsidR="00D95531" w:rsidRDefault="00D95531" w:rsidP="00D95531">
            <w:pPr>
              <w:spacing w:after="100" w:afterAutospacing="1" w:line="259" w:lineRule="auto"/>
              <w:jc w:val="left"/>
              <w:rPr>
                <w:rFonts w:ascii="Times New Roman" w:eastAsia="SimSun" w:hAnsi="Times New Roman" w:cs="Times New Roman"/>
                <w:sz w:val="20"/>
                <w:szCs w:val="20"/>
              </w:rPr>
            </w:pPr>
          </w:p>
        </w:tc>
        <w:tc>
          <w:tcPr>
            <w:tcW w:w="1682" w:type="dxa"/>
            <w:tcMar>
              <w:top w:w="100" w:type="dxa"/>
              <w:left w:w="100" w:type="dxa"/>
              <w:bottom w:w="100" w:type="dxa"/>
              <w:right w:w="100" w:type="dxa"/>
            </w:tcMar>
          </w:tcPr>
          <w:p w14:paraId="46698F53" w14:textId="7EF7AD53" w:rsidR="00D95531" w:rsidRDefault="007668AF" w:rsidP="00D95531">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0</w:t>
            </w:r>
          </w:p>
        </w:tc>
      </w:tr>
      <w:tr w:rsidR="00D95531" w14:paraId="3041CD18" w14:textId="77777777" w:rsidTr="000116F8">
        <w:trPr>
          <w:jc w:val="center"/>
        </w:trPr>
        <w:tc>
          <w:tcPr>
            <w:tcW w:w="1975" w:type="dxa"/>
            <w:tcMar>
              <w:top w:w="100" w:type="dxa"/>
              <w:left w:w="100" w:type="dxa"/>
              <w:bottom w:w="100" w:type="dxa"/>
              <w:right w:w="100" w:type="dxa"/>
            </w:tcMar>
          </w:tcPr>
          <w:p w14:paraId="62F871C6" w14:textId="103D791C" w:rsidR="00D95531" w:rsidRPr="00780F13" w:rsidRDefault="00D95531" w:rsidP="00D95531">
            <w:pPr>
              <w:spacing w:after="100" w:afterAutospacing="1" w:line="259" w:lineRule="auto"/>
              <w:jc w:val="left"/>
              <w:rPr>
                <w:rFonts w:ascii="Times New Roman" w:eastAsia="SimSun" w:hAnsi="Times New Roman" w:cs="Times New Roman"/>
                <w:sz w:val="20"/>
                <w:szCs w:val="20"/>
              </w:rPr>
            </w:pPr>
            <w:r w:rsidRPr="00CF4734">
              <w:rPr>
                <w:rFonts w:ascii="Times New Roman" w:eastAsia="SimSun" w:hAnsi="Times New Roman" w:cs="Times New Roman"/>
                <w:sz w:val="20"/>
                <w:szCs w:val="20"/>
              </w:rPr>
              <w:t>vehicle_diverted_flag</w:t>
            </w:r>
          </w:p>
        </w:tc>
        <w:tc>
          <w:tcPr>
            <w:tcW w:w="4697" w:type="dxa"/>
            <w:tcMar>
              <w:top w:w="100" w:type="dxa"/>
              <w:left w:w="100" w:type="dxa"/>
              <w:bottom w:w="100" w:type="dxa"/>
              <w:right w:w="100" w:type="dxa"/>
            </w:tcMar>
          </w:tcPr>
          <w:p w14:paraId="7031A9B2" w14:textId="77777777" w:rsidR="00D95531" w:rsidRPr="008F191F" w:rsidRDefault="00D95531" w:rsidP="00D95531">
            <w:pPr>
              <w:spacing w:after="100" w:afterAutospacing="1" w:line="259" w:lineRule="auto"/>
              <w:jc w:val="left"/>
              <w:rPr>
                <w:rFonts w:ascii="Times New Roman" w:eastAsia="SimSun" w:hAnsi="Times New Roman" w:cs="Times New Roman"/>
                <w:sz w:val="20"/>
                <w:szCs w:val="20"/>
              </w:rPr>
            </w:pPr>
          </w:p>
        </w:tc>
        <w:tc>
          <w:tcPr>
            <w:tcW w:w="1682" w:type="dxa"/>
            <w:tcMar>
              <w:top w:w="100" w:type="dxa"/>
              <w:left w:w="100" w:type="dxa"/>
              <w:bottom w:w="100" w:type="dxa"/>
              <w:right w:w="100" w:type="dxa"/>
            </w:tcMar>
          </w:tcPr>
          <w:p w14:paraId="3C47F9AA" w14:textId="56678DFB" w:rsidR="00D95531" w:rsidRDefault="007668AF" w:rsidP="00D95531">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w:t>
            </w:r>
            <w:r>
              <w:rPr>
                <w:rFonts w:ascii="Times New Roman" w:eastAsia="SimSun" w:hAnsi="Times New Roman" w:cs="Times New Roman"/>
                <w:sz w:val="20"/>
                <w:szCs w:val="20"/>
              </w:rPr>
              <w:t>1</w:t>
            </w:r>
          </w:p>
        </w:tc>
      </w:tr>
      <w:tr w:rsidR="00FB16F1" w14:paraId="6F579BFF" w14:textId="77777777" w:rsidTr="00726909">
        <w:trPr>
          <w:jc w:val="center"/>
        </w:trPr>
        <w:tc>
          <w:tcPr>
            <w:tcW w:w="1975" w:type="dxa"/>
            <w:tcMar>
              <w:top w:w="100" w:type="dxa"/>
              <w:left w:w="100" w:type="dxa"/>
              <w:bottom w:w="100" w:type="dxa"/>
              <w:right w:w="100" w:type="dxa"/>
            </w:tcMar>
            <w:vAlign w:val="center"/>
          </w:tcPr>
          <w:p w14:paraId="321D7378" w14:textId="3AE057B9" w:rsidR="00FB16F1" w:rsidRPr="00CF4734" w:rsidRDefault="00FB16F1" w:rsidP="00FB16F1">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toll</w:t>
            </w:r>
          </w:p>
        </w:tc>
        <w:tc>
          <w:tcPr>
            <w:tcW w:w="4697" w:type="dxa"/>
            <w:tcMar>
              <w:top w:w="100" w:type="dxa"/>
              <w:left w:w="100" w:type="dxa"/>
              <w:bottom w:w="100" w:type="dxa"/>
              <w:right w:w="100" w:type="dxa"/>
            </w:tcMar>
            <w:vAlign w:val="center"/>
          </w:tcPr>
          <w:p w14:paraId="2EE39504" w14:textId="4B9218C4" w:rsidR="00FB16F1" w:rsidRPr="008F191F" w:rsidRDefault="00FB16F1" w:rsidP="00FB16F1">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The amount of money/time that agent pays, unit: dollar</w:t>
            </w:r>
          </w:p>
        </w:tc>
        <w:tc>
          <w:tcPr>
            <w:tcW w:w="1682" w:type="dxa"/>
            <w:tcMar>
              <w:top w:w="100" w:type="dxa"/>
              <w:left w:w="100" w:type="dxa"/>
              <w:bottom w:w="100" w:type="dxa"/>
              <w:right w:w="100" w:type="dxa"/>
            </w:tcMar>
            <w:vAlign w:val="center"/>
          </w:tcPr>
          <w:p w14:paraId="6BD8984C" w14:textId="34372CB0" w:rsidR="00FB16F1" w:rsidRDefault="00FB16F1" w:rsidP="00FB16F1">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0</w:t>
            </w:r>
          </w:p>
        </w:tc>
      </w:tr>
      <w:tr w:rsidR="00FB16F1" w14:paraId="508603CB" w14:textId="77777777" w:rsidTr="000116F8">
        <w:trPr>
          <w:jc w:val="center"/>
        </w:trPr>
        <w:tc>
          <w:tcPr>
            <w:tcW w:w="1975" w:type="dxa"/>
            <w:tcMar>
              <w:top w:w="100" w:type="dxa"/>
              <w:left w:w="100" w:type="dxa"/>
              <w:bottom w:w="100" w:type="dxa"/>
              <w:right w:w="100" w:type="dxa"/>
            </w:tcMar>
          </w:tcPr>
          <w:p w14:paraId="45EE47B9" w14:textId="32B15071" w:rsidR="00FB16F1" w:rsidRPr="00780F13" w:rsidRDefault="00FB16F1" w:rsidP="00FB16F1">
            <w:pPr>
              <w:spacing w:after="100" w:afterAutospacing="1" w:line="259" w:lineRule="auto"/>
              <w:jc w:val="left"/>
              <w:rPr>
                <w:rFonts w:ascii="Times New Roman" w:eastAsia="SimSun" w:hAnsi="Times New Roman" w:cs="Times New Roman"/>
                <w:sz w:val="20"/>
                <w:szCs w:val="20"/>
              </w:rPr>
            </w:pPr>
            <w:r w:rsidRPr="00CF4734">
              <w:rPr>
                <w:rFonts w:ascii="Times New Roman" w:eastAsia="SimSun" w:hAnsi="Times New Roman" w:cs="Times New Roman"/>
                <w:sz w:val="20"/>
                <w:szCs w:val="20"/>
              </w:rPr>
              <w:t>travel_time</w:t>
            </w:r>
          </w:p>
        </w:tc>
        <w:tc>
          <w:tcPr>
            <w:tcW w:w="4697" w:type="dxa"/>
            <w:tcMar>
              <w:top w:w="100" w:type="dxa"/>
              <w:left w:w="100" w:type="dxa"/>
              <w:bottom w:w="100" w:type="dxa"/>
              <w:right w:w="100" w:type="dxa"/>
            </w:tcMar>
          </w:tcPr>
          <w:p w14:paraId="61425BA6" w14:textId="3246B8B5" w:rsidR="00FB16F1" w:rsidRPr="008F191F" w:rsidRDefault="00FB16F1" w:rsidP="00FB16F1">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path travel_time in minute</w:t>
            </w:r>
          </w:p>
        </w:tc>
        <w:tc>
          <w:tcPr>
            <w:tcW w:w="1682" w:type="dxa"/>
            <w:tcMar>
              <w:top w:w="100" w:type="dxa"/>
              <w:left w:w="100" w:type="dxa"/>
              <w:bottom w:w="100" w:type="dxa"/>
              <w:right w:w="100" w:type="dxa"/>
            </w:tcMar>
          </w:tcPr>
          <w:p w14:paraId="49C2C82B" w14:textId="0AA2147F" w:rsidR="00FB16F1" w:rsidRDefault="007668AF" w:rsidP="00FB16F1">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1</w:t>
            </w:r>
            <w:r>
              <w:rPr>
                <w:rFonts w:ascii="Times New Roman" w:eastAsia="SimSun" w:hAnsi="Times New Roman" w:cs="Times New Roman"/>
                <w:sz w:val="20"/>
                <w:szCs w:val="20"/>
              </w:rPr>
              <w:t>0.3</w:t>
            </w:r>
          </w:p>
        </w:tc>
      </w:tr>
      <w:tr w:rsidR="00FB16F1" w14:paraId="6474A6E9" w14:textId="77777777" w:rsidTr="000116F8">
        <w:trPr>
          <w:jc w:val="center"/>
        </w:trPr>
        <w:tc>
          <w:tcPr>
            <w:tcW w:w="1975" w:type="dxa"/>
            <w:tcMar>
              <w:top w:w="100" w:type="dxa"/>
              <w:left w:w="100" w:type="dxa"/>
              <w:bottom w:w="100" w:type="dxa"/>
              <w:right w:w="100" w:type="dxa"/>
            </w:tcMar>
          </w:tcPr>
          <w:p w14:paraId="5376F393" w14:textId="1FAEEFFD" w:rsidR="00FB16F1" w:rsidRPr="00CF4734" w:rsidRDefault="00FB16F1" w:rsidP="00FB16F1">
            <w:pPr>
              <w:spacing w:after="100" w:afterAutospacing="1" w:line="259" w:lineRule="auto"/>
              <w:rPr>
                <w:rFonts w:ascii="Times New Roman" w:eastAsia="SimSun" w:hAnsi="Times New Roman" w:cs="Times New Roman"/>
                <w:sz w:val="20"/>
                <w:szCs w:val="20"/>
              </w:rPr>
            </w:pPr>
            <w:r w:rsidRPr="00CF4734">
              <w:rPr>
                <w:rFonts w:ascii="Times New Roman" w:eastAsia="SimSun" w:hAnsi="Times New Roman" w:cs="Times New Roman"/>
                <w:sz w:val="20"/>
                <w:szCs w:val="20"/>
              </w:rPr>
              <w:t>VDF_travel_time</w:t>
            </w:r>
          </w:p>
        </w:tc>
        <w:tc>
          <w:tcPr>
            <w:tcW w:w="4697" w:type="dxa"/>
            <w:tcMar>
              <w:top w:w="100" w:type="dxa"/>
              <w:left w:w="100" w:type="dxa"/>
              <w:bottom w:w="100" w:type="dxa"/>
              <w:right w:w="100" w:type="dxa"/>
            </w:tcMar>
          </w:tcPr>
          <w:p w14:paraId="156B2493" w14:textId="77777777" w:rsidR="00FB16F1" w:rsidRPr="008F191F" w:rsidRDefault="00FB16F1" w:rsidP="00FB16F1">
            <w:pPr>
              <w:spacing w:after="100" w:afterAutospacing="1" w:line="259" w:lineRule="auto"/>
              <w:jc w:val="left"/>
              <w:rPr>
                <w:rFonts w:ascii="Times New Roman" w:eastAsia="SimSun" w:hAnsi="Times New Roman" w:cs="Times New Roman"/>
                <w:sz w:val="20"/>
                <w:szCs w:val="20"/>
              </w:rPr>
            </w:pPr>
          </w:p>
        </w:tc>
        <w:tc>
          <w:tcPr>
            <w:tcW w:w="1682" w:type="dxa"/>
            <w:tcMar>
              <w:top w:w="100" w:type="dxa"/>
              <w:left w:w="100" w:type="dxa"/>
              <w:bottom w:w="100" w:type="dxa"/>
              <w:right w:w="100" w:type="dxa"/>
            </w:tcMar>
          </w:tcPr>
          <w:p w14:paraId="4A66CA88" w14:textId="1707BFD5" w:rsidR="00FB16F1" w:rsidRDefault="00E807AB" w:rsidP="00FB16F1">
            <w:pPr>
              <w:spacing w:after="100" w:afterAutospacing="1" w:line="259" w:lineRule="auto"/>
              <w:jc w:val="left"/>
              <w:rPr>
                <w:rFonts w:ascii="Times New Roman" w:eastAsia="SimSun" w:hAnsi="Times New Roman" w:cs="Times New Roman"/>
                <w:sz w:val="20"/>
                <w:szCs w:val="20"/>
              </w:rPr>
            </w:pPr>
            <w:r w:rsidRPr="00E807AB">
              <w:rPr>
                <w:rFonts w:ascii="Times New Roman" w:eastAsia="SimSun" w:hAnsi="Times New Roman" w:cs="Times New Roman"/>
                <w:sz w:val="20"/>
                <w:szCs w:val="20"/>
              </w:rPr>
              <w:t>10.3251</w:t>
            </w:r>
          </w:p>
        </w:tc>
      </w:tr>
      <w:tr w:rsidR="00FB16F1" w14:paraId="6417309F" w14:textId="77777777" w:rsidTr="000116F8">
        <w:trPr>
          <w:jc w:val="center"/>
        </w:trPr>
        <w:tc>
          <w:tcPr>
            <w:tcW w:w="1975" w:type="dxa"/>
            <w:tcMar>
              <w:top w:w="100" w:type="dxa"/>
              <w:left w:w="100" w:type="dxa"/>
              <w:bottom w:w="100" w:type="dxa"/>
              <w:right w:w="100" w:type="dxa"/>
            </w:tcMar>
          </w:tcPr>
          <w:p w14:paraId="20B9F7DC" w14:textId="1BD3011B" w:rsidR="00FB16F1" w:rsidRPr="00CF4734" w:rsidRDefault="00FB16F1" w:rsidP="00FB16F1">
            <w:pPr>
              <w:spacing w:after="100" w:afterAutospacing="1" w:line="259" w:lineRule="auto"/>
              <w:rPr>
                <w:rFonts w:ascii="Times New Roman" w:eastAsia="SimSun" w:hAnsi="Times New Roman" w:cs="Times New Roman"/>
                <w:sz w:val="20"/>
                <w:szCs w:val="20"/>
              </w:rPr>
            </w:pPr>
            <w:r w:rsidRPr="005374CB">
              <w:rPr>
                <w:rFonts w:ascii="Times New Roman" w:eastAsia="SimSun" w:hAnsi="Times New Roman" w:cs="Times New Roman"/>
                <w:sz w:val="20"/>
                <w:szCs w:val="20"/>
              </w:rPr>
              <w:t>SA_TT_</w:t>
            </w:r>
            <w:r>
              <w:rPr>
                <w:rFonts w:ascii="Times New Roman" w:eastAsia="SimSun" w:hAnsi="Times New Roman" w:cs="Times New Roman"/>
                <w:sz w:val="20"/>
                <w:szCs w:val="20"/>
              </w:rPr>
              <w:t>#</w:t>
            </w:r>
          </w:p>
        </w:tc>
        <w:tc>
          <w:tcPr>
            <w:tcW w:w="4697" w:type="dxa"/>
            <w:tcMar>
              <w:top w:w="100" w:type="dxa"/>
              <w:left w:w="100" w:type="dxa"/>
              <w:bottom w:w="100" w:type="dxa"/>
              <w:right w:w="100" w:type="dxa"/>
            </w:tcMar>
          </w:tcPr>
          <w:p w14:paraId="19667456" w14:textId="77777777" w:rsidR="00FB16F1" w:rsidRPr="008F191F" w:rsidRDefault="00FB16F1" w:rsidP="00FB16F1">
            <w:pPr>
              <w:spacing w:after="100" w:afterAutospacing="1" w:line="259" w:lineRule="auto"/>
              <w:jc w:val="left"/>
              <w:rPr>
                <w:rFonts w:ascii="Times New Roman" w:eastAsia="SimSun" w:hAnsi="Times New Roman" w:cs="Times New Roman"/>
                <w:sz w:val="20"/>
                <w:szCs w:val="20"/>
              </w:rPr>
            </w:pPr>
          </w:p>
        </w:tc>
        <w:tc>
          <w:tcPr>
            <w:tcW w:w="1682" w:type="dxa"/>
            <w:tcMar>
              <w:top w:w="100" w:type="dxa"/>
              <w:left w:w="100" w:type="dxa"/>
              <w:bottom w:w="100" w:type="dxa"/>
              <w:right w:w="100" w:type="dxa"/>
            </w:tcMar>
          </w:tcPr>
          <w:p w14:paraId="0A89D0AD" w14:textId="6BFA9EFE" w:rsidR="00FB16F1" w:rsidRDefault="00E807AB" w:rsidP="00FB16F1">
            <w:pPr>
              <w:spacing w:after="100" w:afterAutospacing="1" w:line="259" w:lineRule="auto"/>
              <w:jc w:val="left"/>
              <w:rPr>
                <w:rFonts w:ascii="Times New Roman" w:eastAsia="SimSun" w:hAnsi="Times New Roman" w:cs="Times New Roman"/>
                <w:sz w:val="20"/>
                <w:szCs w:val="20"/>
              </w:rPr>
            </w:pPr>
            <w:r w:rsidRPr="00E807AB">
              <w:rPr>
                <w:rFonts w:ascii="Times New Roman" w:eastAsia="SimSun" w:hAnsi="Times New Roman" w:cs="Times New Roman"/>
                <w:sz w:val="20"/>
                <w:szCs w:val="20"/>
              </w:rPr>
              <w:t>10.328943</w:t>
            </w:r>
          </w:p>
        </w:tc>
      </w:tr>
    </w:tbl>
    <w:p w14:paraId="5430C94F" w14:textId="46D9E3C0" w:rsidR="00C0107A" w:rsidRDefault="00C0107A">
      <w:pPr>
        <w:spacing w:line="276" w:lineRule="auto"/>
        <w:contextualSpacing/>
        <w:rPr>
          <w:rFonts w:ascii="Times New Roman" w:eastAsia="SimSun" w:hAnsi="Times New Roman" w:cs="Times New Roman"/>
          <w:b/>
          <w:bCs/>
          <w:kern w:val="0"/>
          <w:sz w:val="20"/>
          <w:szCs w:val="20"/>
        </w:rPr>
      </w:pPr>
    </w:p>
    <w:p w14:paraId="30030E80" w14:textId="004FFE80" w:rsidR="00A250BA" w:rsidRDefault="00A250BA">
      <w:pPr>
        <w:spacing w:line="276" w:lineRule="auto"/>
        <w:contextualSpacing/>
        <w:rPr>
          <w:rFonts w:ascii="Times New Roman" w:eastAsia="SimSun" w:hAnsi="Times New Roman" w:cs="Times New Roman"/>
          <w:b/>
          <w:bCs/>
          <w:kern w:val="0"/>
          <w:sz w:val="20"/>
          <w:szCs w:val="20"/>
        </w:rPr>
      </w:pPr>
    </w:p>
    <w:p w14:paraId="17E3183E" w14:textId="7E25CEA6" w:rsidR="00A250BA" w:rsidRDefault="00A250BA">
      <w:pPr>
        <w:spacing w:line="276" w:lineRule="auto"/>
        <w:contextualSpacing/>
        <w:rPr>
          <w:rFonts w:ascii="Times New Roman" w:eastAsia="SimSun" w:hAnsi="Times New Roman" w:cs="Times New Roman"/>
          <w:b/>
          <w:bCs/>
          <w:kern w:val="0"/>
          <w:sz w:val="20"/>
          <w:szCs w:val="20"/>
        </w:rPr>
      </w:pPr>
    </w:p>
    <w:p w14:paraId="0B75B37F" w14:textId="77777777" w:rsidR="00A250BA" w:rsidRDefault="00A250BA">
      <w:pPr>
        <w:spacing w:line="276" w:lineRule="auto"/>
        <w:contextualSpacing/>
        <w:rPr>
          <w:rFonts w:ascii="Times New Roman" w:eastAsia="SimSun" w:hAnsi="Times New Roman" w:cs="Times New Roman"/>
          <w:b/>
          <w:bCs/>
          <w:kern w:val="0"/>
          <w:sz w:val="20"/>
          <w:szCs w:val="20"/>
        </w:rPr>
      </w:pPr>
    </w:p>
    <w:p w14:paraId="19F9523A" w14:textId="3F78DEA2" w:rsidR="004D2C35" w:rsidRDefault="008F2B5A">
      <w:pPr>
        <w:spacing w:line="276" w:lineRule="auto"/>
        <w:contextualSpacing/>
        <w:rPr>
          <w:rFonts w:ascii="Times New Roman" w:eastAsia="SimSun" w:hAnsi="Times New Roman" w:cs="Times New Roman"/>
          <w:b/>
          <w:bCs/>
          <w:kern w:val="0"/>
          <w:sz w:val="20"/>
          <w:szCs w:val="20"/>
        </w:rPr>
      </w:pPr>
      <w:r>
        <w:rPr>
          <w:rFonts w:ascii="Times New Roman" w:eastAsia="SimSun" w:hAnsi="Times New Roman" w:cs="Times New Roman"/>
          <w:b/>
          <w:bCs/>
          <w:kern w:val="0"/>
          <w:sz w:val="20"/>
          <w:szCs w:val="20"/>
        </w:rPr>
        <w:t xml:space="preserve">File </w:t>
      </w:r>
      <w:r w:rsidR="00A30BB3">
        <w:rPr>
          <w:rFonts w:ascii="Times New Roman" w:eastAsia="SimSun" w:hAnsi="Times New Roman" w:cs="Times New Roman"/>
          <w:b/>
          <w:bCs/>
          <w:kern w:val="0"/>
          <w:sz w:val="20"/>
          <w:szCs w:val="20"/>
        </w:rPr>
        <w:t>5</w:t>
      </w:r>
      <w:r w:rsidR="0060450A">
        <w:rPr>
          <w:rFonts w:ascii="Times New Roman" w:eastAsia="SimSun" w:hAnsi="Times New Roman" w:cs="Times New Roman" w:hint="eastAsia"/>
          <w:b/>
          <w:bCs/>
          <w:kern w:val="0"/>
          <w:sz w:val="20"/>
          <w:szCs w:val="20"/>
        </w:rPr>
        <w:t>c</w:t>
      </w:r>
      <w:r>
        <w:rPr>
          <w:rFonts w:ascii="Times New Roman" w:eastAsia="SimSun" w:hAnsi="Times New Roman" w:cs="Times New Roman"/>
          <w:b/>
          <w:bCs/>
          <w:kern w:val="0"/>
          <w:sz w:val="20"/>
          <w:szCs w:val="20"/>
        </w:rPr>
        <w:t>: agent.csv</w:t>
      </w:r>
    </w:p>
    <w:tbl>
      <w:tblPr>
        <w:tblW w:w="823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550"/>
        <w:gridCol w:w="4272"/>
        <w:gridCol w:w="2409"/>
      </w:tblGrid>
      <w:tr w:rsidR="004D2C35" w14:paraId="323DC2BB" w14:textId="77777777">
        <w:trPr>
          <w:jc w:val="center"/>
        </w:trPr>
        <w:tc>
          <w:tcPr>
            <w:tcW w:w="1550" w:type="dxa"/>
            <w:tcMar>
              <w:top w:w="100" w:type="dxa"/>
              <w:left w:w="100" w:type="dxa"/>
              <w:bottom w:w="100" w:type="dxa"/>
              <w:right w:w="100" w:type="dxa"/>
            </w:tcMar>
            <w:vAlign w:val="center"/>
          </w:tcPr>
          <w:p w14:paraId="0CD433DF" w14:textId="77777777" w:rsidR="004D2C35" w:rsidRDefault="008F2B5A">
            <w:pPr>
              <w:spacing w:after="100" w:afterAutospacing="1" w:line="259" w:lineRule="auto"/>
              <w:jc w:val="left"/>
              <w:rPr>
                <w:rFonts w:ascii="Times New Roman" w:eastAsia="SimSun" w:hAnsi="Times New Roman" w:cs="Times New Roman"/>
                <w:b/>
                <w:sz w:val="20"/>
                <w:szCs w:val="20"/>
              </w:rPr>
            </w:pPr>
            <w:r>
              <w:rPr>
                <w:rFonts w:ascii="Times New Roman" w:eastAsia="SimSun" w:hAnsi="Times New Roman" w:cs="Times New Roman"/>
                <w:b/>
                <w:sz w:val="20"/>
                <w:szCs w:val="20"/>
              </w:rPr>
              <w:t>Field Name</w:t>
            </w:r>
          </w:p>
        </w:tc>
        <w:tc>
          <w:tcPr>
            <w:tcW w:w="4272" w:type="dxa"/>
            <w:tcMar>
              <w:top w:w="100" w:type="dxa"/>
              <w:left w:w="100" w:type="dxa"/>
              <w:bottom w:w="100" w:type="dxa"/>
              <w:right w:w="100" w:type="dxa"/>
            </w:tcMar>
            <w:vAlign w:val="center"/>
          </w:tcPr>
          <w:p w14:paraId="43D69959" w14:textId="77777777" w:rsidR="004D2C35" w:rsidRDefault="008F2B5A">
            <w:pPr>
              <w:spacing w:after="100" w:afterAutospacing="1" w:line="259" w:lineRule="auto"/>
              <w:jc w:val="left"/>
              <w:rPr>
                <w:rFonts w:ascii="Times New Roman" w:eastAsia="SimSun" w:hAnsi="Times New Roman" w:cs="Times New Roman"/>
                <w:b/>
                <w:sz w:val="20"/>
                <w:szCs w:val="20"/>
              </w:rPr>
            </w:pPr>
            <w:r>
              <w:rPr>
                <w:rFonts w:ascii="Times New Roman" w:eastAsia="SimSun" w:hAnsi="Times New Roman" w:cs="Times New Roman"/>
                <w:b/>
                <w:sz w:val="20"/>
                <w:szCs w:val="20"/>
              </w:rPr>
              <w:t>Description</w:t>
            </w:r>
          </w:p>
        </w:tc>
        <w:tc>
          <w:tcPr>
            <w:tcW w:w="2409" w:type="dxa"/>
            <w:tcMar>
              <w:top w:w="100" w:type="dxa"/>
              <w:left w:w="100" w:type="dxa"/>
              <w:bottom w:w="100" w:type="dxa"/>
              <w:right w:w="100" w:type="dxa"/>
            </w:tcMar>
            <w:vAlign w:val="center"/>
          </w:tcPr>
          <w:p w14:paraId="1AC5D309" w14:textId="77777777" w:rsidR="004D2C35" w:rsidRDefault="008F2B5A">
            <w:pPr>
              <w:spacing w:after="100" w:afterAutospacing="1" w:line="259" w:lineRule="auto"/>
              <w:jc w:val="left"/>
              <w:rPr>
                <w:rFonts w:ascii="Times New Roman" w:eastAsia="SimSun" w:hAnsi="Times New Roman" w:cs="Times New Roman"/>
                <w:b/>
                <w:sz w:val="20"/>
                <w:szCs w:val="20"/>
              </w:rPr>
            </w:pPr>
            <w:r>
              <w:rPr>
                <w:rFonts w:ascii="Times New Roman" w:eastAsia="SimSun" w:hAnsi="Times New Roman" w:cs="Times New Roman"/>
                <w:b/>
                <w:sz w:val="20"/>
                <w:szCs w:val="20"/>
              </w:rPr>
              <w:t>Sample Value</w:t>
            </w:r>
          </w:p>
        </w:tc>
      </w:tr>
      <w:tr w:rsidR="004D2C35" w14:paraId="650E286E" w14:textId="77777777">
        <w:trPr>
          <w:jc w:val="center"/>
        </w:trPr>
        <w:tc>
          <w:tcPr>
            <w:tcW w:w="1550" w:type="dxa"/>
            <w:tcMar>
              <w:top w:w="100" w:type="dxa"/>
              <w:left w:w="100" w:type="dxa"/>
              <w:bottom w:w="100" w:type="dxa"/>
              <w:right w:w="100" w:type="dxa"/>
            </w:tcMar>
            <w:vAlign w:val="center"/>
          </w:tcPr>
          <w:p w14:paraId="06645E32"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agent_id</w:t>
            </w:r>
          </w:p>
        </w:tc>
        <w:tc>
          <w:tcPr>
            <w:tcW w:w="4272" w:type="dxa"/>
            <w:tcMar>
              <w:top w:w="100" w:type="dxa"/>
              <w:left w:w="100" w:type="dxa"/>
              <w:bottom w:w="100" w:type="dxa"/>
              <w:right w:w="100" w:type="dxa"/>
            </w:tcMar>
            <w:vAlign w:val="center"/>
          </w:tcPr>
          <w:p w14:paraId="537E6AF8"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Node identification number</w:t>
            </w:r>
          </w:p>
        </w:tc>
        <w:tc>
          <w:tcPr>
            <w:tcW w:w="2409" w:type="dxa"/>
            <w:tcMar>
              <w:top w:w="100" w:type="dxa"/>
              <w:left w:w="100" w:type="dxa"/>
              <w:bottom w:w="100" w:type="dxa"/>
              <w:right w:w="100" w:type="dxa"/>
            </w:tcMar>
            <w:vAlign w:val="center"/>
          </w:tcPr>
          <w:p w14:paraId="33DA9EE3"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1</w:t>
            </w:r>
          </w:p>
        </w:tc>
      </w:tr>
      <w:tr w:rsidR="004D2C35" w14:paraId="3D7F5F0F" w14:textId="77777777">
        <w:trPr>
          <w:jc w:val="center"/>
        </w:trPr>
        <w:tc>
          <w:tcPr>
            <w:tcW w:w="1550" w:type="dxa"/>
            <w:tcMar>
              <w:top w:w="100" w:type="dxa"/>
              <w:left w:w="100" w:type="dxa"/>
              <w:bottom w:w="100" w:type="dxa"/>
              <w:right w:w="100" w:type="dxa"/>
            </w:tcMar>
            <w:vAlign w:val="center"/>
          </w:tcPr>
          <w:p w14:paraId="6B31E61D"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o_zone_id</w:t>
            </w:r>
          </w:p>
        </w:tc>
        <w:tc>
          <w:tcPr>
            <w:tcW w:w="4272" w:type="dxa"/>
            <w:tcMar>
              <w:top w:w="100" w:type="dxa"/>
              <w:left w:w="100" w:type="dxa"/>
              <w:bottom w:w="100" w:type="dxa"/>
              <w:right w:w="100" w:type="dxa"/>
            </w:tcMar>
            <w:vAlign w:val="center"/>
          </w:tcPr>
          <w:p w14:paraId="7455E4C9"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Origin zone number of the agent</w:t>
            </w:r>
          </w:p>
        </w:tc>
        <w:tc>
          <w:tcPr>
            <w:tcW w:w="2409" w:type="dxa"/>
            <w:tcMar>
              <w:top w:w="100" w:type="dxa"/>
              <w:left w:w="100" w:type="dxa"/>
              <w:bottom w:w="100" w:type="dxa"/>
              <w:right w:w="100" w:type="dxa"/>
            </w:tcMar>
            <w:vAlign w:val="center"/>
          </w:tcPr>
          <w:p w14:paraId="1E36F5C6"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1</w:t>
            </w:r>
          </w:p>
        </w:tc>
      </w:tr>
      <w:tr w:rsidR="004D2C35" w14:paraId="1ECCB6F7" w14:textId="77777777">
        <w:trPr>
          <w:jc w:val="center"/>
        </w:trPr>
        <w:tc>
          <w:tcPr>
            <w:tcW w:w="1550" w:type="dxa"/>
            <w:tcMar>
              <w:top w:w="100" w:type="dxa"/>
              <w:left w:w="100" w:type="dxa"/>
              <w:bottom w:w="100" w:type="dxa"/>
              <w:right w:w="100" w:type="dxa"/>
            </w:tcMar>
            <w:vAlign w:val="center"/>
          </w:tcPr>
          <w:p w14:paraId="5A6E89C8"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d_zone_id</w:t>
            </w:r>
          </w:p>
        </w:tc>
        <w:tc>
          <w:tcPr>
            <w:tcW w:w="4272" w:type="dxa"/>
            <w:tcMar>
              <w:top w:w="100" w:type="dxa"/>
              <w:left w:w="100" w:type="dxa"/>
              <w:bottom w:w="100" w:type="dxa"/>
              <w:right w:w="100" w:type="dxa"/>
            </w:tcMar>
            <w:vAlign w:val="center"/>
          </w:tcPr>
          <w:p w14:paraId="5DA8947F"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Destination zone number of the agent</w:t>
            </w:r>
          </w:p>
        </w:tc>
        <w:tc>
          <w:tcPr>
            <w:tcW w:w="2409" w:type="dxa"/>
            <w:tcMar>
              <w:top w:w="100" w:type="dxa"/>
              <w:left w:w="100" w:type="dxa"/>
              <w:bottom w:w="100" w:type="dxa"/>
              <w:right w:w="100" w:type="dxa"/>
            </w:tcMar>
            <w:vAlign w:val="center"/>
          </w:tcPr>
          <w:p w14:paraId="2755B9FC"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2</w:t>
            </w:r>
          </w:p>
        </w:tc>
      </w:tr>
      <w:tr w:rsidR="004D2C35" w14:paraId="7A1DFD9E" w14:textId="77777777">
        <w:trPr>
          <w:jc w:val="center"/>
        </w:trPr>
        <w:tc>
          <w:tcPr>
            <w:tcW w:w="1550" w:type="dxa"/>
            <w:tcMar>
              <w:top w:w="100" w:type="dxa"/>
              <w:left w:w="100" w:type="dxa"/>
              <w:bottom w:w="100" w:type="dxa"/>
              <w:right w:w="100" w:type="dxa"/>
            </w:tcMar>
            <w:vAlign w:val="center"/>
          </w:tcPr>
          <w:p w14:paraId="2E93E0F9"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path_id</w:t>
            </w:r>
          </w:p>
        </w:tc>
        <w:tc>
          <w:tcPr>
            <w:tcW w:w="4272" w:type="dxa"/>
            <w:tcMar>
              <w:top w:w="100" w:type="dxa"/>
              <w:left w:w="100" w:type="dxa"/>
              <w:bottom w:w="100" w:type="dxa"/>
              <w:right w:w="100" w:type="dxa"/>
            </w:tcMar>
            <w:vAlign w:val="center"/>
          </w:tcPr>
          <w:p w14:paraId="7A2A6F9E"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Path identification number</w:t>
            </w:r>
          </w:p>
        </w:tc>
        <w:tc>
          <w:tcPr>
            <w:tcW w:w="2409" w:type="dxa"/>
            <w:tcMar>
              <w:top w:w="100" w:type="dxa"/>
              <w:left w:w="100" w:type="dxa"/>
              <w:bottom w:w="100" w:type="dxa"/>
              <w:right w:w="100" w:type="dxa"/>
            </w:tcMar>
            <w:vAlign w:val="center"/>
          </w:tcPr>
          <w:p w14:paraId="49090552"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0</w:t>
            </w:r>
          </w:p>
        </w:tc>
      </w:tr>
      <w:tr w:rsidR="004D2C35" w14:paraId="54CA7512" w14:textId="77777777">
        <w:trPr>
          <w:jc w:val="center"/>
        </w:trPr>
        <w:tc>
          <w:tcPr>
            <w:tcW w:w="1550" w:type="dxa"/>
            <w:tcMar>
              <w:top w:w="100" w:type="dxa"/>
              <w:left w:w="100" w:type="dxa"/>
              <w:bottom w:w="100" w:type="dxa"/>
              <w:right w:w="100" w:type="dxa"/>
            </w:tcMar>
            <w:vAlign w:val="center"/>
          </w:tcPr>
          <w:p w14:paraId="6B9786A4"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o_node_id</w:t>
            </w:r>
          </w:p>
        </w:tc>
        <w:tc>
          <w:tcPr>
            <w:tcW w:w="4272" w:type="dxa"/>
            <w:tcMar>
              <w:top w:w="100" w:type="dxa"/>
              <w:left w:w="100" w:type="dxa"/>
              <w:bottom w:w="100" w:type="dxa"/>
              <w:right w:w="100" w:type="dxa"/>
            </w:tcMar>
            <w:vAlign w:val="center"/>
          </w:tcPr>
          <w:p w14:paraId="2F151F51"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Origin node number of the agent</w:t>
            </w:r>
          </w:p>
        </w:tc>
        <w:tc>
          <w:tcPr>
            <w:tcW w:w="2409" w:type="dxa"/>
            <w:tcMar>
              <w:top w:w="100" w:type="dxa"/>
              <w:left w:w="100" w:type="dxa"/>
              <w:bottom w:w="100" w:type="dxa"/>
              <w:right w:w="100" w:type="dxa"/>
            </w:tcMar>
            <w:vAlign w:val="center"/>
          </w:tcPr>
          <w:p w14:paraId="585F22E4"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1</w:t>
            </w:r>
          </w:p>
        </w:tc>
      </w:tr>
      <w:tr w:rsidR="004D2C35" w14:paraId="365DF0A2" w14:textId="77777777">
        <w:trPr>
          <w:jc w:val="center"/>
        </w:trPr>
        <w:tc>
          <w:tcPr>
            <w:tcW w:w="1550" w:type="dxa"/>
            <w:tcMar>
              <w:top w:w="100" w:type="dxa"/>
              <w:left w:w="100" w:type="dxa"/>
              <w:bottom w:w="100" w:type="dxa"/>
              <w:right w:w="100" w:type="dxa"/>
            </w:tcMar>
            <w:vAlign w:val="center"/>
          </w:tcPr>
          <w:p w14:paraId="75FA111F"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d_node_id</w:t>
            </w:r>
          </w:p>
        </w:tc>
        <w:tc>
          <w:tcPr>
            <w:tcW w:w="4272" w:type="dxa"/>
            <w:tcMar>
              <w:top w:w="100" w:type="dxa"/>
              <w:left w:w="100" w:type="dxa"/>
              <w:bottom w:w="100" w:type="dxa"/>
              <w:right w:w="100" w:type="dxa"/>
            </w:tcMar>
            <w:vAlign w:val="center"/>
          </w:tcPr>
          <w:p w14:paraId="156FCD72"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Destination node number of the agent</w:t>
            </w:r>
          </w:p>
        </w:tc>
        <w:tc>
          <w:tcPr>
            <w:tcW w:w="2409" w:type="dxa"/>
            <w:tcMar>
              <w:top w:w="100" w:type="dxa"/>
              <w:left w:w="100" w:type="dxa"/>
              <w:bottom w:w="100" w:type="dxa"/>
              <w:right w:w="100" w:type="dxa"/>
            </w:tcMar>
            <w:vAlign w:val="center"/>
          </w:tcPr>
          <w:p w14:paraId="7D295990"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2</w:t>
            </w:r>
          </w:p>
        </w:tc>
      </w:tr>
      <w:tr w:rsidR="004D2C35" w14:paraId="1ABC9BED" w14:textId="77777777">
        <w:trPr>
          <w:jc w:val="center"/>
        </w:trPr>
        <w:tc>
          <w:tcPr>
            <w:tcW w:w="1550" w:type="dxa"/>
            <w:tcMar>
              <w:top w:w="100" w:type="dxa"/>
              <w:left w:w="100" w:type="dxa"/>
              <w:bottom w:w="100" w:type="dxa"/>
              <w:right w:w="100" w:type="dxa"/>
            </w:tcMar>
            <w:vAlign w:val="center"/>
          </w:tcPr>
          <w:p w14:paraId="4CE5527D"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agent_type</w:t>
            </w:r>
          </w:p>
        </w:tc>
        <w:tc>
          <w:tcPr>
            <w:tcW w:w="4272" w:type="dxa"/>
            <w:tcMar>
              <w:top w:w="100" w:type="dxa"/>
              <w:left w:w="100" w:type="dxa"/>
              <w:bottom w:w="100" w:type="dxa"/>
              <w:right w:w="100" w:type="dxa"/>
            </w:tcMar>
            <w:vAlign w:val="center"/>
          </w:tcPr>
          <w:p w14:paraId="149A64DF"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Type of the agent</w:t>
            </w:r>
          </w:p>
        </w:tc>
        <w:tc>
          <w:tcPr>
            <w:tcW w:w="2409" w:type="dxa"/>
            <w:tcMar>
              <w:top w:w="100" w:type="dxa"/>
              <w:left w:w="100" w:type="dxa"/>
              <w:bottom w:w="100" w:type="dxa"/>
              <w:right w:w="100" w:type="dxa"/>
            </w:tcMar>
            <w:vAlign w:val="center"/>
          </w:tcPr>
          <w:p w14:paraId="021C823A"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p</w:t>
            </w:r>
          </w:p>
        </w:tc>
      </w:tr>
      <w:tr w:rsidR="004D2C35" w14:paraId="660F9D83" w14:textId="77777777">
        <w:trPr>
          <w:jc w:val="center"/>
        </w:trPr>
        <w:tc>
          <w:tcPr>
            <w:tcW w:w="1550" w:type="dxa"/>
            <w:tcMar>
              <w:top w:w="100" w:type="dxa"/>
              <w:left w:w="100" w:type="dxa"/>
              <w:bottom w:w="100" w:type="dxa"/>
              <w:right w:w="100" w:type="dxa"/>
            </w:tcMar>
            <w:vAlign w:val="center"/>
          </w:tcPr>
          <w:p w14:paraId="50B6970F"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demand_period</w:t>
            </w:r>
          </w:p>
        </w:tc>
        <w:tc>
          <w:tcPr>
            <w:tcW w:w="4272" w:type="dxa"/>
            <w:tcMar>
              <w:top w:w="100" w:type="dxa"/>
              <w:left w:w="100" w:type="dxa"/>
              <w:bottom w:w="100" w:type="dxa"/>
              <w:right w:w="100" w:type="dxa"/>
            </w:tcMar>
            <w:vAlign w:val="center"/>
          </w:tcPr>
          <w:p w14:paraId="07CE01A1"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Name of the demand period</w:t>
            </w:r>
          </w:p>
        </w:tc>
        <w:tc>
          <w:tcPr>
            <w:tcW w:w="2409" w:type="dxa"/>
            <w:tcMar>
              <w:top w:w="100" w:type="dxa"/>
              <w:left w:w="100" w:type="dxa"/>
              <w:bottom w:w="100" w:type="dxa"/>
              <w:right w:w="100" w:type="dxa"/>
            </w:tcMar>
            <w:vAlign w:val="center"/>
          </w:tcPr>
          <w:p w14:paraId="0521358A"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AM</w:t>
            </w:r>
          </w:p>
        </w:tc>
      </w:tr>
      <w:tr w:rsidR="004D2C35" w14:paraId="3C4BAD55" w14:textId="77777777">
        <w:trPr>
          <w:jc w:val="center"/>
        </w:trPr>
        <w:tc>
          <w:tcPr>
            <w:tcW w:w="1550" w:type="dxa"/>
            <w:tcMar>
              <w:top w:w="100" w:type="dxa"/>
              <w:left w:w="100" w:type="dxa"/>
              <w:bottom w:w="100" w:type="dxa"/>
              <w:right w:w="100" w:type="dxa"/>
            </w:tcMar>
            <w:vAlign w:val="center"/>
          </w:tcPr>
          <w:p w14:paraId="001A9524"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volume</w:t>
            </w:r>
          </w:p>
        </w:tc>
        <w:tc>
          <w:tcPr>
            <w:tcW w:w="4272" w:type="dxa"/>
            <w:tcMar>
              <w:top w:w="100" w:type="dxa"/>
              <w:left w:w="100" w:type="dxa"/>
              <w:bottom w:w="100" w:type="dxa"/>
              <w:right w:w="100" w:type="dxa"/>
            </w:tcMar>
            <w:vAlign w:val="center"/>
          </w:tcPr>
          <w:p w14:paraId="16D844CC"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Flow volume assigned on the agent</w:t>
            </w:r>
          </w:p>
        </w:tc>
        <w:tc>
          <w:tcPr>
            <w:tcW w:w="2409" w:type="dxa"/>
            <w:tcMar>
              <w:top w:w="100" w:type="dxa"/>
              <w:left w:w="100" w:type="dxa"/>
              <w:bottom w:w="100" w:type="dxa"/>
              <w:right w:w="100" w:type="dxa"/>
            </w:tcMar>
            <w:vAlign w:val="center"/>
          </w:tcPr>
          <w:p w14:paraId="01D3FADD"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5600</w:t>
            </w:r>
          </w:p>
        </w:tc>
      </w:tr>
      <w:tr w:rsidR="004D2C35" w14:paraId="539E8631" w14:textId="77777777">
        <w:trPr>
          <w:jc w:val="center"/>
        </w:trPr>
        <w:tc>
          <w:tcPr>
            <w:tcW w:w="1550" w:type="dxa"/>
            <w:tcMar>
              <w:top w:w="100" w:type="dxa"/>
              <w:left w:w="100" w:type="dxa"/>
              <w:bottom w:w="100" w:type="dxa"/>
              <w:right w:w="100" w:type="dxa"/>
            </w:tcMar>
            <w:vAlign w:val="center"/>
          </w:tcPr>
          <w:p w14:paraId="3E4578FE"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toll</w:t>
            </w:r>
          </w:p>
        </w:tc>
        <w:tc>
          <w:tcPr>
            <w:tcW w:w="4272" w:type="dxa"/>
            <w:tcMar>
              <w:top w:w="100" w:type="dxa"/>
              <w:left w:w="100" w:type="dxa"/>
              <w:bottom w:w="100" w:type="dxa"/>
              <w:right w:w="100" w:type="dxa"/>
            </w:tcMar>
            <w:vAlign w:val="center"/>
          </w:tcPr>
          <w:p w14:paraId="0A3F8689"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The amount of money/time that agent pays, unit: dollar</w:t>
            </w:r>
          </w:p>
        </w:tc>
        <w:tc>
          <w:tcPr>
            <w:tcW w:w="2409" w:type="dxa"/>
            <w:tcMar>
              <w:top w:w="100" w:type="dxa"/>
              <w:left w:w="100" w:type="dxa"/>
              <w:bottom w:w="100" w:type="dxa"/>
              <w:right w:w="100" w:type="dxa"/>
            </w:tcMar>
            <w:vAlign w:val="center"/>
          </w:tcPr>
          <w:p w14:paraId="4218FC94"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360</w:t>
            </w:r>
          </w:p>
        </w:tc>
      </w:tr>
      <w:tr w:rsidR="004D2C35" w14:paraId="58979630" w14:textId="77777777">
        <w:trPr>
          <w:jc w:val="center"/>
        </w:trPr>
        <w:tc>
          <w:tcPr>
            <w:tcW w:w="1550" w:type="dxa"/>
            <w:tcMar>
              <w:top w:w="100" w:type="dxa"/>
              <w:left w:w="100" w:type="dxa"/>
              <w:bottom w:w="100" w:type="dxa"/>
              <w:right w:w="100" w:type="dxa"/>
            </w:tcMar>
            <w:vAlign w:val="center"/>
          </w:tcPr>
          <w:p w14:paraId="038EEA22"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travel_time</w:t>
            </w:r>
          </w:p>
        </w:tc>
        <w:tc>
          <w:tcPr>
            <w:tcW w:w="4272" w:type="dxa"/>
            <w:tcMar>
              <w:top w:w="100" w:type="dxa"/>
              <w:left w:w="100" w:type="dxa"/>
              <w:bottom w:w="100" w:type="dxa"/>
              <w:right w:w="100" w:type="dxa"/>
            </w:tcMar>
            <w:vAlign w:val="center"/>
          </w:tcPr>
          <w:p w14:paraId="1CB8D626"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The total time from the origin to the destination of the agent</w:t>
            </w:r>
          </w:p>
        </w:tc>
        <w:tc>
          <w:tcPr>
            <w:tcW w:w="2409" w:type="dxa"/>
            <w:tcMar>
              <w:top w:w="100" w:type="dxa"/>
              <w:left w:w="100" w:type="dxa"/>
              <w:bottom w:w="100" w:type="dxa"/>
              <w:right w:w="100" w:type="dxa"/>
            </w:tcMar>
            <w:vAlign w:val="center"/>
          </w:tcPr>
          <w:p w14:paraId="79FC2154"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31.5</w:t>
            </w:r>
          </w:p>
        </w:tc>
      </w:tr>
      <w:tr w:rsidR="004D2C35" w14:paraId="5E3EB318" w14:textId="77777777">
        <w:trPr>
          <w:jc w:val="center"/>
        </w:trPr>
        <w:tc>
          <w:tcPr>
            <w:tcW w:w="1550" w:type="dxa"/>
            <w:tcMar>
              <w:top w:w="100" w:type="dxa"/>
              <w:left w:w="100" w:type="dxa"/>
              <w:bottom w:w="100" w:type="dxa"/>
              <w:right w:w="100" w:type="dxa"/>
            </w:tcMar>
            <w:vAlign w:val="center"/>
          </w:tcPr>
          <w:p w14:paraId="4A69A73F"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distance</w:t>
            </w:r>
          </w:p>
        </w:tc>
        <w:tc>
          <w:tcPr>
            <w:tcW w:w="4272" w:type="dxa"/>
            <w:tcMar>
              <w:top w:w="100" w:type="dxa"/>
              <w:left w:w="100" w:type="dxa"/>
              <w:bottom w:w="100" w:type="dxa"/>
              <w:right w:w="100" w:type="dxa"/>
            </w:tcMar>
            <w:vAlign w:val="center"/>
          </w:tcPr>
          <w:p w14:paraId="524206BC"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The total travel distance from the origin to the destination of the agent, unit: mile or km as users defined for length in link.csv</w:t>
            </w:r>
          </w:p>
        </w:tc>
        <w:tc>
          <w:tcPr>
            <w:tcW w:w="2409" w:type="dxa"/>
            <w:tcMar>
              <w:top w:w="100" w:type="dxa"/>
              <w:left w:w="100" w:type="dxa"/>
              <w:bottom w:w="100" w:type="dxa"/>
              <w:right w:w="100" w:type="dxa"/>
            </w:tcMar>
            <w:vAlign w:val="center"/>
          </w:tcPr>
          <w:p w14:paraId="4A0934E3"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20</w:t>
            </w:r>
          </w:p>
        </w:tc>
      </w:tr>
      <w:tr w:rsidR="004D2C35" w14:paraId="50F38A78" w14:textId="77777777">
        <w:trPr>
          <w:jc w:val="center"/>
        </w:trPr>
        <w:tc>
          <w:tcPr>
            <w:tcW w:w="1550" w:type="dxa"/>
            <w:tcMar>
              <w:top w:w="100" w:type="dxa"/>
              <w:left w:w="100" w:type="dxa"/>
              <w:bottom w:w="100" w:type="dxa"/>
              <w:right w:w="100" w:type="dxa"/>
            </w:tcMar>
            <w:vAlign w:val="center"/>
          </w:tcPr>
          <w:p w14:paraId="26697643"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lastRenderedPageBreak/>
              <w:t>node_sequence</w:t>
            </w:r>
          </w:p>
        </w:tc>
        <w:tc>
          <w:tcPr>
            <w:tcW w:w="4272" w:type="dxa"/>
            <w:tcMar>
              <w:top w:w="100" w:type="dxa"/>
              <w:left w:w="100" w:type="dxa"/>
              <w:bottom w:w="100" w:type="dxa"/>
              <w:right w:w="100" w:type="dxa"/>
            </w:tcMar>
            <w:vAlign w:val="center"/>
          </w:tcPr>
          <w:p w14:paraId="36EABA50"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The number of nodes through which agents pass in turn</w:t>
            </w:r>
          </w:p>
        </w:tc>
        <w:tc>
          <w:tcPr>
            <w:tcW w:w="2409" w:type="dxa"/>
            <w:tcMar>
              <w:top w:w="100" w:type="dxa"/>
              <w:left w:w="100" w:type="dxa"/>
              <w:bottom w:w="100" w:type="dxa"/>
              <w:right w:w="100" w:type="dxa"/>
            </w:tcMar>
            <w:vAlign w:val="center"/>
          </w:tcPr>
          <w:p w14:paraId="65FA5DF6" w14:textId="77777777" w:rsidR="004D2C35" w:rsidRDefault="008F2B5A">
            <w:pPr>
              <w:widowControl/>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1;3;2;</w:t>
            </w:r>
          </w:p>
        </w:tc>
      </w:tr>
      <w:tr w:rsidR="004D2C35" w14:paraId="54E88E85" w14:textId="77777777">
        <w:trPr>
          <w:jc w:val="center"/>
        </w:trPr>
        <w:tc>
          <w:tcPr>
            <w:tcW w:w="1550" w:type="dxa"/>
            <w:tcMar>
              <w:top w:w="100" w:type="dxa"/>
              <w:left w:w="100" w:type="dxa"/>
              <w:bottom w:w="100" w:type="dxa"/>
              <w:right w:w="100" w:type="dxa"/>
            </w:tcMar>
            <w:vAlign w:val="center"/>
          </w:tcPr>
          <w:p w14:paraId="2A141136"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link_sequence</w:t>
            </w:r>
          </w:p>
        </w:tc>
        <w:tc>
          <w:tcPr>
            <w:tcW w:w="4272" w:type="dxa"/>
            <w:tcMar>
              <w:top w:w="100" w:type="dxa"/>
              <w:left w:w="100" w:type="dxa"/>
              <w:bottom w:w="100" w:type="dxa"/>
              <w:right w:w="100" w:type="dxa"/>
            </w:tcMar>
            <w:vAlign w:val="center"/>
          </w:tcPr>
          <w:p w14:paraId="5EE50282"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The number of links through which agents pass in turn</w:t>
            </w:r>
          </w:p>
        </w:tc>
        <w:tc>
          <w:tcPr>
            <w:tcW w:w="2409" w:type="dxa"/>
            <w:tcMar>
              <w:top w:w="100" w:type="dxa"/>
              <w:left w:w="100" w:type="dxa"/>
              <w:bottom w:w="100" w:type="dxa"/>
              <w:right w:w="100" w:type="dxa"/>
            </w:tcMar>
            <w:vAlign w:val="center"/>
          </w:tcPr>
          <w:p w14:paraId="129E106B" w14:textId="77777777" w:rsidR="004D2C35" w:rsidRDefault="008F2B5A">
            <w:pPr>
              <w:widowControl/>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1003;3002;</w:t>
            </w:r>
          </w:p>
        </w:tc>
      </w:tr>
      <w:tr w:rsidR="004D2C35" w14:paraId="5284D7CD" w14:textId="77777777">
        <w:trPr>
          <w:jc w:val="center"/>
        </w:trPr>
        <w:tc>
          <w:tcPr>
            <w:tcW w:w="1550" w:type="dxa"/>
            <w:tcMar>
              <w:top w:w="100" w:type="dxa"/>
              <w:left w:w="100" w:type="dxa"/>
              <w:bottom w:w="100" w:type="dxa"/>
              <w:right w:w="100" w:type="dxa"/>
            </w:tcMar>
            <w:vAlign w:val="center"/>
          </w:tcPr>
          <w:p w14:paraId="78B06040"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time_sequence</w:t>
            </w:r>
          </w:p>
        </w:tc>
        <w:tc>
          <w:tcPr>
            <w:tcW w:w="4272" w:type="dxa"/>
            <w:tcMar>
              <w:top w:w="100" w:type="dxa"/>
              <w:left w:w="100" w:type="dxa"/>
              <w:bottom w:w="100" w:type="dxa"/>
              <w:right w:w="100" w:type="dxa"/>
            </w:tcMar>
            <w:vAlign w:val="center"/>
          </w:tcPr>
          <w:p w14:paraId="21697296"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Time point through which agents pass in turn</w:t>
            </w:r>
          </w:p>
        </w:tc>
        <w:tc>
          <w:tcPr>
            <w:tcW w:w="2409" w:type="dxa"/>
            <w:tcMar>
              <w:top w:w="100" w:type="dxa"/>
              <w:left w:w="100" w:type="dxa"/>
              <w:bottom w:w="100" w:type="dxa"/>
              <w:right w:w="100" w:type="dxa"/>
            </w:tcMar>
            <w:vAlign w:val="center"/>
          </w:tcPr>
          <w:p w14:paraId="655D975E" w14:textId="77777777" w:rsidR="004D2C35" w:rsidRDefault="008F2B5A">
            <w:pPr>
              <w:widowControl/>
              <w:jc w:val="left"/>
              <w:rPr>
                <w:rFonts w:ascii="Times New Roman" w:hAnsi="Times New Roman" w:cs="Times New Roman"/>
                <w:color w:val="000000"/>
                <w:sz w:val="20"/>
                <w:szCs w:val="20"/>
              </w:rPr>
            </w:pPr>
            <w:r>
              <w:rPr>
                <w:rFonts w:ascii="Times New Roman" w:hAnsi="Times New Roman" w:cs="Times New Roman"/>
                <w:color w:val="000000"/>
                <w:sz w:val="20"/>
                <w:szCs w:val="20"/>
              </w:rPr>
              <w:t>0730:00;0745:45;0801:31;</w:t>
            </w:r>
          </w:p>
        </w:tc>
      </w:tr>
      <w:tr w:rsidR="004D2C35" w14:paraId="6FF9AE58" w14:textId="77777777">
        <w:trPr>
          <w:jc w:val="center"/>
        </w:trPr>
        <w:tc>
          <w:tcPr>
            <w:tcW w:w="1550" w:type="dxa"/>
            <w:tcMar>
              <w:top w:w="100" w:type="dxa"/>
              <w:left w:w="100" w:type="dxa"/>
              <w:bottom w:w="100" w:type="dxa"/>
              <w:right w:w="100" w:type="dxa"/>
            </w:tcMar>
            <w:vAlign w:val="center"/>
          </w:tcPr>
          <w:p w14:paraId="4D57A777"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time_decimal_sequence</w:t>
            </w:r>
          </w:p>
        </w:tc>
        <w:tc>
          <w:tcPr>
            <w:tcW w:w="4272" w:type="dxa"/>
            <w:tcMar>
              <w:top w:w="100" w:type="dxa"/>
              <w:left w:w="100" w:type="dxa"/>
              <w:bottom w:w="100" w:type="dxa"/>
              <w:right w:w="100" w:type="dxa"/>
            </w:tcMar>
            <w:vAlign w:val="center"/>
          </w:tcPr>
          <w:p w14:paraId="36C071D3" w14:textId="77777777" w:rsidR="004D2C35" w:rsidRDefault="008F2B5A">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The number of decimal times through which agents pass in turn</w:t>
            </w:r>
          </w:p>
        </w:tc>
        <w:tc>
          <w:tcPr>
            <w:tcW w:w="2409" w:type="dxa"/>
            <w:tcMar>
              <w:top w:w="100" w:type="dxa"/>
              <w:left w:w="100" w:type="dxa"/>
              <w:bottom w:w="100" w:type="dxa"/>
              <w:right w:w="100" w:type="dxa"/>
            </w:tcMar>
            <w:vAlign w:val="center"/>
          </w:tcPr>
          <w:p w14:paraId="0FDB6D38" w14:textId="77777777" w:rsidR="004D2C35" w:rsidRDefault="008F2B5A">
            <w:pPr>
              <w:widowControl/>
              <w:jc w:val="left"/>
              <w:rPr>
                <w:rFonts w:ascii="Times New Roman" w:hAnsi="Times New Roman" w:cs="Times New Roman"/>
                <w:color w:val="000000"/>
                <w:sz w:val="20"/>
                <w:szCs w:val="20"/>
              </w:rPr>
            </w:pPr>
            <w:r>
              <w:rPr>
                <w:rFonts w:ascii="Times New Roman" w:hAnsi="Times New Roman" w:cs="Times New Roman"/>
                <w:color w:val="000000"/>
                <w:sz w:val="20"/>
                <w:szCs w:val="20"/>
              </w:rPr>
              <w:t>450.00;465.76;481.52;</w:t>
            </w:r>
          </w:p>
        </w:tc>
      </w:tr>
    </w:tbl>
    <w:p w14:paraId="1CDABCC7" w14:textId="77777777" w:rsidR="00C0107A" w:rsidRDefault="00C0107A" w:rsidP="00CC7BFA">
      <w:pPr>
        <w:spacing w:line="276" w:lineRule="auto"/>
        <w:contextualSpacing/>
        <w:rPr>
          <w:rFonts w:ascii="Times New Roman" w:eastAsia="SimSun" w:hAnsi="Times New Roman" w:cs="Times New Roman"/>
          <w:b/>
          <w:bCs/>
          <w:kern w:val="0"/>
          <w:sz w:val="20"/>
          <w:szCs w:val="20"/>
        </w:rPr>
      </w:pPr>
    </w:p>
    <w:p w14:paraId="4FA7F33C" w14:textId="2DFF682C" w:rsidR="00056C54" w:rsidRPr="00107E4B" w:rsidRDefault="00B71F65" w:rsidP="00CC7BFA">
      <w:pPr>
        <w:spacing w:line="276" w:lineRule="auto"/>
        <w:contextualSpacing/>
        <w:rPr>
          <w:rFonts w:ascii="Times New Roman" w:eastAsia="SimSun" w:hAnsi="Times New Roman" w:cs="Times New Roman"/>
          <w:b/>
          <w:bCs/>
          <w:kern w:val="0"/>
          <w:sz w:val="20"/>
          <w:szCs w:val="20"/>
        </w:rPr>
      </w:pPr>
      <w:r w:rsidRPr="00107E4B">
        <w:rPr>
          <w:rFonts w:ascii="Times New Roman" w:eastAsia="SimSun" w:hAnsi="Times New Roman" w:cs="Times New Roman"/>
          <w:b/>
          <w:bCs/>
          <w:kern w:val="0"/>
          <w:sz w:val="20"/>
          <w:szCs w:val="20"/>
        </w:rPr>
        <w:t xml:space="preserve">File </w:t>
      </w:r>
      <w:r w:rsidR="00A30BB3" w:rsidRPr="00107E4B">
        <w:rPr>
          <w:rFonts w:ascii="Times New Roman" w:eastAsia="SimSun" w:hAnsi="Times New Roman" w:cs="Times New Roman"/>
          <w:b/>
          <w:bCs/>
          <w:kern w:val="0"/>
          <w:sz w:val="20"/>
          <w:szCs w:val="20"/>
        </w:rPr>
        <w:t>5</w:t>
      </w:r>
      <w:r w:rsidR="0060450A">
        <w:rPr>
          <w:rFonts w:ascii="Times New Roman" w:eastAsia="SimSun" w:hAnsi="Times New Roman" w:cs="Times New Roman" w:hint="eastAsia"/>
          <w:b/>
          <w:bCs/>
          <w:kern w:val="0"/>
          <w:sz w:val="20"/>
          <w:szCs w:val="20"/>
        </w:rPr>
        <w:t>d</w:t>
      </w:r>
      <w:r w:rsidRPr="00107E4B">
        <w:rPr>
          <w:rFonts w:ascii="Times New Roman" w:eastAsia="SimSun" w:hAnsi="Times New Roman" w:cs="Times New Roman"/>
          <w:b/>
          <w:bCs/>
          <w:kern w:val="0"/>
          <w:sz w:val="20"/>
          <w:szCs w:val="20"/>
        </w:rPr>
        <w:t xml:space="preserve">: </w:t>
      </w:r>
      <w:r w:rsidRPr="00107E4B">
        <w:rPr>
          <w:rFonts w:ascii="Times New Roman" w:hAnsi="Times New Roman" w:cs="Times New Roman"/>
          <w:b/>
          <w:bCs/>
          <w:sz w:val="20"/>
          <w:szCs w:val="20"/>
        </w:rPr>
        <w:t>final_summary</w:t>
      </w:r>
      <w:r w:rsidRPr="00107E4B">
        <w:rPr>
          <w:rFonts w:ascii="Times New Roman" w:eastAsia="SimSun" w:hAnsi="Times New Roman" w:cs="Times New Roman"/>
          <w:b/>
          <w:bCs/>
          <w:kern w:val="0"/>
          <w:sz w:val="20"/>
          <w:szCs w:val="20"/>
        </w:rPr>
        <w:t>.csv</w:t>
      </w:r>
    </w:p>
    <w:p w14:paraId="12D5DCC7" w14:textId="7A4A54CA" w:rsidR="00B71F65" w:rsidRPr="00B71F65" w:rsidRDefault="009F01CE" w:rsidP="00B71F65">
      <w:pPr>
        <w:spacing w:line="276" w:lineRule="auto"/>
        <w:contextualSpacing/>
        <w:rPr>
          <w:rFonts w:ascii="Times New Roman" w:eastAsia="SimSun" w:hAnsi="Times New Roman" w:cs="Times New Roman"/>
          <w:kern w:val="0"/>
          <w:sz w:val="20"/>
          <w:szCs w:val="20"/>
        </w:rPr>
      </w:pPr>
      <w:r w:rsidRPr="009F01CE">
        <w:rPr>
          <w:rFonts w:ascii="Times New Roman" w:eastAsia="SimSun" w:hAnsi="Times New Roman" w:cs="Times New Roman"/>
          <w:kern w:val="0"/>
          <w:sz w:val="20"/>
          <w:szCs w:val="20"/>
        </w:rPr>
        <w:t>This file is a summary file of the output results</w:t>
      </w:r>
      <w:r>
        <w:rPr>
          <w:rFonts w:ascii="Times New Roman" w:eastAsia="SimSun" w:hAnsi="Times New Roman" w:cs="Times New Roman"/>
          <w:kern w:val="0"/>
          <w:sz w:val="20"/>
          <w:szCs w:val="20"/>
        </w:rPr>
        <w:t>,</w:t>
      </w:r>
      <w:r w:rsidRPr="009F01CE">
        <w:t xml:space="preserve"> </w:t>
      </w:r>
      <w:r w:rsidRPr="009F01CE">
        <w:rPr>
          <w:rFonts w:ascii="Times New Roman" w:eastAsia="SimSun" w:hAnsi="Times New Roman" w:cs="Times New Roman"/>
          <w:kern w:val="0"/>
          <w:sz w:val="20"/>
          <w:szCs w:val="20"/>
        </w:rPr>
        <w:t>showing the</w:t>
      </w:r>
      <w:r>
        <w:rPr>
          <w:rFonts w:ascii="Times New Roman" w:eastAsia="SimSun" w:hAnsi="Times New Roman" w:cs="Times New Roman"/>
          <w:kern w:val="0"/>
          <w:sz w:val="20"/>
          <w:szCs w:val="20"/>
        </w:rPr>
        <w:t xml:space="preserve"> summary of the</w:t>
      </w:r>
      <w:r w:rsidRPr="009F01CE">
        <w:rPr>
          <w:rFonts w:ascii="Times New Roman" w:eastAsia="SimSun" w:hAnsi="Times New Roman" w:cs="Times New Roman"/>
          <w:kern w:val="0"/>
          <w:sz w:val="20"/>
          <w:szCs w:val="20"/>
        </w:rPr>
        <w:t xml:space="preserve"> final statistics</w:t>
      </w:r>
      <w:r>
        <w:rPr>
          <w:rFonts w:ascii="Times New Roman" w:eastAsia="SimSun" w:hAnsi="Times New Roman" w:cs="Times New Roman"/>
          <w:kern w:val="0"/>
          <w:sz w:val="20"/>
          <w:szCs w:val="20"/>
        </w:rPr>
        <w:t>.</w:t>
      </w:r>
    </w:p>
    <w:p w14:paraId="19D8CDF1" w14:textId="3CAF7DF9" w:rsidR="00B71F65" w:rsidRDefault="00B71F65" w:rsidP="00B71F65">
      <w:pPr>
        <w:spacing w:line="276" w:lineRule="auto"/>
        <w:contextualSpacing/>
      </w:pPr>
    </w:p>
    <w:tbl>
      <w:tblPr>
        <w:tblW w:w="5000" w:type="pct"/>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363"/>
        <w:gridCol w:w="3170"/>
        <w:gridCol w:w="4753"/>
      </w:tblGrid>
      <w:tr w:rsidR="00D748FD" w14:paraId="36037859" w14:textId="77777777" w:rsidTr="00A64099">
        <w:trPr>
          <w:trHeight w:val="612"/>
          <w:jc w:val="center"/>
        </w:trPr>
        <w:tc>
          <w:tcPr>
            <w:tcW w:w="219" w:type="pct"/>
            <w:tcMar>
              <w:top w:w="100" w:type="dxa"/>
              <w:left w:w="100" w:type="dxa"/>
              <w:bottom w:w="100" w:type="dxa"/>
              <w:right w:w="100" w:type="dxa"/>
            </w:tcMar>
            <w:vAlign w:val="center"/>
          </w:tcPr>
          <w:p w14:paraId="68F2736E" w14:textId="54475A9E" w:rsidR="00866D88" w:rsidRDefault="00866D88" w:rsidP="000116F8">
            <w:pPr>
              <w:spacing w:after="100" w:afterAutospacing="1" w:line="259" w:lineRule="auto"/>
              <w:jc w:val="left"/>
              <w:rPr>
                <w:rFonts w:ascii="Times New Roman" w:eastAsia="SimSun" w:hAnsi="Times New Roman" w:cs="Times New Roman"/>
                <w:b/>
                <w:sz w:val="20"/>
                <w:szCs w:val="20"/>
              </w:rPr>
            </w:pPr>
          </w:p>
        </w:tc>
        <w:tc>
          <w:tcPr>
            <w:tcW w:w="1913" w:type="pct"/>
            <w:tcMar>
              <w:top w:w="100" w:type="dxa"/>
              <w:left w:w="100" w:type="dxa"/>
              <w:bottom w:w="100" w:type="dxa"/>
              <w:right w:w="100" w:type="dxa"/>
            </w:tcMar>
            <w:vAlign w:val="center"/>
          </w:tcPr>
          <w:p w14:paraId="38431FDF" w14:textId="1AC5AA19" w:rsidR="007B1459" w:rsidRDefault="007B1459" w:rsidP="000116F8">
            <w:pPr>
              <w:spacing w:after="100" w:afterAutospacing="1" w:line="259" w:lineRule="auto"/>
              <w:jc w:val="left"/>
              <w:rPr>
                <w:rFonts w:ascii="Times New Roman" w:eastAsia="SimSun" w:hAnsi="Times New Roman" w:cs="Times New Roman"/>
                <w:b/>
                <w:sz w:val="20"/>
                <w:szCs w:val="20"/>
              </w:rPr>
            </w:pPr>
            <w:r>
              <w:rPr>
                <w:rFonts w:ascii="Times New Roman" w:eastAsia="SimSun" w:hAnsi="Times New Roman" w:cs="Times New Roman"/>
                <w:b/>
                <w:sz w:val="20"/>
                <w:szCs w:val="20"/>
              </w:rPr>
              <w:t>Steps</w:t>
            </w:r>
          </w:p>
        </w:tc>
        <w:tc>
          <w:tcPr>
            <w:tcW w:w="2868" w:type="pct"/>
            <w:tcMar>
              <w:top w:w="100" w:type="dxa"/>
              <w:left w:w="100" w:type="dxa"/>
              <w:bottom w:w="100" w:type="dxa"/>
              <w:right w:w="100" w:type="dxa"/>
            </w:tcMar>
            <w:vAlign w:val="center"/>
          </w:tcPr>
          <w:p w14:paraId="022A90D9" w14:textId="53FD4CCA" w:rsidR="00866D88" w:rsidRDefault="00D748FD" w:rsidP="000116F8">
            <w:pPr>
              <w:spacing w:after="100" w:afterAutospacing="1" w:line="259" w:lineRule="auto"/>
              <w:jc w:val="left"/>
              <w:rPr>
                <w:rFonts w:ascii="Times New Roman" w:eastAsia="SimSun" w:hAnsi="Times New Roman" w:cs="Times New Roman"/>
                <w:b/>
                <w:sz w:val="20"/>
                <w:szCs w:val="20"/>
              </w:rPr>
            </w:pPr>
            <w:r>
              <w:rPr>
                <w:rFonts w:ascii="Times New Roman" w:eastAsia="SimSun" w:hAnsi="Times New Roman" w:cs="Times New Roman"/>
                <w:b/>
                <w:sz w:val="20"/>
                <w:szCs w:val="20"/>
              </w:rPr>
              <w:t>Information</w:t>
            </w:r>
          </w:p>
        </w:tc>
      </w:tr>
      <w:tr w:rsidR="00D748FD" w14:paraId="790C2B07" w14:textId="77777777" w:rsidTr="00A64099">
        <w:trPr>
          <w:jc w:val="center"/>
        </w:trPr>
        <w:tc>
          <w:tcPr>
            <w:tcW w:w="219" w:type="pct"/>
            <w:tcMar>
              <w:top w:w="100" w:type="dxa"/>
              <w:left w:w="100" w:type="dxa"/>
              <w:bottom w:w="100" w:type="dxa"/>
              <w:right w:w="100" w:type="dxa"/>
            </w:tcMar>
            <w:vAlign w:val="center"/>
          </w:tcPr>
          <w:p w14:paraId="3E2CCBEC" w14:textId="7F1DF235" w:rsidR="00866D88" w:rsidRDefault="000E23E9" w:rsidP="000116F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1</w:t>
            </w:r>
          </w:p>
        </w:tc>
        <w:tc>
          <w:tcPr>
            <w:tcW w:w="1913" w:type="pct"/>
            <w:tcMar>
              <w:top w:w="100" w:type="dxa"/>
              <w:left w:w="100" w:type="dxa"/>
              <w:bottom w:w="100" w:type="dxa"/>
              <w:right w:w="100" w:type="dxa"/>
            </w:tcMar>
            <w:vAlign w:val="center"/>
          </w:tcPr>
          <w:p w14:paraId="5797E231" w14:textId="3584DB97" w:rsidR="00866D88" w:rsidRDefault="00D748FD" w:rsidP="000116F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R</w:t>
            </w:r>
            <w:r w:rsidR="00E86483" w:rsidRPr="00E86483">
              <w:rPr>
                <w:rFonts w:ascii="Times New Roman" w:eastAsia="SimSun" w:hAnsi="Times New Roman" w:cs="Times New Roman"/>
                <w:sz w:val="20"/>
                <w:szCs w:val="20"/>
              </w:rPr>
              <w:t>ead network node.csv</w:t>
            </w:r>
          </w:p>
        </w:tc>
        <w:tc>
          <w:tcPr>
            <w:tcW w:w="2868" w:type="pct"/>
            <w:tcMar>
              <w:top w:w="100" w:type="dxa"/>
              <w:left w:w="100" w:type="dxa"/>
              <w:bottom w:w="100" w:type="dxa"/>
              <w:right w:w="100" w:type="dxa"/>
            </w:tcMar>
            <w:vAlign w:val="center"/>
          </w:tcPr>
          <w:p w14:paraId="78CD5A3F" w14:textId="07FE15A4" w:rsidR="00866D88" w:rsidRDefault="00DF1B72" w:rsidP="000116F8">
            <w:pPr>
              <w:spacing w:after="100" w:afterAutospacing="1" w:line="259" w:lineRule="auto"/>
              <w:jc w:val="left"/>
              <w:rPr>
                <w:rFonts w:ascii="Times New Roman" w:eastAsia="SimSun" w:hAnsi="Times New Roman" w:cs="Times New Roman"/>
                <w:sz w:val="20"/>
                <w:szCs w:val="20"/>
              </w:rPr>
            </w:pPr>
            <w:r w:rsidRPr="00DF1B72">
              <w:rPr>
                <w:rFonts w:ascii="Times New Roman" w:eastAsia="SimSun" w:hAnsi="Times New Roman" w:cs="Times New Roman"/>
                <w:sz w:val="20"/>
                <w:szCs w:val="20"/>
              </w:rPr>
              <w:t>link.csv</w:t>
            </w:r>
            <w:r>
              <w:rPr>
                <w:rFonts w:ascii="Times New Roman" w:eastAsia="SimSun" w:hAnsi="Times New Roman" w:cs="Times New Roman"/>
                <w:sz w:val="20"/>
                <w:szCs w:val="20"/>
              </w:rPr>
              <w:t>,</w:t>
            </w:r>
            <w:r w:rsidRPr="00DF1B72">
              <w:rPr>
                <w:rFonts w:ascii="Times New Roman" w:eastAsia="SimSun" w:hAnsi="Times New Roman" w:cs="Times New Roman"/>
                <w:sz w:val="20"/>
                <w:szCs w:val="20"/>
              </w:rPr>
              <w:t xml:space="preserve"> zone.csv</w:t>
            </w:r>
            <w:r>
              <w:rPr>
                <w:rFonts w:ascii="Times New Roman" w:eastAsia="SimSun" w:hAnsi="Times New Roman" w:cs="Times New Roman"/>
                <w:sz w:val="20"/>
                <w:szCs w:val="20"/>
              </w:rPr>
              <w:t>,</w:t>
            </w:r>
            <w:r>
              <w:t xml:space="preserve"> </w:t>
            </w:r>
            <w:r w:rsidRPr="00DF1B72">
              <w:rPr>
                <w:rFonts w:ascii="Times New Roman" w:eastAsia="SimSun" w:hAnsi="Times New Roman" w:cs="Times New Roman"/>
                <w:sz w:val="20"/>
                <w:szCs w:val="20"/>
              </w:rPr>
              <w:t>summary by multi-modal and demand types</w:t>
            </w:r>
            <w:r w:rsidR="001F6B85">
              <w:rPr>
                <w:rFonts w:ascii="Times New Roman" w:eastAsia="SimSun" w:hAnsi="Times New Roman" w:cs="Times New Roman"/>
                <w:sz w:val="20"/>
                <w:szCs w:val="20"/>
              </w:rPr>
              <w:t>,</w:t>
            </w:r>
            <w:r w:rsidR="001F6B85">
              <w:t xml:space="preserve"> </w:t>
            </w:r>
            <w:r w:rsidR="001F6B85" w:rsidRPr="001F6B85">
              <w:rPr>
                <w:rFonts w:ascii="Times New Roman" w:eastAsia="SimSun" w:hAnsi="Times New Roman" w:cs="Times New Roman"/>
                <w:sz w:val="20"/>
                <w:szCs w:val="20"/>
              </w:rPr>
              <w:t>summary by road link type</w:t>
            </w:r>
          </w:p>
        </w:tc>
      </w:tr>
      <w:tr w:rsidR="00D748FD" w14:paraId="1BE71CAF" w14:textId="77777777" w:rsidTr="00A64099">
        <w:trPr>
          <w:jc w:val="center"/>
        </w:trPr>
        <w:tc>
          <w:tcPr>
            <w:tcW w:w="219" w:type="pct"/>
            <w:tcMar>
              <w:top w:w="100" w:type="dxa"/>
              <w:left w:w="100" w:type="dxa"/>
              <w:bottom w:w="100" w:type="dxa"/>
              <w:right w:w="100" w:type="dxa"/>
            </w:tcMar>
            <w:vAlign w:val="center"/>
          </w:tcPr>
          <w:p w14:paraId="62DBAD64" w14:textId="048D7630" w:rsidR="00866D88" w:rsidRDefault="000E23E9" w:rsidP="000116F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2</w:t>
            </w:r>
          </w:p>
        </w:tc>
        <w:tc>
          <w:tcPr>
            <w:tcW w:w="1913" w:type="pct"/>
            <w:tcMar>
              <w:top w:w="100" w:type="dxa"/>
              <w:left w:w="100" w:type="dxa"/>
              <w:bottom w:w="100" w:type="dxa"/>
              <w:right w:w="100" w:type="dxa"/>
            </w:tcMar>
            <w:vAlign w:val="center"/>
          </w:tcPr>
          <w:p w14:paraId="2097CD4A" w14:textId="3B901E8D" w:rsidR="00866D88" w:rsidRDefault="00D748FD" w:rsidP="000116F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R</w:t>
            </w:r>
            <w:r w:rsidR="00E86483" w:rsidRPr="00E86483">
              <w:rPr>
                <w:rFonts w:ascii="Times New Roman" w:eastAsia="SimSun" w:hAnsi="Times New Roman" w:cs="Times New Roman"/>
                <w:sz w:val="20"/>
                <w:szCs w:val="20"/>
              </w:rPr>
              <w:t>ead demand</w:t>
            </w:r>
          </w:p>
        </w:tc>
        <w:tc>
          <w:tcPr>
            <w:tcW w:w="2868" w:type="pct"/>
            <w:tcMar>
              <w:top w:w="100" w:type="dxa"/>
              <w:left w:w="100" w:type="dxa"/>
              <w:bottom w:w="100" w:type="dxa"/>
              <w:right w:w="100" w:type="dxa"/>
            </w:tcMar>
            <w:vAlign w:val="center"/>
          </w:tcPr>
          <w:p w14:paraId="7AAB624D" w14:textId="756702B2" w:rsidR="00866D88" w:rsidRDefault="00E27FB4" w:rsidP="000116F8">
            <w:pPr>
              <w:spacing w:after="100" w:afterAutospacing="1" w:line="259" w:lineRule="auto"/>
              <w:jc w:val="left"/>
              <w:rPr>
                <w:rFonts w:ascii="Times New Roman" w:eastAsia="SimSun" w:hAnsi="Times New Roman" w:cs="Times New Roman"/>
                <w:sz w:val="20"/>
                <w:szCs w:val="20"/>
              </w:rPr>
            </w:pPr>
            <w:r w:rsidRPr="00E27FB4">
              <w:rPr>
                <w:rFonts w:ascii="Times New Roman" w:eastAsia="SimSun" w:hAnsi="Times New Roman" w:cs="Times New Roman"/>
                <w:sz w:val="20"/>
                <w:szCs w:val="20"/>
              </w:rPr>
              <w:t>defined in [demand_file_list] in settings.csv.</w:t>
            </w:r>
          </w:p>
        </w:tc>
      </w:tr>
      <w:tr w:rsidR="00D748FD" w14:paraId="282F21BE" w14:textId="77777777" w:rsidTr="00A64099">
        <w:trPr>
          <w:jc w:val="center"/>
        </w:trPr>
        <w:tc>
          <w:tcPr>
            <w:tcW w:w="219" w:type="pct"/>
            <w:tcMar>
              <w:top w:w="100" w:type="dxa"/>
              <w:left w:w="100" w:type="dxa"/>
              <w:bottom w:w="100" w:type="dxa"/>
              <w:right w:w="100" w:type="dxa"/>
            </w:tcMar>
            <w:vAlign w:val="center"/>
          </w:tcPr>
          <w:p w14:paraId="0C443108" w14:textId="71F0027F" w:rsidR="00866D88" w:rsidRDefault="000E23E9" w:rsidP="000116F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3</w:t>
            </w:r>
          </w:p>
        </w:tc>
        <w:tc>
          <w:tcPr>
            <w:tcW w:w="1913" w:type="pct"/>
            <w:tcMar>
              <w:top w:w="100" w:type="dxa"/>
              <w:left w:w="100" w:type="dxa"/>
              <w:bottom w:w="100" w:type="dxa"/>
              <w:right w:w="100" w:type="dxa"/>
            </w:tcMar>
            <w:vAlign w:val="center"/>
          </w:tcPr>
          <w:p w14:paraId="2F19B003" w14:textId="0CFB8BD9" w:rsidR="00866D88" w:rsidRDefault="00D748FD" w:rsidP="000116F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C</w:t>
            </w:r>
            <w:r w:rsidR="00E52B00" w:rsidRPr="00E52B00">
              <w:rPr>
                <w:rFonts w:ascii="Times New Roman" w:eastAsia="SimSun" w:hAnsi="Times New Roman" w:cs="Times New Roman"/>
                <w:sz w:val="20"/>
                <w:szCs w:val="20"/>
              </w:rPr>
              <w:t>heck OD connectivity and accessibility in od_accessibility.csv</w:t>
            </w:r>
          </w:p>
        </w:tc>
        <w:tc>
          <w:tcPr>
            <w:tcW w:w="2868" w:type="pct"/>
            <w:tcMar>
              <w:top w:w="100" w:type="dxa"/>
              <w:left w:w="100" w:type="dxa"/>
              <w:bottom w:w="100" w:type="dxa"/>
              <w:right w:w="100" w:type="dxa"/>
            </w:tcMar>
            <w:vAlign w:val="center"/>
          </w:tcPr>
          <w:p w14:paraId="07822E19" w14:textId="3852924A" w:rsidR="00866D88" w:rsidRDefault="00E27FB4" w:rsidP="000116F8">
            <w:pPr>
              <w:spacing w:after="100" w:afterAutospacing="1" w:line="259" w:lineRule="auto"/>
              <w:jc w:val="left"/>
              <w:rPr>
                <w:rFonts w:ascii="Times New Roman" w:eastAsia="SimSun" w:hAnsi="Times New Roman" w:cs="Times New Roman"/>
                <w:sz w:val="20"/>
                <w:szCs w:val="20"/>
              </w:rPr>
            </w:pPr>
            <w:r w:rsidRPr="00E27FB4">
              <w:rPr>
                <w:rFonts w:ascii="Times New Roman" w:eastAsia="SimSun" w:hAnsi="Times New Roman" w:cs="Times New Roman"/>
                <w:sz w:val="20"/>
                <w:szCs w:val="20"/>
              </w:rPr>
              <w:t># of connected OD pairs</w:t>
            </w:r>
            <w:r>
              <w:rPr>
                <w:rFonts w:ascii="Times New Roman" w:eastAsia="SimSun" w:hAnsi="Times New Roman" w:cs="Times New Roman"/>
                <w:sz w:val="20"/>
                <w:szCs w:val="20"/>
              </w:rPr>
              <w:t>,</w:t>
            </w:r>
            <w:r w:rsidRPr="00E27FB4">
              <w:rPr>
                <w:rFonts w:ascii="Times New Roman" w:eastAsia="SimSun" w:hAnsi="Times New Roman" w:cs="Times New Roman"/>
                <w:sz w:val="20"/>
                <w:szCs w:val="20"/>
              </w:rPr>
              <w:t xml:space="preserve"> # of OD/agent_type/demand_type columns without paths</w:t>
            </w:r>
            <w:r w:rsidR="00B514E5">
              <w:rPr>
                <w:rFonts w:ascii="Times New Roman" w:eastAsia="SimSun" w:hAnsi="Times New Roman" w:cs="Times New Roman"/>
                <w:sz w:val="20"/>
                <w:szCs w:val="20"/>
              </w:rPr>
              <w:t>,</w:t>
            </w:r>
            <w:r w:rsidR="00B514E5" w:rsidRPr="00B514E5">
              <w:rPr>
                <w:rFonts w:ascii="Times New Roman" w:eastAsia="SimSun" w:hAnsi="Times New Roman" w:cs="Times New Roman"/>
                <w:sz w:val="20"/>
                <w:szCs w:val="20"/>
              </w:rPr>
              <w:t xml:space="preserve"> CPU Running Time</w:t>
            </w:r>
            <w:r w:rsidR="00B514E5">
              <w:rPr>
                <w:rFonts w:ascii="Times New Roman" w:eastAsia="SimSun" w:hAnsi="Times New Roman" w:cs="Times New Roman"/>
                <w:sz w:val="20"/>
                <w:szCs w:val="20"/>
              </w:rPr>
              <w:t>,</w:t>
            </w:r>
            <w:r w:rsidR="00B514E5" w:rsidRPr="00B514E5">
              <w:rPr>
                <w:rFonts w:ascii="Times New Roman" w:eastAsia="SimSun" w:hAnsi="Times New Roman" w:cs="Times New Roman"/>
                <w:sz w:val="20"/>
                <w:szCs w:val="20"/>
              </w:rPr>
              <w:t xml:space="preserve"> # of agents</w:t>
            </w:r>
            <w:r w:rsidR="00B514E5">
              <w:rPr>
                <w:rFonts w:ascii="Times New Roman" w:eastAsia="SimSun" w:hAnsi="Times New Roman" w:cs="Times New Roman"/>
                <w:sz w:val="20"/>
                <w:szCs w:val="20"/>
              </w:rPr>
              <w:t>,</w:t>
            </w:r>
            <w:r w:rsidR="00B514E5" w:rsidRPr="00B514E5">
              <w:rPr>
                <w:rFonts w:ascii="Times New Roman" w:eastAsia="SimSun" w:hAnsi="Times New Roman" w:cs="Times New Roman"/>
                <w:sz w:val="20"/>
                <w:szCs w:val="20"/>
              </w:rPr>
              <w:t xml:space="preserve"> Avg Travel Time</w:t>
            </w:r>
            <w:r w:rsidR="00B514E5">
              <w:rPr>
                <w:rFonts w:ascii="Times New Roman" w:eastAsia="SimSun" w:hAnsi="Times New Roman" w:cs="Times New Roman"/>
                <w:sz w:val="20"/>
                <w:szCs w:val="20"/>
              </w:rPr>
              <w:t>,</w:t>
            </w:r>
            <w:r w:rsidR="00B514E5" w:rsidRPr="00B514E5">
              <w:rPr>
                <w:rFonts w:ascii="Times New Roman" w:eastAsia="SimSun" w:hAnsi="Times New Roman" w:cs="Times New Roman"/>
                <w:sz w:val="20"/>
                <w:szCs w:val="20"/>
              </w:rPr>
              <w:t xml:space="preserve">  Avg UE gap</w:t>
            </w:r>
          </w:p>
        </w:tc>
      </w:tr>
      <w:tr w:rsidR="00D748FD" w14:paraId="4E5965DD" w14:textId="77777777" w:rsidTr="00A64099">
        <w:trPr>
          <w:jc w:val="center"/>
        </w:trPr>
        <w:tc>
          <w:tcPr>
            <w:tcW w:w="219" w:type="pct"/>
            <w:tcMar>
              <w:top w:w="100" w:type="dxa"/>
              <w:left w:w="100" w:type="dxa"/>
              <w:bottom w:w="100" w:type="dxa"/>
              <w:right w:w="100" w:type="dxa"/>
            </w:tcMar>
            <w:vAlign w:val="center"/>
          </w:tcPr>
          <w:p w14:paraId="332E3364" w14:textId="5AD2C10B" w:rsidR="00866D88" w:rsidRDefault="000E23E9" w:rsidP="000116F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4</w:t>
            </w:r>
          </w:p>
        </w:tc>
        <w:tc>
          <w:tcPr>
            <w:tcW w:w="1913" w:type="pct"/>
            <w:tcMar>
              <w:top w:w="100" w:type="dxa"/>
              <w:left w:w="100" w:type="dxa"/>
              <w:bottom w:w="100" w:type="dxa"/>
              <w:right w:w="100" w:type="dxa"/>
            </w:tcMar>
            <w:vAlign w:val="center"/>
          </w:tcPr>
          <w:p w14:paraId="0E76541B" w14:textId="54188A57" w:rsidR="00866D88" w:rsidRDefault="00E52B00" w:rsidP="000116F8">
            <w:pPr>
              <w:spacing w:after="100" w:afterAutospacing="1" w:line="259" w:lineRule="auto"/>
              <w:jc w:val="left"/>
              <w:rPr>
                <w:rFonts w:ascii="Times New Roman" w:eastAsia="SimSun" w:hAnsi="Times New Roman" w:cs="Times New Roman"/>
                <w:sz w:val="20"/>
                <w:szCs w:val="20"/>
              </w:rPr>
            </w:pPr>
            <w:r w:rsidRPr="00E52B00">
              <w:rPr>
                <w:rFonts w:ascii="Times New Roman" w:eastAsia="SimSun" w:hAnsi="Times New Roman" w:cs="Times New Roman"/>
                <w:sz w:val="20"/>
                <w:szCs w:val="20"/>
              </w:rPr>
              <w:t>Column Generation for Traffic Assignment</w:t>
            </w:r>
          </w:p>
        </w:tc>
        <w:tc>
          <w:tcPr>
            <w:tcW w:w="2868" w:type="pct"/>
            <w:tcMar>
              <w:top w:w="100" w:type="dxa"/>
              <w:left w:w="100" w:type="dxa"/>
              <w:bottom w:w="100" w:type="dxa"/>
              <w:right w:w="100" w:type="dxa"/>
            </w:tcMar>
            <w:vAlign w:val="center"/>
          </w:tcPr>
          <w:p w14:paraId="6C853BF0" w14:textId="23630D7E" w:rsidR="00866D88" w:rsidRDefault="001054A3" w:rsidP="000116F8">
            <w:pPr>
              <w:spacing w:after="100" w:afterAutospacing="1" w:line="259" w:lineRule="auto"/>
              <w:jc w:val="left"/>
              <w:rPr>
                <w:rFonts w:ascii="Times New Roman" w:eastAsia="SimSun" w:hAnsi="Times New Roman" w:cs="Times New Roman"/>
                <w:sz w:val="20"/>
                <w:szCs w:val="20"/>
              </w:rPr>
            </w:pPr>
            <w:r w:rsidRPr="001054A3">
              <w:rPr>
                <w:rFonts w:ascii="Times New Roman" w:eastAsia="SimSun" w:hAnsi="Times New Roman" w:cs="Times New Roman"/>
                <w:sz w:val="20"/>
                <w:szCs w:val="20"/>
              </w:rPr>
              <w:t>Iteration</w:t>
            </w:r>
            <w:r>
              <w:rPr>
                <w:rFonts w:ascii="Times New Roman" w:eastAsia="SimSun" w:hAnsi="Times New Roman" w:cs="Times New Roman"/>
                <w:sz w:val="20"/>
                <w:szCs w:val="20"/>
              </w:rPr>
              <w:t>,</w:t>
            </w:r>
            <w:r w:rsidRPr="001054A3">
              <w:rPr>
                <w:rFonts w:ascii="Times New Roman" w:eastAsia="SimSun" w:hAnsi="Times New Roman" w:cs="Times New Roman"/>
                <w:sz w:val="20"/>
                <w:szCs w:val="20"/>
              </w:rPr>
              <w:t xml:space="preserve"> avg travel time</w:t>
            </w:r>
            <w:r>
              <w:rPr>
                <w:rFonts w:ascii="Times New Roman" w:eastAsia="SimSun" w:hAnsi="Times New Roman" w:cs="Times New Roman"/>
                <w:sz w:val="20"/>
                <w:szCs w:val="20"/>
              </w:rPr>
              <w:t>,</w:t>
            </w:r>
            <w:r w:rsidRPr="001054A3">
              <w:rPr>
                <w:rFonts w:ascii="Times New Roman" w:eastAsia="SimSun" w:hAnsi="Times New Roman" w:cs="Times New Roman"/>
                <w:sz w:val="20"/>
                <w:szCs w:val="20"/>
              </w:rPr>
              <w:t xml:space="preserve"> optimization obj</w:t>
            </w:r>
            <w:r w:rsidR="0014485F">
              <w:rPr>
                <w:rFonts w:ascii="Times New Roman" w:eastAsia="SimSun" w:hAnsi="Times New Roman" w:cs="Times New Roman"/>
                <w:sz w:val="20"/>
                <w:szCs w:val="20"/>
              </w:rPr>
              <w:t>,</w:t>
            </w:r>
            <w:r w:rsidR="0014485F">
              <w:t xml:space="preserve"> </w:t>
            </w:r>
            <w:r w:rsidR="0014485F" w:rsidRPr="0014485F">
              <w:rPr>
                <w:rFonts w:ascii="Times New Roman" w:eastAsia="SimSun" w:hAnsi="Times New Roman" w:cs="Times New Roman"/>
                <w:sz w:val="20"/>
                <w:szCs w:val="20"/>
              </w:rPr>
              <w:t>Relative_gap</w:t>
            </w:r>
          </w:p>
        </w:tc>
      </w:tr>
      <w:tr w:rsidR="0014485F" w14:paraId="38D0928C" w14:textId="77777777" w:rsidTr="00A64099">
        <w:trPr>
          <w:jc w:val="center"/>
        </w:trPr>
        <w:tc>
          <w:tcPr>
            <w:tcW w:w="219" w:type="pct"/>
            <w:tcMar>
              <w:top w:w="100" w:type="dxa"/>
              <w:left w:w="100" w:type="dxa"/>
              <w:bottom w:w="100" w:type="dxa"/>
              <w:right w:w="100" w:type="dxa"/>
            </w:tcMar>
            <w:vAlign w:val="center"/>
          </w:tcPr>
          <w:p w14:paraId="702A4AF5" w14:textId="77FAF99C" w:rsidR="0014485F" w:rsidRDefault="0014485F" w:rsidP="000116F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5</w:t>
            </w:r>
          </w:p>
        </w:tc>
        <w:tc>
          <w:tcPr>
            <w:tcW w:w="1913" w:type="pct"/>
            <w:tcMar>
              <w:top w:w="100" w:type="dxa"/>
              <w:left w:w="100" w:type="dxa"/>
              <w:bottom w:w="100" w:type="dxa"/>
              <w:right w:w="100" w:type="dxa"/>
            </w:tcMar>
            <w:vAlign w:val="center"/>
          </w:tcPr>
          <w:p w14:paraId="218A97B6" w14:textId="14F43752" w:rsidR="0014485F" w:rsidRPr="00E52B00" w:rsidRDefault="0014485F" w:rsidP="000116F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C</w:t>
            </w:r>
            <w:r w:rsidRPr="0014485F">
              <w:rPr>
                <w:rFonts w:ascii="Times New Roman" w:eastAsia="SimSun" w:hAnsi="Times New Roman" w:cs="Times New Roman"/>
                <w:sz w:val="20"/>
                <w:szCs w:val="20"/>
              </w:rPr>
              <w:t>olumn pool-based flow updating for traffic assignment</w:t>
            </w:r>
          </w:p>
        </w:tc>
        <w:tc>
          <w:tcPr>
            <w:tcW w:w="2868" w:type="pct"/>
            <w:tcMar>
              <w:top w:w="100" w:type="dxa"/>
              <w:left w:w="100" w:type="dxa"/>
              <w:bottom w:w="100" w:type="dxa"/>
              <w:right w:w="100" w:type="dxa"/>
            </w:tcMar>
            <w:vAlign w:val="center"/>
          </w:tcPr>
          <w:p w14:paraId="5CEADA96" w14:textId="44CE345C" w:rsidR="0014485F" w:rsidRPr="001054A3" w:rsidRDefault="006E7D86" w:rsidP="000116F8">
            <w:pPr>
              <w:spacing w:after="100" w:afterAutospacing="1" w:line="259" w:lineRule="auto"/>
              <w:jc w:val="left"/>
              <w:rPr>
                <w:rFonts w:ascii="Times New Roman" w:eastAsia="SimSun" w:hAnsi="Times New Roman" w:cs="Times New Roman"/>
                <w:sz w:val="20"/>
                <w:szCs w:val="20"/>
              </w:rPr>
            </w:pPr>
            <w:r w:rsidRPr="006E7D86">
              <w:rPr>
                <w:rFonts w:ascii="Times New Roman" w:eastAsia="SimSun" w:hAnsi="Times New Roman" w:cs="Times New Roman"/>
                <w:sz w:val="20"/>
                <w:szCs w:val="20"/>
              </w:rPr>
              <w:t># of flow updating iterations</w:t>
            </w:r>
            <w:r w:rsidR="00EA426D">
              <w:rPr>
                <w:rFonts w:ascii="Times New Roman" w:eastAsia="SimSun" w:hAnsi="Times New Roman" w:cs="Times New Roman" w:hint="eastAsia"/>
                <w:sz w:val="20"/>
                <w:szCs w:val="20"/>
              </w:rPr>
              <w:t>，</w:t>
            </w:r>
            <w:r w:rsidR="00EA426D" w:rsidRPr="00EA426D">
              <w:rPr>
                <w:rFonts w:ascii="Times New Roman" w:eastAsia="SimSun" w:hAnsi="Times New Roman" w:cs="Times New Roman"/>
                <w:sz w:val="20"/>
                <w:szCs w:val="20"/>
              </w:rPr>
              <w:t>ODME stage</w:t>
            </w:r>
            <w:r w:rsidR="00EA426D">
              <w:rPr>
                <w:rFonts w:ascii="Times New Roman" w:eastAsia="SimSun" w:hAnsi="Times New Roman" w:cs="Times New Roman" w:hint="eastAsia"/>
                <w:sz w:val="20"/>
                <w:szCs w:val="20"/>
              </w:rPr>
              <w:t>，</w:t>
            </w:r>
            <w:r w:rsidR="00EA426D" w:rsidRPr="00EA426D">
              <w:rPr>
                <w:rFonts w:ascii="Times New Roman" w:eastAsia="SimSun" w:hAnsi="Times New Roman" w:cs="Times New Roman"/>
                <w:sz w:val="20"/>
                <w:szCs w:val="20"/>
              </w:rPr>
              <w:t>link MAE</w:t>
            </w:r>
            <w:r w:rsidR="00EA426D">
              <w:rPr>
                <w:rFonts w:ascii="Times New Roman" w:eastAsia="SimSun" w:hAnsi="Times New Roman" w:cs="Times New Roman" w:hint="eastAsia"/>
                <w:sz w:val="20"/>
                <w:szCs w:val="20"/>
              </w:rPr>
              <w:t>，</w:t>
            </w:r>
            <w:r w:rsidR="00EA426D" w:rsidRPr="00EA426D">
              <w:rPr>
                <w:rFonts w:ascii="Times New Roman" w:eastAsia="SimSun" w:hAnsi="Times New Roman" w:cs="Times New Roman"/>
                <w:sz w:val="20"/>
                <w:szCs w:val="20"/>
              </w:rPr>
              <w:t>link_MAPE</w:t>
            </w:r>
            <w:r w:rsidR="00EA426D">
              <w:rPr>
                <w:rFonts w:ascii="Times New Roman" w:eastAsia="SimSun" w:hAnsi="Times New Roman" w:cs="Times New Roman" w:hint="eastAsia"/>
                <w:sz w:val="20"/>
                <w:szCs w:val="20"/>
              </w:rPr>
              <w:t>，</w:t>
            </w:r>
            <w:r w:rsidR="00EA426D" w:rsidRPr="00EA426D">
              <w:rPr>
                <w:rFonts w:ascii="Times New Roman" w:eastAsia="SimSun" w:hAnsi="Times New Roman" w:cs="Times New Roman"/>
                <w:sz w:val="20"/>
                <w:szCs w:val="20"/>
              </w:rPr>
              <w:t>system_MPE</w:t>
            </w:r>
            <w:r w:rsidR="00050C52">
              <w:rPr>
                <w:rFonts w:ascii="Times New Roman" w:eastAsia="SimSun" w:hAnsi="Times New Roman" w:cs="Times New Roman" w:hint="eastAsia"/>
                <w:sz w:val="20"/>
                <w:szCs w:val="20"/>
              </w:rPr>
              <w:t>，</w:t>
            </w:r>
            <w:r w:rsidR="00050C52" w:rsidRPr="00050C52">
              <w:rPr>
                <w:rFonts w:ascii="Times New Roman" w:eastAsia="SimSun" w:hAnsi="Times New Roman" w:cs="Times New Roman"/>
                <w:sz w:val="20"/>
                <w:szCs w:val="20"/>
              </w:rPr>
              <w:t>avg_tt</w:t>
            </w:r>
            <w:r w:rsidR="00050C52">
              <w:rPr>
                <w:rFonts w:ascii="Times New Roman" w:eastAsia="SimSun" w:hAnsi="Times New Roman" w:cs="Times New Roman" w:hint="eastAsia"/>
                <w:sz w:val="20"/>
                <w:szCs w:val="20"/>
              </w:rPr>
              <w:t>，</w:t>
            </w:r>
            <w:r w:rsidR="00050C52" w:rsidRPr="00050C52">
              <w:rPr>
                <w:rFonts w:ascii="Times New Roman" w:eastAsia="SimSun" w:hAnsi="Times New Roman" w:cs="Times New Roman"/>
                <w:sz w:val="20"/>
                <w:szCs w:val="20"/>
              </w:rPr>
              <w:t>UE gap</w:t>
            </w:r>
          </w:p>
        </w:tc>
      </w:tr>
      <w:tr w:rsidR="00D748FD" w14:paraId="3F9D3EC1" w14:textId="77777777" w:rsidTr="00A64099">
        <w:trPr>
          <w:jc w:val="center"/>
        </w:trPr>
        <w:tc>
          <w:tcPr>
            <w:tcW w:w="219" w:type="pct"/>
            <w:tcMar>
              <w:top w:w="100" w:type="dxa"/>
              <w:left w:w="100" w:type="dxa"/>
              <w:bottom w:w="100" w:type="dxa"/>
              <w:right w:w="100" w:type="dxa"/>
            </w:tcMar>
            <w:vAlign w:val="center"/>
          </w:tcPr>
          <w:p w14:paraId="56A5BCE7" w14:textId="22DB204C" w:rsidR="00866D88" w:rsidRDefault="0014485F" w:rsidP="000116F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6</w:t>
            </w:r>
          </w:p>
        </w:tc>
        <w:tc>
          <w:tcPr>
            <w:tcW w:w="1913" w:type="pct"/>
            <w:tcMar>
              <w:top w:w="100" w:type="dxa"/>
              <w:left w:w="100" w:type="dxa"/>
              <w:bottom w:w="100" w:type="dxa"/>
              <w:right w:w="100" w:type="dxa"/>
            </w:tcMar>
            <w:vAlign w:val="center"/>
          </w:tcPr>
          <w:p w14:paraId="2F4CE028" w14:textId="7038591A" w:rsidR="00866D88" w:rsidRDefault="00E52B00" w:rsidP="000116F8">
            <w:pPr>
              <w:spacing w:after="100" w:afterAutospacing="1" w:line="259" w:lineRule="auto"/>
              <w:jc w:val="left"/>
              <w:rPr>
                <w:rFonts w:ascii="Times New Roman" w:eastAsia="SimSun" w:hAnsi="Times New Roman" w:cs="Times New Roman"/>
                <w:sz w:val="20"/>
                <w:szCs w:val="20"/>
              </w:rPr>
            </w:pPr>
            <w:r w:rsidRPr="00E52B00">
              <w:rPr>
                <w:rFonts w:ascii="Times New Roman" w:eastAsia="SimSun" w:hAnsi="Times New Roman" w:cs="Times New Roman"/>
                <w:sz w:val="20"/>
                <w:szCs w:val="20"/>
              </w:rPr>
              <w:t>OD estimation</w:t>
            </w:r>
          </w:p>
        </w:tc>
        <w:tc>
          <w:tcPr>
            <w:tcW w:w="2868" w:type="pct"/>
            <w:tcMar>
              <w:top w:w="100" w:type="dxa"/>
              <w:left w:w="100" w:type="dxa"/>
              <w:bottom w:w="100" w:type="dxa"/>
              <w:right w:w="100" w:type="dxa"/>
            </w:tcMar>
            <w:vAlign w:val="center"/>
          </w:tcPr>
          <w:p w14:paraId="33402A23" w14:textId="154BD490" w:rsidR="00866D88" w:rsidRDefault="00050C52" w:rsidP="000116F8">
            <w:pPr>
              <w:spacing w:after="100" w:afterAutospacing="1" w:line="259" w:lineRule="auto"/>
              <w:jc w:val="left"/>
              <w:rPr>
                <w:rFonts w:ascii="Times New Roman" w:eastAsia="SimSun" w:hAnsi="Times New Roman" w:cs="Times New Roman"/>
                <w:sz w:val="20"/>
                <w:szCs w:val="20"/>
              </w:rPr>
            </w:pPr>
            <w:r w:rsidRPr="00050C52">
              <w:rPr>
                <w:rFonts w:ascii="Times New Roman" w:eastAsia="SimSun" w:hAnsi="Times New Roman" w:cs="Times New Roman"/>
                <w:sz w:val="20"/>
                <w:szCs w:val="20"/>
              </w:rPr>
              <w:t># of ODME_iterations</w:t>
            </w:r>
          </w:p>
        </w:tc>
      </w:tr>
      <w:tr w:rsidR="00E52B00" w14:paraId="5A94C678" w14:textId="77777777" w:rsidTr="00A64099">
        <w:trPr>
          <w:jc w:val="center"/>
        </w:trPr>
        <w:tc>
          <w:tcPr>
            <w:tcW w:w="219" w:type="pct"/>
            <w:tcMar>
              <w:top w:w="100" w:type="dxa"/>
              <w:left w:w="100" w:type="dxa"/>
              <w:bottom w:w="100" w:type="dxa"/>
              <w:right w:w="100" w:type="dxa"/>
            </w:tcMar>
            <w:vAlign w:val="center"/>
          </w:tcPr>
          <w:p w14:paraId="6534D22E" w14:textId="0FEE5EBB" w:rsidR="00E52B00" w:rsidRDefault="0014485F" w:rsidP="000116F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7</w:t>
            </w:r>
          </w:p>
        </w:tc>
        <w:tc>
          <w:tcPr>
            <w:tcW w:w="1913" w:type="pct"/>
            <w:tcMar>
              <w:top w:w="100" w:type="dxa"/>
              <w:left w:w="100" w:type="dxa"/>
              <w:bottom w:w="100" w:type="dxa"/>
              <w:right w:w="100" w:type="dxa"/>
            </w:tcMar>
            <w:vAlign w:val="center"/>
          </w:tcPr>
          <w:p w14:paraId="367008A0" w14:textId="351A7ECF" w:rsidR="00E52B00" w:rsidRPr="00E52B00" w:rsidRDefault="00D748FD" w:rsidP="000116F8">
            <w:pPr>
              <w:spacing w:after="100" w:afterAutospacing="1" w:line="259" w:lineRule="auto"/>
              <w:jc w:val="left"/>
              <w:rPr>
                <w:rFonts w:ascii="Times New Roman" w:eastAsia="SimSun" w:hAnsi="Times New Roman" w:cs="Times New Roman"/>
                <w:sz w:val="20"/>
                <w:szCs w:val="20"/>
              </w:rPr>
            </w:pPr>
            <w:r w:rsidRPr="00D748FD">
              <w:rPr>
                <w:rFonts w:ascii="Times New Roman" w:eastAsia="SimSun" w:hAnsi="Times New Roman" w:cs="Times New Roman"/>
                <w:sz w:val="20"/>
                <w:szCs w:val="20"/>
              </w:rPr>
              <w:t>Sensitivity analysis stage</w:t>
            </w:r>
          </w:p>
        </w:tc>
        <w:tc>
          <w:tcPr>
            <w:tcW w:w="2868" w:type="pct"/>
            <w:tcMar>
              <w:top w:w="100" w:type="dxa"/>
              <w:left w:w="100" w:type="dxa"/>
              <w:bottom w:w="100" w:type="dxa"/>
              <w:right w:w="100" w:type="dxa"/>
            </w:tcMar>
            <w:vAlign w:val="center"/>
          </w:tcPr>
          <w:p w14:paraId="0307BAC5" w14:textId="228BC2A8" w:rsidR="00E52B00" w:rsidRDefault="00955DCC" w:rsidP="000116F8">
            <w:pPr>
              <w:spacing w:after="100" w:afterAutospacing="1" w:line="259" w:lineRule="auto"/>
              <w:jc w:val="left"/>
              <w:rPr>
                <w:rFonts w:ascii="Times New Roman" w:eastAsia="SimSun" w:hAnsi="Times New Roman" w:cs="Times New Roman"/>
                <w:sz w:val="20"/>
                <w:szCs w:val="20"/>
              </w:rPr>
            </w:pPr>
            <w:r w:rsidRPr="00955DCC">
              <w:rPr>
                <w:rFonts w:ascii="Times New Roman" w:eastAsia="SimSun" w:hAnsi="Times New Roman" w:cs="Times New Roman"/>
                <w:sz w:val="20"/>
                <w:szCs w:val="20"/>
              </w:rPr>
              <w:t>Iteration</w:t>
            </w:r>
            <w:r>
              <w:rPr>
                <w:rFonts w:ascii="Times New Roman" w:eastAsia="SimSun" w:hAnsi="Times New Roman" w:cs="Times New Roman" w:hint="eastAsia"/>
                <w:sz w:val="20"/>
                <w:szCs w:val="20"/>
              </w:rPr>
              <w:t>，</w:t>
            </w:r>
            <w:r w:rsidRPr="00955DCC">
              <w:rPr>
                <w:rFonts w:ascii="Times New Roman" w:eastAsia="SimSun" w:hAnsi="Times New Roman" w:cs="Times New Roman"/>
                <w:sz w:val="20"/>
                <w:szCs w:val="20"/>
              </w:rPr>
              <w:t>Avg Travel Time(min)</w:t>
            </w:r>
          </w:p>
        </w:tc>
      </w:tr>
      <w:tr w:rsidR="00D748FD" w14:paraId="6D7416A8" w14:textId="77777777" w:rsidTr="00A64099">
        <w:trPr>
          <w:jc w:val="center"/>
        </w:trPr>
        <w:tc>
          <w:tcPr>
            <w:tcW w:w="219" w:type="pct"/>
            <w:tcMar>
              <w:top w:w="100" w:type="dxa"/>
              <w:left w:w="100" w:type="dxa"/>
              <w:bottom w:w="100" w:type="dxa"/>
              <w:right w:w="100" w:type="dxa"/>
            </w:tcMar>
            <w:vAlign w:val="center"/>
          </w:tcPr>
          <w:p w14:paraId="7A4E8BD4" w14:textId="232259DF" w:rsidR="00D748FD" w:rsidRDefault="0014485F" w:rsidP="000116F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8</w:t>
            </w:r>
          </w:p>
        </w:tc>
        <w:tc>
          <w:tcPr>
            <w:tcW w:w="1913" w:type="pct"/>
            <w:tcMar>
              <w:top w:w="100" w:type="dxa"/>
              <w:left w:w="100" w:type="dxa"/>
              <w:bottom w:w="100" w:type="dxa"/>
              <w:right w:w="100" w:type="dxa"/>
            </w:tcMar>
            <w:vAlign w:val="center"/>
          </w:tcPr>
          <w:p w14:paraId="32572E6A" w14:textId="4D26012C" w:rsidR="00D748FD" w:rsidRPr="00D748FD" w:rsidRDefault="00D748FD" w:rsidP="000116F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C</w:t>
            </w:r>
            <w:r w:rsidRPr="00D748FD">
              <w:rPr>
                <w:rFonts w:ascii="Times New Roman" w:eastAsia="SimSun" w:hAnsi="Times New Roman" w:cs="Times New Roman"/>
                <w:sz w:val="20"/>
                <w:szCs w:val="20"/>
              </w:rPr>
              <w:t>olumn updating</w:t>
            </w:r>
          </w:p>
        </w:tc>
        <w:tc>
          <w:tcPr>
            <w:tcW w:w="2868" w:type="pct"/>
            <w:tcMar>
              <w:top w:w="100" w:type="dxa"/>
              <w:left w:w="100" w:type="dxa"/>
              <w:bottom w:w="100" w:type="dxa"/>
              <w:right w:w="100" w:type="dxa"/>
            </w:tcMar>
            <w:vAlign w:val="center"/>
          </w:tcPr>
          <w:p w14:paraId="559C6FA6" w14:textId="3F1C3D55" w:rsidR="00D748FD" w:rsidRDefault="00955DCC" w:rsidP="000116F8">
            <w:pPr>
              <w:spacing w:after="100" w:afterAutospacing="1" w:line="259" w:lineRule="auto"/>
              <w:jc w:val="left"/>
              <w:rPr>
                <w:rFonts w:ascii="Times New Roman" w:eastAsia="SimSun" w:hAnsi="Times New Roman" w:cs="Times New Roman"/>
                <w:sz w:val="20"/>
                <w:szCs w:val="20"/>
              </w:rPr>
            </w:pPr>
            <w:r w:rsidRPr="00955DCC">
              <w:rPr>
                <w:rFonts w:ascii="Times New Roman" w:eastAsia="SimSun" w:hAnsi="Times New Roman" w:cs="Times New Roman"/>
                <w:sz w:val="20"/>
                <w:szCs w:val="20"/>
              </w:rPr>
              <w:t>Iteration</w:t>
            </w:r>
            <w:r>
              <w:rPr>
                <w:rFonts w:ascii="Times New Roman" w:eastAsia="SimSun" w:hAnsi="Times New Roman" w:cs="Times New Roman" w:hint="eastAsia"/>
                <w:sz w:val="20"/>
                <w:szCs w:val="20"/>
              </w:rPr>
              <w:t>，</w:t>
            </w:r>
            <w:r w:rsidRPr="00955DCC">
              <w:rPr>
                <w:rFonts w:ascii="Times New Roman" w:eastAsia="SimSun" w:hAnsi="Times New Roman" w:cs="Times New Roman"/>
                <w:sz w:val="20"/>
                <w:szCs w:val="20"/>
              </w:rPr>
              <w:t>avg travel time</w:t>
            </w:r>
            <w:r>
              <w:rPr>
                <w:rFonts w:ascii="Times New Roman" w:eastAsia="SimSun" w:hAnsi="Times New Roman" w:cs="Times New Roman" w:hint="eastAsia"/>
                <w:sz w:val="20"/>
                <w:szCs w:val="20"/>
              </w:rPr>
              <w:t>，</w:t>
            </w:r>
            <w:r w:rsidRPr="00955DCC">
              <w:rPr>
                <w:rFonts w:ascii="Times New Roman" w:eastAsia="SimSun" w:hAnsi="Times New Roman" w:cs="Times New Roman"/>
                <w:sz w:val="20"/>
                <w:szCs w:val="20"/>
              </w:rPr>
              <w:t>optimization obj</w:t>
            </w:r>
            <w:r w:rsidR="00320B1A">
              <w:rPr>
                <w:rFonts w:ascii="Times New Roman" w:eastAsia="SimSun" w:hAnsi="Times New Roman" w:cs="Times New Roman" w:hint="eastAsia"/>
                <w:sz w:val="20"/>
                <w:szCs w:val="20"/>
              </w:rPr>
              <w:t>，</w:t>
            </w:r>
            <w:r w:rsidR="00320B1A" w:rsidRPr="00320B1A">
              <w:rPr>
                <w:rFonts w:ascii="Times New Roman" w:eastAsia="SimSun" w:hAnsi="Times New Roman" w:cs="Times New Roman"/>
                <w:sz w:val="20"/>
                <w:szCs w:val="20"/>
              </w:rPr>
              <w:t>Relative_gap</w:t>
            </w:r>
          </w:p>
        </w:tc>
      </w:tr>
      <w:tr w:rsidR="00320B1A" w14:paraId="6CFAAD22" w14:textId="77777777" w:rsidTr="00A64099">
        <w:trPr>
          <w:jc w:val="center"/>
        </w:trPr>
        <w:tc>
          <w:tcPr>
            <w:tcW w:w="219" w:type="pct"/>
            <w:tcMar>
              <w:top w:w="100" w:type="dxa"/>
              <w:left w:w="100" w:type="dxa"/>
              <w:bottom w:w="100" w:type="dxa"/>
              <w:right w:w="100" w:type="dxa"/>
            </w:tcMar>
            <w:vAlign w:val="center"/>
          </w:tcPr>
          <w:p w14:paraId="0AECFFD6" w14:textId="67D0DF92" w:rsidR="00320B1A" w:rsidRDefault="00320B1A" w:rsidP="000116F8">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9</w:t>
            </w:r>
          </w:p>
        </w:tc>
        <w:tc>
          <w:tcPr>
            <w:tcW w:w="1913" w:type="pct"/>
            <w:tcMar>
              <w:top w:w="100" w:type="dxa"/>
              <w:left w:w="100" w:type="dxa"/>
              <w:bottom w:w="100" w:type="dxa"/>
              <w:right w:w="100" w:type="dxa"/>
            </w:tcMar>
            <w:vAlign w:val="center"/>
          </w:tcPr>
          <w:p w14:paraId="411F7DF3" w14:textId="085C0D46" w:rsidR="00320B1A" w:rsidRDefault="00320B1A" w:rsidP="000116F8">
            <w:pPr>
              <w:spacing w:after="100" w:afterAutospacing="1" w:line="259" w:lineRule="auto"/>
              <w:jc w:val="left"/>
              <w:rPr>
                <w:rFonts w:ascii="Times New Roman" w:eastAsia="SimSun" w:hAnsi="Times New Roman" w:cs="Times New Roman"/>
                <w:sz w:val="20"/>
                <w:szCs w:val="20"/>
              </w:rPr>
            </w:pPr>
            <w:r w:rsidRPr="00320B1A">
              <w:rPr>
                <w:rFonts w:ascii="Times New Roman" w:eastAsia="SimSun" w:hAnsi="Times New Roman" w:cs="Times New Roman"/>
                <w:sz w:val="20"/>
                <w:szCs w:val="20"/>
              </w:rPr>
              <w:t>Output Link Performance</w:t>
            </w:r>
          </w:p>
        </w:tc>
        <w:tc>
          <w:tcPr>
            <w:tcW w:w="2868" w:type="pct"/>
            <w:tcMar>
              <w:top w:w="100" w:type="dxa"/>
              <w:left w:w="100" w:type="dxa"/>
              <w:bottom w:w="100" w:type="dxa"/>
              <w:right w:w="100" w:type="dxa"/>
            </w:tcMar>
            <w:vAlign w:val="center"/>
          </w:tcPr>
          <w:p w14:paraId="702F9882" w14:textId="5019C430" w:rsidR="00320B1A" w:rsidRPr="00955DCC" w:rsidRDefault="00D278F0" w:rsidP="000116F8">
            <w:pPr>
              <w:spacing w:after="100" w:afterAutospacing="1" w:line="259" w:lineRule="auto"/>
              <w:jc w:val="left"/>
              <w:rPr>
                <w:rFonts w:ascii="Times New Roman" w:eastAsia="SimSun" w:hAnsi="Times New Roman" w:cs="Times New Roman"/>
                <w:sz w:val="20"/>
                <w:szCs w:val="20"/>
              </w:rPr>
            </w:pPr>
            <w:r w:rsidRPr="00D278F0">
              <w:rPr>
                <w:rFonts w:ascii="Times New Roman" w:eastAsia="SimSun" w:hAnsi="Times New Roman" w:cs="Times New Roman"/>
                <w:sz w:val="20"/>
                <w:szCs w:val="20"/>
              </w:rPr>
              <w:t>VMT</w:t>
            </w:r>
            <w:r w:rsidR="007C7823">
              <w:rPr>
                <w:rFonts w:ascii="Times New Roman" w:eastAsia="SimSun" w:hAnsi="Times New Roman" w:cs="Times New Roman" w:hint="eastAsia"/>
                <w:sz w:val="20"/>
                <w:szCs w:val="20"/>
              </w:rPr>
              <w:t>，</w:t>
            </w:r>
            <w:r w:rsidR="007C7823" w:rsidRPr="007C7823">
              <w:rPr>
                <w:rFonts w:ascii="Times New Roman" w:eastAsia="SimSun" w:hAnsi="Times New Roman" w:cs="Times New Roman"/>
                <w:sz w:val="20"/>
                <w:szCs w:val="20"/>
              </w:rPr>
              <w:t>VHT</w:t>
            </w:r>
            <w:r w:rsidR="007C7823">
              <w:rPr>
                <w:rFonts w:ascii="Times New Roman" w:eastAsia="SimSun" w:hAnsi="Times New Roman" w:cs="Times New Roman" w:hint="eastAsia"/>
                <w:sz w:val="20"/>
                <w:szCs w:val="20"/>
              </w:rPr>
              <w:t>，</w:t>
            </w:r>
            <w:r w:rsidR="007C7823" w:rsidRPr="007C7823">
              <w:rPr>
                <w:rFonts w:ascii="Times New Roman" w:eastAsia="SimSun" w:hAnsi="Times New Roman" w:cs="Times New Roman"/>
                <w:sz w:val="20"/>
                <w:szCs w:val="20"/>
              </w:rPr>
              <w:t>MPH</w:t>
            </w:r>
            <w:r w:rsidR="007C7823">
              <w:rPr>
                <w:rFonts w:ascii="Times New Roman" w:eastAsia="SimSun" w:hAnsi="Times New Roman" w:cs="Times New Roman" w:hint="eastAsia"/>
                <w:sz w:val="20"/>
                <w:szCs w:val="20"/>
              </w:rPr>
              <w:t>，</w:t>
            </w:r>
            <w:r w:rsidR="007C7823" w:rsidRPr="007C7823">
              <w:rPr>
                <w:rFonts w:ascii="Times New Roman" w:eastAsia="SimSun" w:hAnsi="Times New Roman" w:cs="Times New Roman"/>
                <w:sz w:val="20"/>
                <w:szCs w:val="20"/>
              </w:rPr>
              <w:t>PMT</w:t>
            </w:r>
            <w:r w:rsidR="007C7823">
              <w:rPr>
                <w:rFonts w:ascii="Times New Roman" w:eastAsia="SimSun" w:hAnsi="Times New Roman" w:cs="Times New Roman" w:hint="eastAsia"/>
                <w:sz w:val="20"/>
                <w:szCs w:val="20"/>
              </w:rPr>
              <w:t>，</w:t>
            </w:r>
            <w:r w:rsidR="007C7823" w:rsidRPr="007C7823">
              <w:rPr>
                <w:rFonts w:ascii="Times New Roman" w:eastAsia="SimSun" w:hAnsi="Times New Roman" w:cs="Times New Roman"/>
                <w:sz w:val="20"/>
                <w:szCs w:val="20"/>
              </w:rPr>
              <w:t>PHT</w:t>
            </w:r>
            <w:r w:rsidR="007C7823">
              <w:rPr>
                <w:rFonts w:ascii="Times New Roman" w:eastAsia="SimSun" w:hAnsi="Times New Roman" w:cs="Times New Roman" w:hint="eastAsia"/>
                <w:sz w:val="20"/>
                <w:szCs w:val="20"/>
              </w:rPr>
              <w:t>，</w:t>
            </w:r>
            <w:r w:rsidR="00395E63" w:rsidRPr="00395E63">
              <w:rPr>
                <w:rFonts w:ascii="Times New Roman" w:eastAsia="SimSun" w:hAnsi="Times New Roman" w:cs="Times New Roman"/>
                <w:sz w:val="20"/>
                <w:szCs w:val="20"/>
              </w:rPr>
              <w:t>MAPE</w:t>
            </w:r>
            <w:r w:rsidR="00395E63">
              <w:rPr>
                <w:rFonts w:ascii="Times New Roman" w:eastAsia="SimSun" w:hAnsi="Times New Roman" w:cs="Times New Roman" w:hint="eastAsia"/>
                <w:sz w:val="20"/>
                <w:szCs w:val="20"/>
              </w:rPr>
              <w:t>，</w:t>
            </w:r>
            <w:r w:rsidR="00395E63">
              <w:rPr>
                <w:rFonts w:ascii="Times New Roman" w:eastAsia="SimSun" w:hAnsi="Times New Roman" w:cs="Times New Roman" w:hint="eastAsia"/>
                <w:sz w:val="20"/>
                <w:szCs w:val="20"/>
              </w:rPr>
              <w:t>VKT</w:t>
            </w:r>
            <w:r w:rsidR="00395E63">
              <w:rPr>
                <w:rFonts w:ascii="Times New Roman" w:eastAsia="SimSun" w:hAnsi="Times New Roman" w:cs="Times New Roman" w:hint="eastAsia"/>
                <w:sz w:val="20"/>
                <w:szCs w:val="20"/>
              </w:rPr>
              <w:t>，</w:t>
            </w:r>
            <w:r w:rsidR="00395E63">
              <w:rPr>
                <w:rFonts w:ascii="Times New Roman" w:eastAsia="SimSun" w:hAnsi="Times New Roman" w:cs="Times New Roman" w:hint="eastAsia"/>
                <w:sz w:val="20"/>
                <w:szCs w:val="20"/>
              </w:rPr>
              <w:t>PKT</w:t>
            </w:r>
            <w:r w:rsidR="00395E63">
              <w:rPr>
                <w:rFonts w:ascii="Times New Roman" w:eastAsia="SimSun" w:hAnsi="Times New Roman" w:cs="Times New Roman" w:hint="eastAsia"/>
                <w:sz w:val="20"/>
                <w:szCs w:val="20"/>
              </w:rPr>
              <w:t>，</w:t>
            </w:r>
            <w:r w:rsidR="00395E63">
              <w:rPr>
                <w:rFonts w:ascii="Times New Roman" w:eastAsia="SimSun" w:hAnsi="Times New Roman" w:cs="Times New Roman" w:hint="eastAsia"/>
                <w:sz w:val="20"/>
                <w:szCs w:val="20"/>
              </w:rPr>
              <w:t>KPH</w:t>
            </w:r>
            <w:r w:rsidR="00395E63">
              <w:rPr>
                <w:rFonts w:ascii="Times New Roman" w:eastAsia="SimSun" w:hAnsi="Times New Roman" w:cs="Times New Roman" w:hint="eastAsia"/>
                <w:sz w:val="20"/>
                <w:szCs w:val="20"/>
              </w:rPr>
              <w:t>，</w:t>
            </w:r>
            <w:r w:rsidR="007C7823" w:rsidRPr="007C7823">
              <w:rPr>
                <w:rFonts w:ascii="Times New Roman" w:eastAsia="SimSun" w:hAnsi="Times New Roman" w:cs="Times New Roman"/>
                <w:sz w:val="20"/>
                <w:szCs w:val="20"/>
              </w:rPr>
              <w:t>simple avg link volume</w:t>
            </w:r>
            <w:r w:rsidR="007C7823">
              <w:rPr>
                <w:rFonts w:ascii="Times New Roman" w:eastAsia="SimSun" w:hAnsi="Times New Roman" w:cs="Times New Roman" w:hint="eastAsia"/>
                <w:sz w:val="20"/>
                <w:szCs w:val="20"/>
              </w:rPr>
              <w:t>，</w:t>
            </w:r>
            <w:r w:rsidR="007C7823" w:rsidRPr="007C7823">
              <w:rPr>
                <w:rFonts w:ascii="Times New Roman" w:eastAsia="SimSun" w:hAnsi="Times New Roman" w:cs="Times New Roman"/>
                <w:sz w:val="20"/>
                <w:szCs w:val="20"/>
              </w:rPr>
              <w:t>simple avg link speed</w:t>
            </w:r>
            <w:r w:rsidR="00395E63">
              <w:rPr>
                <w:rFonts w:ascii="Times New Roman" w:eastAsia="SimSun" w:hAnsi="Times New Roman" w:cs="Times New Roman" w:hint="eastAsia"/>
                <w:sz w:val="20"/>
                <w:szCs w:val="20"/>
              </w:rPr>
              <w:t>，</w:t>
            </w:r>
            <w:r w:rsidR="00395E63" w:rsidRPr="00395E63">
              <w:rPr>
                <w:rFonts w:ascii="Times New Roman" w:eastAsia="SimSun" w:hAnsi="Times New Roman" w:cs="Times New Roman"/>
                <w:sz w:val="20"/>
                <w:szCs w:val="20"/>
              </w:rPr>
              <w:t>simple avg link speed ratio</w:t>
            </w:r>
            <w:r w:rsidR="00395E63">
              <w:rPr>
                <w:rFonts w:ascii="Times New Roman" w:eastAsia="SimSun" w:hAnsi="Times New Roman" w:cs="Times New Roman" w:hint="eastAsia"/>
                <w:sz w:val="20"/>
                <w:szCs w:val="20"/>
              </w:rPr>
              <w:t>，</w:t>
            </w:r>
            <w:r w:rsidR="00395E63" w:rsidRPr="00395E63">
              <w:rPr>
                <w:rFonts w:ascii="Times New Roman" w:eastAsia="SimSun" w:hAnsi="Times New Roman" w:cs="Times New Roman"/>
                <w:sz w:val="20"/>
                <w:szCs w:val="20"/>
              </w:rPr>
              <w:t># of simulated agents in trajectory.csv</w:t>
            </w:r>
          </w:p>
        </w:tc>
      </w:tr>
    </w:tbl>
    <w:p w14:paraId="3B212EEB" w14:textId="429DB610" w:rsidR="00C0107A" w:rsidRDefault="00580027" w:rsidP="00F65D02">
      <w:pPr>
        <w:spacing w:line="276" w:lineRule="auto"/>
        <w:contextualSpacing/>
        <w:rPr>
          <w:rFonts w:ascii="Times New Roman" w:eastAsia="SimSun" w:hAnsi="Times New Roman" w:cs="Times New Roman"/>
          <w:b/>
          <w:bCs/>
          <w:kern w:val="0"/>
          <w:sz w:val="20"/>
          <w:szCs w:val="20"/>
        </w:rPr>
      </w:pPr>
      <w:r w:rsidRPr="00580027">
        <w:rPr>
          <w:rFonts w:ascii="Times New Roman" w:eastAsia="SimSun" w:hAnsi="Times New Roman" w:cs="Times New Roman"/>
          <w:b/>
          <w:bCs/>
          <w:kern w:val="0"/>
          <w:sz w:val="20"/>
          <w:szCs w:val="20"/>
        </w:rPr>
        <w:lastRenderedPageBreak/>
        <w:t xml:space="preserve">Next, the results of </w:t>
      </w:r>
      <w:r>
        <w:rPr>
          <w:rFonts w:ascii="Times New Roman" w:eastAsia="SimSun" w:hAnsi="Times New Roman" w:cs="Times New Roman" w:hint="eastAsia"/>
          <w:b/>
          <w:bCs/>
          <w:kern w:val="0"/>
          <w:sz w:val="20"/>
          <w:szCs w:val="20"/>
        </w:rPr>
        <w:t>route</w:t>
      </w:r>
      <w:r>
        <w:rPr>
          <w:rFonts w:ascii="Times New Roman" w:eastAsia="SimSun" w:hAnsi="Times New Roman" w:cs="Times New Roman"/>
          <w:b/>
          <w:bCs/>
          <w:kern w:val="0"/>
          <w:sz w:val="20"/>
          <w:szCs w:val="20"/>
        </w:rPr>
        <w:t xml:space="preserve"> </w:t>
      </w:r>
      <w:r w:rsidRPr="00580027">
        <w:rPr>
          <w:rFonts w:ascii="Times New Roman" w:eastAsia="SimSun" w:hAnsi="Times New Roman" w:cs="Times New Roman"/>
          <w:b/>
          <w:bCs/>
          <w:kern w:val="0"/>
          <w:sz w:val="20"/>
          <w:szCs w:val="20"/>
        </w:rPr>
        <w:t>assignment will be shown with three datasets as an example</w:t>
      </w:r>
      <w:r>
        <w:rPr>
          <w:rFonts w:ascii="Times New Roman" w:eastAsia="SimSun" w:hAnsi="Times New Roman" w:cs="Times New Roman" w:hint="eastAsia"/>
          <w:b/>
          <w:bCs/>
          <w:kern w:val="0"/>
          <w:sz w:val="20"/>
          <w:szCs w:val="20"/>
        </w:rPr>
        <w:t>.</w:t>
      </w:r>
    </w:p>
    <w:p w14:paraId="57F9D0E2" w14:textId="23194491" w:rsidR="00F65D02" w:rsidRPr="00F65D02" w:rsidRDefault="00F65D02" w:rsidP="00F65D02">
      <w:pPr>
        <w:spacing w:line="276" w:lineRule="auto"/>
        <w:contextualSpacing/>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w:t>
      </w:r>
      <w:r>
        <w:rPr>
          <w:rFonts w:ascii="Times New Roman" w:eastAsia="SimSun" w:hAnsi="Times New Roman" w:cs="Times New Roman" w:hint="eastAsia"/>
          <w:sz w:val="20"/>
          <w:szCs w:val="20"/>
        </w:rPr>
        <w:t>1</w:t>
      </w:r>
      <w:r>
        <w:rPr>
          <w:rFonts w:ascii="Times New Roman" w:eastAsia="SimSun" w:hAnsi="Times New Roman" w:cs="Times New Roman" w:hint="eastAsia"/>
          <w:sz w:val="20"/>
          <w:szCs w:val="20"/>
        </w:rPr>
        <w:t>）</w:t>
      </w:r>
      <w:r w:rsidRPr="00F65D02">
        <w:rPr>
          <w:rFonts w:ascii="Times New Roman" w:eastAsia="SimSun" w:hAnsi="Times New Roman" w:cs="Times New Roman"/>
          <w:sz w:val="20"/>
          <w:szCs w:val="20"/>
        </w:rPr>
        <w:t>01_two_corridor</w:t>
      </w:r>
    </w:p>
    <w:p w14:paraId="27290230" w14:textId="0488604B" w:rsidR="00F65D02" w:rsidRDefault="00F65D02" w:rsidP="00A64099">
      <w:pPr>
        <w:spacing w:line="276" w:lineRule="auto"/>
        <w:contextualSpacing/>
        <w:jc w:val="center"/>
        <w:rPr>
          <w:rFonts w:ascii="Times New Roman" w:eastAsia="SimSun" w:hAnsi="Times New Roman" w:cs="Times New Roman"/>
          <w:b/>
          <w:bCs/>
          <w:kern w:val="0"/>
          <w:sz w:val="20"/>
          <w:szCs w:val="20"/>
        </w:rPr>
      </w:pPr>
      <w:r w:rsidRPr="001A0270">
        <w:rPr>
          <w:rFonts w:ascii="Times New Roman" w:hAnsi="Times New Roman" w:cs="Times New Roman"/>
          <w:noProof/>
          <w:sz w:val="20"/>
          <w:szCs w:val="20"/>
        </w:rPr>
        <w:drawing>
          <wp:inline distT="0" distB="0" distL="0" distR="0" wp14:anchorId="7EE2C94D" wp14:editId="5D5187AE">
            <wp:extent cx="3068881" cy="1993701"/>
            <wp:effectExtent l="0" t="0" r="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87004" cy="2005475"/>
                    </a:xfrm>
                    <a:prstGeom prst="rect">
                      <a:avLst/>
                    </a:prstGeom>
                    <a:noFill/>
                    <a:ln>
                      <a:noFill/>
                    </a:ln>
                  </pic:spPr>
                </pic:pic>
              </a:graphicData>
            </a:graphic>
          </wp:inline>
        </w:drawing>
      </w:r>
    </w:p>
    <w:p w14:paraId="5B842872" w14:textId="2E24BBE4" w:rsidR="00A64099" w:rsidRDefault="00A64099" w:rsidP="00A64099">
      <w:pPr>
        <w:spacing w:line="276" w:lineRule="auto"/>
        <w:contextualSpacing/>
        <w:jc w:val="center"/>
        <w:rPr>
          <w:rFonts w:ascii="Times New Roman" w:eastAsia="SimSun" w:hAnsi="Times New Roman" w:cs="Times New Roman"/>
          <w:b/>
          <w:bCs/>
          <w:kern w:val="0"/>
          <w:sz w:val="20"/>
          <w:szCs w:val="20"/>
        </w:rPr>
      </w:pPr>
      <w:r w:rsidRPr="00A42DBF">
        <w:rPr>
          <w:rFonts w:ascii="Times New Roman" w:hAnsi="Times New Roman" w:cs="Times New Roman"/>
          <w:noProof/>
          <w:sz w:val="20"/>
          <w:szCs w:val="20"/>
        </w:rPr>
        <w:drawing>
          <wp:inline distT="0" distB="0" distL="0" distR="0" wp14:anchorId="1EE12B14" wp14:editId="24E92F33">
            <wp:extent cx="5274310" cy="2933065"/>
            <wp:effectExtent l="0" t="0" r="254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933065"/>
                    </a:xfrm>
                    <a:prstGeom prst="rect">
                      <a:avLst/>
                    </a:prstGeom>
                    <a:noFill/>
                    <a:ln>
                      <a:noFill/>
                    </a:ln>
                  </pic:spPr>
                </pic:pic>
              </a:graphicData>
            </a:graphic>
          </wp:inline>
        </w:drawing>
      </w:r>
    </w:p>
    <w:p w14:paraId="5248F205" w14:textId="77B73EB9" w:rsidR="00580027" w:rsidRDefault="00580027" w:rsidP="00580027">
      <w:pPr>
        <w:spacing w:line="276" w:lineRule="auto"/>
        <w:contextualSpacing/>
        <w:jc w:val="left"/>
        <w:rPr>
          <w:rFonts w:ascii="Times New Roman" w:eastAsia="SimSun" w:hAnsi="Times New Roman" w:cs="Times New Roman"/>
          <w:b/>
          <w:bCs/>
          <w:kern w:val="0"/>
          <w:sz w:val="20"/>
          <w:szCs w:val="20"/>
        </w:rPr>
      </w:pPr>
      <w:r>
        <w:rPr>
          <w:rFonts w:ascii="Times New Roman" w:eastAsia="SimSun" w:hAnsi="Times New Roman" w:cs="Times New Roman" w:hint="eastAsia"/>
          <w:sz w:val="20"/>
          <w:szCs w:val="20"/>
        </w:rPr>
        <w:t>（</w:t>
      </w:r>
      <w:r>
        <w:rPr>
          <w:rFonts w:ascii="Times New Roman" w:eastAsia="SimSun" w:hAnsi="Times New Roman" w:cs="Times New Roman"/>
          <w:sz w:val="20"/>
          <w:szCs w:val="20"/>
        </w:rPr>
        <w:t>2</w:t>
      </w:r>
      <w:r>
        <w:rPr>
          <w:rFonts w:ascii="Times New Roman" w:eastAsia="SimSun" w:hAnsi="Times New Roman" w:cs="Times New Roman" w:hint="eastAsia"/>
          <w:sz w:val="20"/>
          <w:szCs w:val="20"/>
        </w:rPr>
        <w:t>）</w:t>
      </w:r>
      <w:r w:rsidRPr="00425B99">
        <w:rPr>
          <w:rFonts w:ascii="Times New Roman" w:eastAsia="SimSun" w:hAnsi="Times New Roman" w:cs="Times New Roman"/>
          <w:sz w:val="20"/>
          <w:szCs w:val="20"/>
        </w:rPr>
        <w:t>02_Braess_Paradox</w:t>
      </w:r>
    </w:p>
    <w:p w14:paraId="45C61588" w14:textId="6E4D1E1D" w:rsidR="00C0107A" w:rsidRDefault="00A64099" w:rsidP="00A64099">
      <w:pPr>
        <w:spacing w:line="276" w:lineRule="auto"/>
        <w:contextualSpacing/>
        <w:jc w:val="center"/>
        <w:rPr>
          <w:rFonts w:ascii="Times New Roman" w:eastAsia="SimSun" w:hAnsi="Times New Roman" w:cs="Times New Roman"/>
          <w:b/>
          <w:bCs/>
          <w:kern w:val="0"/>
          <w:sz w:val="20"/>
          <w:szCs w:val="20"/>
        </w:rPr>
      </w:pPr>
      <w:r w:rsidRPr="00A64099">
        <w:rPr>
          <w:rFonts w:ascii="Times New Roman" w:eastAsia="SimSun" w:hAnsi="Times New Roman" w:cs="Times New Roman"/>
          <w:b/>
          <w:bCs/>
          <w:noProof/>
          <w:kern w:val="0"/>
          <w:sz w:val="20"/>
          <w:szCs w:val="20"/>
        </w:rPr>
        <w:drawing>
          <wp:inline distT="0" distB="0" distL="0" distR="0" wp14:anchorId="34BF4E21" wp14:editId="29053E69">
            <wp:extent cx="2930701" cy="1900052"/>
            <wp:effectExtent l="0" t="0" r="3175"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48399" cy="1911526"/>
                    </a:xfrm>
                    <a:prstGeom prst="rect">
                      <a:avLst/>
                    </a:prstGeom>
                    <a:noFill/>
                    <a:ln>
                      <a:noFill/>
                    </a:ln>
                  </pic:spPr>
                </pic:pic>
              </a:graphicData>
            </a:graphic>
          </wp:inline>
        </w:drawing>
      </w:r>
      <w:r w:rsidR="00BF27EC" w:rsidRPr="00BF27EC">
        <w:rPr>
          <w:rFonts w:ascii="Times New Roman" w:eastAsia="SimSun" w:hAnsi="Times New Roman" w:cs="Times New Roman"/>
          <w:b/>
          <w:bCs/>
          <w:noProof/>
          <w:kern w:val="0"/>
          <w:sz w:val="20"/>
          <w:szCs w:val="20"/>
        </w:rPr>
        <w:lastRenderedPageBreak/>
        <w:drawing>
          <wp:inline distT="0" distB="0" distL="0" distR="0" wp14:anchorId="417D8DFF" wp14:editId="409BFEB6">
            <wp:extent cx="4888362" cy="2971507"/>
            <wp:effectExtent l="0" t="0" r="762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95221" cy="2975676"/>
                    </a:xfrm>
                    <a:prstGeom prst="rect">
                      <a:avLst/>
                    </a:prstGeom>
                    <a:noFill/>
                    <a:ln>
                      <a:noFill/>
                    </a:ln>
                  </pic:spPr>
                </pic:pic>
              </a:graphicData>
            </a:graphic>
          </wp:inline>
        </w:drawing>
      </w:r>
    </w:p>
    <w:p w14:paraId="2C0A42DD" w14:textId="65DAD8A9" w:rsidR="00A64099" w:rsidRDefault="00580027" w:rsidP="00580027">
      <w:pPr>
        <w:spacing w:line="276" w:lineRule="auto"/>
        <w:contextualSpacing/>
        <w:jc w:val="left"/>
        <w:rPr>
          <w:rFonts w:ascii="Times New Roman" w:eastAsia="SimSun" w:hAnsi="Times New Roman" w:cs="Times New Roman"/>
          <w:b/>
          <w:bCs/>
          <w:kern w:val="0"/>
          <w:sz w:val="20"/>
          <w:szCs w:val="20"/>
        </w:rPr>
      </w:pPr>
      <w:r>
        <w:rPr>
          <w:rFonts w:ascii="Times New Roman" w:eastAsia="SimSun" w:hAnsi="Times New Roman" w:cs="Times New Roman" w:hint="eastAsia"/>
          <w:sz w:val="20"/>
          <w:szCs w:val="20"/>
        </w:rPr>
        <w:t>（</w:t>
      </w:r>
      <w:r>
        <w:rPr>
          <w:rFonts w:ascii="Times New Roman" w:eastAsia="SimSun" w:hAnsi="Times New Roman" w:cs="Times New Roman"/>
          <w:sz w:val="20"/>
          <w:szCs w:val="20"/>
        </w:rPr>
        <w:t>3</w:t>
      </w:r>
      <w:r>
        <w:rPr>
          <w:rFonts w:ascii="Times New Roman" w:eastAsia="SimSun" w:hAnsi="Times New Roman" w:cs="Times New Roman" w:hint="eastAsia"/>
          <w:sz w:val="20"/>
          <w:szCs w:val="20"/>
        </w:rPr>
        <w:t>）</w:t>
      </w:r>
      <w:r w:rsidRPr="00425B99">
        <w:rPr>
          <w:rFonts w:ascii="Times New Roman" w:eastAsia="SimSun" w:hAnsi="Times New Roman" w:cs="Times New Roman"/>
          <w:sz w:val="20"/>
          <w:szCs w:val="20"/>
        </w:rPr>
        <w:t>04_Sioux_Falls_network</w:t>
      </w:r>
    </w:p>
    <w:p w14:paraId="648C5533" w14:textId="48D98825" w:rsidR="004A61A6" w:rsidRDefault="004A61A6" w:rsidP="00A64099">
      <w:pPr>
        <w:spacing w:line="276" w:lineRule="auto"/>
        <w:contextualSpacing/>
        <w:jc w:val="center"/>
        <w:rPr>
          <w:rFonts w:ascii="Times New Roman" w:eastAsia="SimSun" w:hAnsi="Times New Roman" w:cs="Times New Roman"/>
          <w:b/>
          <w:bCs/>
          <w:kern w:val="0"/>
          <w:sz w:val="20"/>
          <w:szCs w:val="20"/>
        </w:rPr>
      </w:pPr>
      <w:r w:rsidRPr="004A61A6">
        <w:rPr>
          <w:rFonts w:ascii="Times New Roman" w:eastAsia="SimSun" w:hAnsi="Times New Roman" w:cs="Times New Roman"/>
          <w:b/>
          <w:bCs/>
          <w:noProof/>
          <w:kern w:val="0"/>
          <w:sz w:val="20"/>
          <w:szCs w:val="20"/>
        </w:rPr>
        <w:drawing>
          <wp:inline distT="0" distB="0" distL="0" distR="0" wp14:anchorId="27B35368" wp14:editId="70340858">
            <wp:extent cx="3075371" cy="372360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86752" cy="3737385"/>
                    </a:xfrm>
                    <a:prstGeom prst="rect">
                      <a:avLst/>
                    </a:prstGeom>
                    <a:noFill/>
                    <a:ln>
                      <a:noFill/>
                    </a:ln>
                  </pic:spPr>
                </pic:pic>
              </a:graphicData>
            </a:graphic>
          </wp:inline>
        </w:drawing>
      </w:r>
    </w:p>
    <w:p w14:paraId="2DEFFA41" w14:textId="4D1B2F43" w:rsidR="00A64099" w:rsidRPr="00395E63" w:rsidRDefault="004A61A6" w:rsidP="00A64099">
      <w:pPr>
        <w:spacing w:line="276" w:lineRule="auto"/>
        <w:contextualSpacing/>
        <w:jc w:val="center"/>
        <w:rPr>
          <w:rFonts w:ascii="Times New Roman" w:eastAsia="SimSun" w:hAnsi="Times New Roman" w:cs="Times New Roman"/>
          <w:b/>
          <w:bCs/>
          <w:kern w:val="0"/>
          <w:sz w:val="20"/>
          <w:szCs w:val="20"/>
        </w:rPr>
      </w:pPr>
      <w:r w:rsidRPr="004A61A6">
        <w:rPr>
          <w:rFonts w:ascii="Times New Roman" w:eastAsia="SimSun" w:hAnsi="Times New Roman" w:cs="Times New Roman"/>
          <w:b/>
          <w:bCs/>
          <w:noProof/>
          <w:kern w:val="0"/>
          <w:sz w:val="20"/>
          <w:szCs w:val="20"/>
        </w:rPr>
        <w:lastRenderedPageBreak/>
        <w:drawing>
          <wp:inline distT="0" distB="0" distL="0" distR="0" wp14:anchorId="092A2B75" wp14:editId="0507CBBD">
            <wp:extent cx="4996528" cy="3271866"/>
            <wp:effectExtent l="0" t="0" r="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08109" cy="3279450"/>
                    </a:xfrm>
                    <a:prstGeom prst="rect">
                      <a:avLst/>
                    </a:prstGeom>
                    <a:noFill/>
                    <a:ln>
                      <a:noFill/>
                    </a:ln>
                  </pic:spPr>
                </pic:pic>
              </a:graphicData>
            </a:graphic>
          </wp:inline>
        </w:drawing>
      </w:r>
    </w:p>
    <w:p w14:paraId="5B34E6A9" w14:textId="1842119D" w:rsidR="00C0107A" w:rsidRDefault="00C0107A" w:rsidP="00C0107A">
      <w:pPr>
        <w:spacing w:line="276" w:lineRule="auto"/>
        <w:contextualSpacing/>
        <w:rPr>
          <w:rFonts w:ascii="Times New Roman" w:eastAsia="SimSun" w:hAnsi="Times New Roman" w:cs="Times New Roman"/>
          <w:b/>
          <w:bCs/>
          <w:kern w:val="0"/>
          <w:sz w:val="20"/>
          <w:szCs w:val="20"/>
        </w:rPr>
      </w:pPr>
      <w:r w:rsidRPr="00B71F65">
        <w:rPr>
          <w:rFonts w:ascii="Times New Roman" w:eastAsia="SimSun" w:hAnsi="Times New Roman" w:cs="Times New Roman"/>
          <w:b/>
          <w:bCs/>
          <w:kern w:val="0"/>
          <w:sz w:val="20"/>
          <w:szCs w:val="20"/>
        </w:rPr>
        <w:t xml:space="preserve">File </w:t>
      </w:r>
      <w:r>
        <w:rPr>
          <w:rFonts w:ascii="Times New Roman" w:eastAsia="SimSun" w:hAnsi="Times New Roman" w:cs="Times New Roman"/>
          <w:b/>
          <w:bCs/>
          <w:kern w:val="0"/>
          <w:sz w:val="20"/>
          <w:szCs w:val="20"/>
        </w:rPr>
        <w:t>5</w:t>
      </w:r>
      <w:r w:rsidR="0060450A">
        <w:rPr>
          <w:rFonts w:ascii="Times New Roman" w:eastAsia="SimSun" w:hAnsi="Times New Roman" w:cs="Times New Roman" w:hint="eastAsia"/>
          <w:b/>
          <w:bCs/>
          <w:kern w:val="0"/>
          <w:sz w:val="20"/>
          <w:szCs w:val="20"/>
        </w:rPr>
        <w:t>e</w:t>
      </w:r>
      <w:r w:rsidRPr="00B71F65">
        <w:rPr>
          <w:rFonts w:ascii="Times New Roman" w:eastAsia="SimSun" w:hAnsi="Times New Roman" w:cs="Times New Roman"/>
          <w:b/>
          <w:bCs/>
          <w:kern w:val="0"/>
          <w:sz w:val="20"/>
          <w:szCs w:val="20"/>
        </w:rPr>
        <w:t xml:space="preserve">: </w:t>
      </w:r>
      <w:r>
        <w:rPr>
          <w:rFonts w:ascii="Times New Roman" w:hAnsi="Times New Roman" w:cs="Times New Roman"/>
          <w:b/>
          <w:bCs/>
          <w:sz w:val="20"/>
          <w:szCs w:val="20"/>
        </w:rPr>
        <w:t>log</w:t>
      </w:r>
      <w:r w:rsidRPr="00B71F65">
        <w:rPr>
          <w:rFonts w:ascii="Times New Roman" w:eastAsia="SimSun" w:hAnsi="Times New Roman" w:cs="Times New Roman"/>
          <w:b/>
          <w:bCs/>
          <w:kern w:val="0"/>
          <w:sz w:val="20"/>
          <w:szCs w:val="20"/>
        </w:rPr>
        <w:t>.</w:t>
      </w:r>
      <w:r>
        <w:rPr>
          <w:rFonts w:ascii="Times New Roman" w:eastAsia="SimSun" w:hAnsi="Times New Roman" w:cs="Times New Roman"/>
          <w:b/>
          <w:bCs/>
          <w:kern w:val="0"/>
          <w:sz w:val="20"/>
          <w:szCs w:val="20"/>
        </w:rPr>
        <w:t>txt</w:t>
      </w:r>
    </w:p>
    <w:p w14:paraId="1781BC96" w14:textId="77777777" w:rsidR="00C0107A" w:rsidRDefault="00C0107A" w:rsidP="00C0107A">
      <w:pPr>
        <w:spacing w:line="276" w:lineRule="auto"/>
        <w:contextualSpacing/>
        <w:rPr>
          <w:rFonts w:ascii="Times New Roman" w:eastAsia="SimSun" w:hAnsi="Times New Roman" w:cs="Times New Roman"/>
          <w:kern w:val="0"/>
          <w:sz w:val="20"/>
          <w:szCs w:val="20"/>
        </w:rPr>
      </w:pPr>
      <w:r w:rsidRPr="00107E4B">
        <w:rPr>
          <w:rFonts w:ascii="Times New Roman" w:eastAsia="SimSun" w:hAnsi="Times New Roman" w:cs="Times New Roman"/>
          <w:kern w:val="0"/>
          <w:sz w:val="20"/>
          <w:szCs w:val="20"/>
        </w:rPr>
        <w:t xml:space="preserve">This file is the file that records the results of the program running process, some parameters and results generated during the </w:t>
      </w:r>
      <w:r>
        <w:rPr>
          <w:rFonts w:ascii="Times New Roman" w:eastAsia="SimSun" w:hAnsi="Times New Roman" w:cs="Times New Roman"/>
          <w:kern w:val="0"/>
          <w:sz w:val="20"/>
          <w:szCs w:val="20"/>
        </w:rPr>
        <w:t>DTALite</w:t>
      </w:r>
      <w:r w:rsidRPr="00107E4B">
        <w:rPr>
          <w:rFonts w:ascii="Times New Roman" w:eastAsia="SimSun" w:hAnsi="Times New Roman" w:cs="Times New Roman"/>
          <w:kern w:val="0"/>
          <w:sz w:val="20"/>
          <w:szCs w:val="20"/>
        </w:rPr>
        <w:t xml:space="preserve"> running process can be found in this file</w:t>
      </w:r>
      <w:r>
        <w:rPr>
          <w:rFonts w:ascii="Times New Roman" w:eastAsia="SimSun" w:hAnsi="Times New Roman" w:cs="Times New Roman"/>
          <w:kern w:val="0"/>
          <w:sz w:val="20"/>
          <w:szCs w:val="20"/>
        </w:rPr>
        <w:t>.</w:t>
      </w:r>
    </w:p>
    <w:p w14:paraId="672C7C24" w14:textId="77777777" w:rsidR="00C0107A" w:rsidRPr="00107E4B" w:rsidRDefault="00C0107A" w:rsidP="00C0107A">
      <w:pPr>
        <w:spacing w:line="276" w:lineRule="auto"/>
        <w:contextualSpacing/>
        <w:rPr>
          <w:rFonts w:ascii="Times New Roman" w:eastAsia="SimSun" w:hAnsi="Times New Roman" w:cs="Times New Roman"/>
          <w:kern w:val="0"/>
          <w:sz w:val="20"/>
          <w:szCs w:val="20"/>
        </w:rPr>
      </w:pPr>
      <w:r w:rsidRPr="008373E0">
        <w:rPr>
          <w:rFonts w:ascii="Times New Roman" w:eastAsia="SimSun" w:hAnsi="Times New Roman" w:cs="Times New Roman"/>
          <w:noProof/>
          <w:kern w:val="0"/>
          <w:sz w:val="20"/>
          <w:szCs w:val="20"/>
        </w:rPr>
        <w:drawing>
          <wp:inline distT="0" distB="0" distL="0" distR="0" wp14:anchorId="30A34D04" wp14:editId="03CE676D">
            <wp:extent cx="2681853" cy="2819400"/>
            <wp:effectExtent l="0" t="0" r="444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89153" cy="2827074"/>
                    </a:xfrm>
                    <a:prstGeom prst="rect">
                      <a:avLst/>
                    </a:prstGeom>
                    <a:noFill/>
                    <a:ln>
                      <a:noFill/>
                    </a:ln>
                  </pic:spPr>
                </pic:pic>
              </a:graphicData>
            </a:graphic>
          </wp:inline>
        </w:drawing>
      </w:r>
    </w:p>
    <w:p w14:paraId="360054E8" w14:textId="77777777" w:rsidR="00C0107A" w:rsidRPr="00B71F65" w:rsidRDefault="00C0107A" w:rsidP="00B71F65">
      <w:pPr>
        <w:spacing w:line="276" w:lineRule="auto"/>
        <w:contextualSpacing/>
        <w:rPr>
          <w:rFonts w:ascii="Times New Roman" w:eastAsia="SimSun" w:hAnsi="Times New Roman" w:cs="Times New Roman"/>
          <w:b/>
          <w:bCs/>
          <w:kern w:val="0"/>
          <w:sz w:val="20"/>
          <w:szCs w:val="20"/>
        </w:rPr>
      </w:pPr>
    </w:p>
    <w:p w14:paraId="16743C17" w14:textId="77777777" w:rsidR="0084366D" w:rsidRDefault="0084366D" w:rsidP="0084366D">
      <w:pPr>
        <w:spacing w:line="276" w:lineRule="auto"/>
        <w:contextualSpacing/>
        <w:rPr>
          <w:rFonts w:ascii="Times New Roman" w:hAnsi="Times New Roman" w:cs="Times New Roman"/>
          <w:sz w:val="20"/>
          <w:szCs w:val="20"/>
        </w:rPr>
      </w:pPr>
      <w:r w:rsidRPr="00B77BA8">
        <w:rPr>
          <w:rFonts w:ascii="Times New Roman" w:hAnsi="Times New Roman" w:cs="Times New Roman"/>
          <w:b/>
          <w:bCs/>
          <w:sz w:val="20"/>
          <w:szCs w:val="20"/>
        </w:rPr>
        <w:t>It should be noted that in the new version of DTALite</w:t>
      </w:r>
      <w:r>
        <w:rPr>
          <w:rFonts w:ascii="Times New Roman" w:hAnsi="Times New Roman" w:cs="Times New Roman"/>
          <w:sz w:val="20"/>
          <w:szCs w:val="20"/>
        </w:rPr>
        <w:t>:</w:t>
      </w:r>
    </w:p>
    <w:p w14:paraId="6805C570" w14:textId="55421A26" w:rsidR="004D2C35" w:rsidRPr="0084366D" w:rsidRDefault="00CC7BFA" w:rsidP="0084366D">
      <w:pPr>
        <w:pStyle w:val="ListParagraph"/>
        <w:numPr>
          <w:ilvl w:val="0"/>
          <w:numId w:val="13"/>
        </w:numPr>
        <w:spacing w:line="276" w:lineRule="auto"/>
        <w:ind w:firstLineChars="0"/>
        <w:contextualSpacing/>
        <w:rPr>
          <w:rFonts w:ascii="Times New Roman" w:hAnsi="Times New Roman" w:cs="Times New Roman"/>
          <w:sz w:val="20"/>
          <w:szCs w:val="20"/>
        </w:rPr>
      </w:pPr>
      <w:r w:rsidRPr="0084366D">
        <w:rPr>
          <w:rFonts w:ascii="Times New Roman" w:hAnsi="Times New Roman" w:cs="Times New Roman"/>
          <w:bCs/>
          <w:sz w:val="20"/>
          <w:szCs w:val="20"/>
        </w:rPr>
        <w:t xml:space="preserve">In the </w:t>
      </w:r>
      <w:r w:rsidRPr="0084366D">
        <w:rPr>
          <w:rFonts w:ascii="Times New Roman" w:eastAsia="SimSun" w:hAnsi="Times New Roman" w:cs="Times New Roman"/>
          <w:b/>
          <w:kern w:val="0"/>
          <w:sz w:val="20"/>
          <w:szCs w:val="20"/>
        </w:rPr>
        <w:t>route_assignment.csv</w:t>
      </w:r>
      <w:r w:rsidRPr="0084366D">
        <w:rPr>
          <w:rFonts w:ascii="Times New Roman" w:eastAsia="SimSun" w:hAnsi="Times New Roman" w:cs="Times New Roman"/>
          <w:bCs/>
          <w:kern w:val="0"/>
          <w:sz w:val="20"/>
          <w:szCs w:val="20"/>
        </w:rPr>
        <w:t xml:space="preserve"> </w:t>
      </w:r>
      <w:r w:rsidRPr="0084366D">
        <w:rPr>
          <w:rFonts w:ascii="Times New Roman" w:hAnsi="Times New Roman" w:cs="Times New Roman"/>
          <w:bCs/>
          <w:sz w:val="20"/>
          <w:szCs w:val="20"/>
        </w:rPr>
        <w:t xml:space="preserve">file there are </w:t>
      </w:r>
      <w:r w:rsidRPr="0084366D">
        <w:rPr>
          <w:rFonts w:ascii="Times New Roman" w:hAnsi="Times New Roman" w:cs="Times New Roman"/>
          <w:b/>
          <w:sz w:val="20"/>
          <w:szCs w:val="20"/>
        </w:rPr>
        <w:t>three types of od: 1) p; 2) rt; 3) dms.</w:t>
      </w:r>
      <w:r w:rsidR="00225E7B" w:rsidRPr="0084366D">
        <w:rPr>
          <w:rFonts w:ascii="Times New Roman" w:hAnsi="Times New Roman" w:cs="Times New Roman" w:hint="eastAsia"/>
          <w:b/>
          <w:sz w:val="20"/>
          <w:szCs w:val="20"/>
        </w:rPr>
        <w:t xml:space="preserve"> </w:t>
      </w:r>
      <w:r w:rsidR="00056C54" w:rsidRPr="0084366D">
        <w:rPr>
          <w:rFonts w:ascii="Times New Roman" w:hAnsi="Times New Roman" w:cs="Times New Roman"/>
          <w:bCs/>
          <w:sz w:val="20"/>
          <w:szCs w:val="20"/>
        </w:rPr>
        <w:t xml:space="preserve">What we need to pay attention to is the travel time corresponding to the three types of od, </w:t>
      </w:r>
      <w:r w:rsidR="006C33BD" w:rsidRPr="0084366D">
        <w:rPr>
          <w:rFonts w:ascii="Times New Roman" w:hAnsi="Times New Roman" w:cs="Times New Roman"/>
          <w:sz w:val="20"/>
          <w:szCs w:val="20"/>
        </w:rPr>
        <w:t>check</w:t>
      </w:r>
      <w:r w:rsidR="00056C54" w:rsidRPr="0084366D">
        <w:rPr>
          <w:rFonts w:ascii="Times New Roman" w:hAnsi="Times New Roman" w:cs="Times New Roman"/>
          <w:sz w:val="20"/>
          <w:szCs w:val="20"/>
        </w:rPr>
        <w:t xml:space="preserve"> whether</w:t>
      </w:r>
      <w:r w:rsidR="006C33BD" w:rsidRPr="0084366D">
        <w:rPr>
          <w:rFonts w:ascii="Times New Roman" w:hAnsi="Times New Roman" w:cs="Times New Roman"/>
          <w:sz w:val="20"/>
          <w:szCs w:val="20"/>
        </w:rPr>
        <w:t xml:space="preserve"> </w:t>
      </w:r>
      <w:r w:rsidR="00056C54" w:rsidRPr="0084366D">
        <w:rPr>
          <w:rFonts w:ascii="Times New Roman" w:hAnsi="Times New Roman" w:cs="Times New Roman"/>
          <w:sz w:val="20"/>
          <w:szCs w:val="20"/>
        </w:rPr>
        <w:t xml:space="preserve">the travel time of </w:t>
      </w:r>
      <w:r w:rsidR="006C33BD" w:rsidRPr="0084366D">
        <w:rPr>
          <w:rFonts w:ascii="Times New Roman" w:hAnsi="Times New Roman" w:cs="Times New Roman"/>
          <w:sz w:val="20"/>
          <w:szCs w:val="20"/>
        </w:rPr>
        <w:t>rt have better travel time than p and dms</w:t>
      </w:r>
      <w:r w:rsidR="00056C54" w:rsidRPr="0084366D">
        <w:rPr>
          <w:rFonts w:ascii="Times New Roman" w:hAnsi="Times New Roman" w:cs="Times New Roman"/>
          <w:sz w:val="20"/>
          <w:szCs w:val="20"/>
        </w:rPr>
        <w:t xml:space="preserve"> (rt should have better performance than p and dms).</w:t>
      </w:r>
      <w:r w:rsidR="00D3385A" w:rsidRPr="0084366D">
        <w:rPr>
          <w:rFonts w:ascii="Times New Roman" w:hAnsi="Times New Roman" w:cs="Times New Roman"/>
          <w:sz w:val="20"/>
          <w:szCs w:val="20"/>
        </w:rPr>
        <w:t xml:space="preserve"> </w:t>
      </w:r>
    </w:p>
    <w:p w14:paraId="3E89C9FA" w14:textId="1C9C731A" w:rsidR="00D3385A" w:rsidRPr="00F66683" w:rsidRDefault="00225E7B" w:rsidP="0084366D">
      <w:pPr>
        <w:pStyle w:val="ListParagraph"/>
        <w:numPr>
          <w:ilvl w:val="0"/>
          <w:numId w:val="13"/>
        </w:numPr>
        <w:spacing w:line="276" w:lineRule="auto"/>
        <w:ind w:firstLineChars="0"/>
        <w:contextualSpacing/>
        <w:rPr>
          <w:rFonts w:ascii="Times New Roman" w:eastAsia="SimSun" w:hAnsi="Times New Roman" w:cs="Times New Roman"/>
          <w:bCs/>
          <w:kern w:val="0"/>
          <w:sz w:val="20"/>
          <w:szCs w:val="20"/>
        </w:rPr>
      </w:pPr>
      <w:r w:rsidRPr="0084366D">
        <w:rPr>
          <w:rFonts w:ascii="Times New Roman" w:hAnsi="Times New Roman" w:cs="Times New Roman"/>
          <w:sz w:val="20"/>
          <w:szCs w:val="20"/>
        </w:rPr>
        <w:t xml:space="preserve">The value of the </w:t>
      </w:r>
      <w:r w:rsidRPr="0084366D">
        <w:rPr>
          <w:rFonts w:ascii="Times New Roman" w:hAnsi="Times New Roman" w:cs="Times New Roman"/>
          <w:b/>
          <w:bCs/>
          <w:sz w:val="20"/>
          <w:szCs w:val="20"/>
        </w:rPr>
        <w:t>od_impact_flag</w:t>
      </w:r>
      <w:r w:rsidRPr="0084366D">
        <w:rPr>
          <w:rFonts w:ascii="Times New Roman" w:hAnsi="Times New Roman" w:cs="Times New Roman"/>
          <w:sz w:val="20"/>
          <w:szCs w:val="20"/>
        </w:rPr>
        <w:t xml:space="preserve"> can be 0 or 1, when it is 1, it means that the current od pair is the one that will be affected when there is a traffic accident.</w:t>
      </w:r>
      <w:r w:rsidR="00D3385A" w:rsidRPr="0084366D">
        <w:rPr>
          <w:rFonts w:ascii="Times New Roman" w:hAnsi="Times New Roman" w:cs="Times New Roman"/>
          <w:sz w:val="20"/>
          <w:szCs w:val="20"/>
        </w:rPr>
        <w:t xml:space="preserve"> </w:t>
      </w:r>
    </w:p>
    <w:p w14:paraId="664579B1" w14:textId="29D6F0D1" w:rsidR="00F66683" w:rsidRPr="00425B99" w:rsidRDefault="00A30BB3" w:rsidP="00425B99">
      <w:pPr>
        <w:pStyle w:val="Heading2"/>
        <w:rPr>
          <w:rFonts w:ascii="Times New Roman" w:eastAsia="SimSun" w:hAnsi="Times New Roman" w:cs="Times New Roman"/>
          <w:iCs/>
          <w:kern w:val="0"/>
          <w:sz w:val="20"/>
          <w:szCs w:val="20"/>
        </w:rPr>
      </w:pPr>
      <w:r>
        <w:rPr>
          <w:rFonts w:ascii="Times New Roman" w:eastAsia="SimSun" w:hAnsi="Times New Roman" w:cs="Times New Roman"/>
          <w:iCs/>
          <w:kern w:val="0"/>
          <w:sz w:val="20"/>
          <w:szCs w:val="20"/>
        </w:rPr>
        <w:lastRenderedPageBreak/>
        <w:t xml:space="preserve">4.6 </w:t>
      </w:r>
      <w:r w:rsidR="00425B99" w:rsidRPr="00425B99">
        <w:rPr>
          <w:rFonts w:ascii="Times New Roman" w:eastAsia="SimSun" w:hAnsi="Times New Roman" w:cs="Times New Roman"/>
          <w:iCs/>
          <w:kern w:val="0"/>
          <w:sz w:val="20"/>
          <w:szCs w:val="20"/>
        </w:rPr>
        <w:t xml:space="preserve">Introduction to </w:t>
      </w:r>
      <w:r w:rsidR="00425B99">
        <w:rPr>
          <w:rFonts w:ascii="Times New Roman" w:eastAsia="SimSun" w:hAnsi="Times New Roman" w:cs="Times New Roman"/>
          <w:iCs/>
          <w:kern w:val="0"/>
          <w:sz w:val="20"/>
          <w:szCs w:val="20"/>
        </w:rPr>
        <w:t>the Datas</w:t>
      </w:r>
      <w:r w:rsidR="00425B99" w:rsidRPr="00425B99">
        <w:rPr>
          <w:rFonts w:ascii="Times New Roman" w:eastAsia="SimSun" w:hAnsi="Times New Roman" w:cs="Times New Roman"/>
          <w:iCs/>
          <w:kern w:val="0"/>
          <w:sz w:val="20"/>
          <w:szCs w:val="20"/>
        </w:rPr>
        <w:t>ets</w:t>
      </w:r>
    </w:p>
    <w:p w14:paraId="22AB3BB4" w14:textId="3344373E" w:rsidR="00F66683" w:rsidRPr="00425B99" w:rsidRDefault="000F743F" w:rsidP="00425B99">
      <w:pPr>
        <w:rPr>
          <w:rStyle w:val="Hyperlink"/>
        </w:rPr>
      </w:pPr>
      <w:r w:rsidRPr="000F743F">
        <w:rPr>
          <w:rFonts w:ascii="Times New Roman" w:eastAsia="SimSun" w:hAnsi="Times New Roman" w:cs="Times New Roman"/>
          <w:sz w:val="20"/>
          <w:szCs w:val="20"/>
        </w:rPr>
        <w:t>Each dataset has its own special application scenarios and test implications</w:t>
      </w:r>
      <w:r>
        <w:rPr>
          <w:rFonts w:ascii="Times New Roman" w:eastAsia="SimSun" w:hAnsi="Times New Roman" w:cs="Times New Roman"/>
          <w:sz w:val="20"/>
          <w:szCs w:val="20"/>
        </w:rPr>
        <w:t>, y</w:t>
      </w:r>
      <w:r w:rsidR="00425B99" w:rsidRPr="00425B99">
        <w:rPr>
          <w:rFonts w:ascii="Times New Roman" w:eastAsia="SimSun" w:hAnsi="Times New Roman" w:cs="Times New Roman"/>
          <w:sz w:val="20"/>
          <w:szCs w:val="20"/>
        </w:rPr>
        <w:t xml:space="preserve">ou can download the datasets from </w:t>
      </w:r>
      <w:hyperlink r:id="rId39" w:history="1">
        <w:r w:rsidR="00F66683" w:rsidRPr="00425B99">
          <w:rPr>
            <w:rStyle w:val="Hyperlink"/>
          </w:rPr>
          <w:t>DTALite/dataset at main · asu-trans-ai-lab/DTALite (github.com)</w:t>
        </w:r>
      </w:hyperlink>
      <w:r>
        <w:rPr>
          <w:rStyle w:val="Hyperlink"/>
        </w:rPr>
        <w:t>.</w:t>
      </w:r>
    </w:p>
    <w:tbl>
      <w:tblPr>
        <w:tblStyle w:val="TableGrid"/>
        <w:tblW w:w="0" w:type="auto"/>
        <w:tblLook w:val="04A0" w:firstRow="1" w:lastRow="0" w:firstColumn="1" w:lastColumn="0" w:noHBand="0" w:noVBand="1"/>
      </w:tblPr>
      <w:tblGrid>
        <w:gridCol w:w="2281"/>
        <w:gridCol w:w="1981"/>
        <w:gridCol w:w="2069"/>
        <w:gridCol w:w="1965"/>
      </w:tblGrid>
      <w:tr w:rsidR="006355E1" w14:paraId="0748422A" w14:textId="77777777" w:rsidTr="008B1034">
        <w:tc>
          <w:tcPr>
            <w:tcW w:w="2281" w:type="dxa"/>
          </w:tcPr>
          <w:p w14:paraId="5508D42E" w14:textId="559436CA" w:rsidR="008B1034" w:rsidRDefault="00774BAB" w:rsidP="00F66683">
            <w:pPr>
              <w:spacing w:line="276" w:lineRule="auto"/>
              <w:contextualSpacing/>
              <w:rPr>
                <w:rFonts w:ascii="Times New Roman" w:eastAsia="SimSun" w:hAnsi="Times New Roman" w:cs="Times New Roman"/>
                <w:bCs/>
                <w:kern w:val="0"/>
                <w:sz w:val="20"/>
                <w:szCs w:val="20"/>
              </w:rPr>
            </w:pPr>
            <w:r>
              <w:rPr>
                <w:rFonts w:ascii="Times New Roman" w:eastAsia="SimSun" w:hAnsi="Times New Roman" w:cs="Times New Roman" w:hint="eastAsia"/>
                <w:bCs/>
                <w:kern w:val="0"/>
                <w:sz w:val="20"/>
                <w:szCs w:val="20"/>
              </w:rPr>
              <w:t>D</w:t>
            </w:r>
            <w:r>
              <w:rPr>
                <w:rFonts w:ascii="Times New Roman" w:eastAsia="SimSun" w:hAnsi="Times New Roman" w:cs="Times New Roman"/>
                <w:bCs/>
                <w:kern w:val="0"/>
                <w:sz w:val="20"/>
                <w:szCs w:val="20"/>
              </w:rPr>
              <w:t>ataset</w:t>
            </w:r>
          </w:p>
        </w:tc>
        <w:tc>
          <w:tcPr>
            <w:tcW w:w="1981" w:type="dxa"/>
          </w:tcPr>
          <w:p w14:paraId="4EC0BD4E" w14:textId="61AE8097" w:rsidR="008B1034" w:rsidRDefault="00774BAB" w:rsidP="00F66683">
            <w:pPr>
              <w:spacing w:line="276" w:lineRule="auto"/>
              <w:contextualSpacing/>
              <w:rPr>
                <w:rFonts w:ascii="Times New Roman" w:eastAsia="SimSun" w:hAnsi="Times New Roman" w:cs="Times New Roman"/>
                <w:bCs/>
                <w:kern w:val="0"/>
                <w:sz w:val="20"/>
                <w:szCs w:val="20"/>
              </w:rPr>
            </w:pPr>
            <w:r>
              <w:rPr>
                <w:rFonts w:ascii="Times New Roman" w:eastAsia="SimSun" w:hAnsi="Times New Roman" w:cs="Times New Roman"/>
                <w:bCs/>
                <w:kern w:val="0"/>
                <w:sz w:val="20"/>
                <w:szCs w:val="20"/>
              </w:rPr>
              <w:t>Targeted scenario</w:t>
            </w:r>
          </w:p>
        </w:tc>
        <w:tc>
          <w:tcPr>
            <w:tcW w:w="2069" w:type="dxa"/>
          </w:tcPr>
          <w:p w14:paraId="532B35F2" w14:textId="2F6D28D1" w:rsidR="008B1034" w:rsidRDefault="00774BAB" w:rsidP="00F66683">
            <w:pPr>
              <w:spacing w:line="276" w:lineRule="auto"/>
              <w:contextualSpacing/>
              <w:rPr>
                <w:rFonts w:ascii="Times New Roman" w:eastAsia="SimSun" w:hAnsi="Times New Roman" w:cs="Times New Roman"/>
                <w:bCs/>
                <w:kern w:val="0"/>
                <w:sz w:val="20"/>
                <w:szCs w:val="20"/>
              </w:rPr>
            </w:pPr>
            <w:r>
              <w:rPr>
                <w:rFonts w:ascii="Times New Roman" w:eastAsia="SimSun" w:hAnsi="Times New Roman" w:cs="Times New Roman" w:hint="eastAsia"/>
                <w:bCs/>
                <w:kern w:val="0"/>
                <w:sz w:val="20"/>
                <w:szCs w:val="20"/>
              </w:rPr>
              <w:t>Key</w:t>
            </w:r>
            <w:r>
              <w:rPr>
                <w:rFonts w:ascii="Times New Roman" w:eastAsia="SimSun" w:hAnsi="Times New Roman" w:cs="Times New Roman"/>
                <w:bCs/>
                <w:kern w:val="0"/>
                <w:sz w:val="20"/>
                <w:szCs w:val="20"/>
              </w:rPr>
              <w:t xml:space="preserve"> </w:t>
            </w:r>
            <w:r>
              <w:rPr>
                <w:rFonts w:ascii="Times New Roman" w:eastAsia="SimSun" w:hAnsi="Times New Roman" w:cs="Times New Roman" w:hint="eastAsia"/>
                <w:bCs/>
                <w:kern w:val="0"/>
                <w:sz w:val="20"/>
                <w:szCs w:val="20"/>
              </w:rPr>
              <w:t>output</w:t>
            </w:r>
            <w:r>
              <w:rPr>
                <w:rFonts w:ascii="Times New Roman" w:eastAsia="SimSun" w:hAnsi="Times New Roman" w:cs="Times New Roman"/>
                <w:bCs/>
                <w:kern w:val="0"/>
                <w:sz w:val="20"/>
                <w:szCs w:val="20"/>
              </w:rPr>
              <w:t xml:space="preserve"> </w:t>
            </w:r>
            <w:r>
              <w:rPr>
                <w:rFonts w:ascii="Times New Roman" w:eastAsia="SimSun" w:hAnsi="Times New Roman" w:cs="Times New Roman" w:hint="eastAsia"/>
                <w:bCs/>
                <w:kern w:val="0"/>
                <w:sz w:val="20"/>
                <w:szCs w:val="20"/>
              </w:rPr>
              <w:t>files</w:t>
            </w:r>
          </w:p>
        </w:tc>
        <w:tc>
          <w:tcPr>
            <w:tcW w:w="1965" w:type="dxa"/>
          </w:tcPr>
          <w:p w14:paraId="3BC1723C" w14:textId="62F7F173" w:rsidR="008B1034" w:rsidRDefault="004D327D" w:rsidP="00F66683">
            <w:pPr>
              <w:spacing w:line="276" w:lineRule="auto"/>
              <w:contextualSpacing/>
              <w:rPr>
                <w:rFonts w:ascii="Times New Roman" w:eastAsia="SimSun" w:hAnsi="Times New Roman" w:cs="Times New Roman"/>
                <w:bCs/>
                <w:kern w:val="0"/>
                <w:sz w:val="20"/>
                <w:szCs w:val="20"/>
              </w:rPr>
            </w:pPr>
            <w:r>
              <w:rPr>
                <w:rFonts w:ascii="Times New Roman" w:eastAsia="SimSun" w:hAnsi="Times New Roman" w:cs="Times New Roman" w:hint="eastAsia"/>
                <w:bCs/>
                <w:kern w:val="0"/>
                <w:sz w:val="20"/>
                <w:szCs w:val="20"/>
              </w:rPr>
              <w:t>Key</w:t>
            </w:r>
            <w:r>
              <w:rPr>
                <w:rFonts w:ascii="Times New Roman" w:eastAsia="SimSun" w:hAnsi="Times New Roman" w:cs="Times New Roman"/>
                <w:bCs/>
                <w:kern w:val="0"/>
                <w:sz w:val="20"/>
                <w:szCs w:val="20"/>
              </w:rPr>
              <w:t xml:space="preserve"> </w:t>
            </w:r>
            <w:r>
              <w:rPr>
                <w:rFonts w:ascii="Times New Roman" w:eastAsia="SimSun" w:hAnsi="Times New Roman" w:cs="Times New Roman" w:hint="eastAsia"/>
                <w:bCs/>
                <w:kern w:val="0"/>
                <w:sz w:val="20"/>
                <w:szCs w:val="20"/>
              </w:rPr>
              <w:t>output</w:t>
            </w:r>
            <w:r>
              <w:rPr>
                <w:rFonts w:ascii="Times New Roman" w:eastAsia="SimSun" w:hAnsi="Times New Roman" w:cs="Times New Roman"/>
                <w:bCs/>
                <w:kern w:val="0"/>
                <w:sz w:val="20"/>
                <w:szCs w:val="20"/>
              </w:rPr>
              <w:t xml:space="preserve"> performance</w:t>
            </w:r>
          </w:p>
        </w:tc>
      </w:tr>
      <w:tr w:rsidR="006355E1" w14:paraId="260A4141" w14:textId="77777777" w:rsidTr="00FD04FF">
        <w:trPr>
          <w:trHeight w:val="389"/>
        </w:trPr>
        <w:tc>
          <w:tcPr>
            <w:tcW w:w="2281" w:type="dxa"/>
          </w:tcPr>
          <w:p w14:paraId="7A1EFAFA" w14:textId="583D0EB2" w:rsidR="008B1034" w:rsidRPr="00425B99" w:rsidRDefault="008B1034" w:rsidP="00425B99">
            <w:pPr>
              <w:spacing w:after="100" w:afterAutospacing="1" w:line="259" w:lineRule="auto"/>
              <w:jc w:val="left"/>
              <w:rPr>
                <w:rFonts w:ascii="Times New Roman" w:eastAsia="SimSun" w:hAnsi="Times New Roman" w:cs="Times New Roman"/>
                <w:sz w:val="20"/>
                <w:szCs w:val="20"/>
              </w:rPr>
            </w:pPr>
            <w:r w:rsidRPr="00425B99">
              <w:rPr>
                <w:rFonts w:ascii="Times New Roman" w:eastAsia="SimSun" w:hAnsi="Times New Roman" w:cs="Times New Roman"/>
                <w:sz w:val="20"/>
                <w:szCs w:val="20"/>
              </w:rPr>
              <w:t>01_two_corridor</w:t>
            </w:r>
          </w:p>
        </w:tc>
        <w:tc>
          <w:tcPr>
            <w:tcW w:w="1981" w:type="dxa"/>
          </w:tcPr>
          <w:p w14:paraId="118F5218" w14:textId="799873B3" w:rsidR="008B1034" w:rsidRPr="00425B99" w:rsidRDefault="008B1034" w:rsidP="00425B99">
            <w:pPr>
              <w:spacing w:after="100" w:afterAutospacing="1" w:line="259" w:lineRule="auto"/>
              <w:jc w:val="left"/>
              <w:rPr>
                <w:rFonts w:ascii="Times New Roman" w:eastAsia="SimSun" w:hAnsi="Times New Roman" w:cs="Times New Roman"/>
                <w:sz w:val="20"/>
                <w:szCs w:val="20"/>
              </w:rPr>
            </w:pPr>
            <w:r w:rsidRPr="00425B99">
              <w:rPr>
                <w:rFonts w:ascii="Times New Roman" w:eastAsia="SimSun" w:hAnsi="Times New Roman" w:cs="Times New Roman"/>
                <w:sz w:val="20"/>
                <w:szCs w:val="20"/>
              </w:rPr>
              <w:t>UE</w:t>
            </w:r>
          </w:p>
        </w:tc>
        <w:tc>
          <w:tcPr>
            <w:tcW w:w="2069" w:type="dxa"/>
          </w:tcPr>
          <w:p w14:paraId="424D0D34" w14:textId="03009B8A" w:rsidR="008B1034" w:rsidRDefault="008B1034" w:rsidP="00425B99">
            <w:pPr>
              <w:spacing w:after="100" w:afterAutospacing="1" w:line="259" w:lineRule="auto"/>
              <w:jc w:val="left"/>
              <w:rPr>
                <w:rFonts w:ascii="Times New Roman" w:eastAsia="SimSun" w:hAnsi="Times New Roman" w:cs="Times New Roman"/>
                <w:bCs/>
                <w:kern w:val="0"/>
                <w:sz w:val="20"/>
                <w:szCs w:val="20"/>
              </w:rPr>
            </w:pPr>
            <w:r>
              <w:rPr>
                <w:rFonts w:ascii="Times New Roman" w:eastAsia="SimSun" w:hAnsi="Times New Roman" w:cs="Times New Roman"/>
                <w:bCs/>
                <w:kern w:val="0"/>
                <w:sz w:val="20"/>
                <w:szCs w:val="20"/>
              </w:rPr>
              <w:t>Route_</w:t>
            </w:r>
            <w:r w:rsidRPr="00425B99">
              <w:rPr>
                <w:rFonts w:ascii="Times New Roman" w:eastAsia="SimSun" w:hAnsi="Times New Roman" w:cs="Times New Roman"/>
                <w:sz w:val="20"/>
                <w:szCs w:val="20"/>
              </w:rPr>
              <w:t>assignment</w:t>
            </w:r>
            <w:r>
              <w:rPr>
                <w:rFonts w:ascii="Times New Roman" w:eastAsia="SimSun" w:hAnsi="Times New Roman" w:cs="Times New Roman"/>
                <w:bCs/>
                <w:kern w:val="0"/>
                <w:sz w:val="20"/>
                <w:szCs w:val="20"/>
              </w:rPr>
              <w:t>.csv</w:t>
            </w:r>
          </w:p>
        </w:tc>
        <w:tc>
          <w:tcPr>
            <w:tcW w:w="1965" w:type="dxa"/>
          </w:tcPr>
          <w:p w14:paraId="21005D5B" w14:textId="785C6500" w:rsidR="006355E1" w:rsidRPr="00B838DC" w:rsidRDefault="008B1034" w:rsidP="00425B99">
            <w:pPr>
              <w:spacing w:after="100" w:afterAutospacing="1" w:line="259" w:lineRule="auto"/>
              <w:jc w:val="left"/>
              <w:rPr>
                <w:rFonts w:ascii="Times New Roman" w:eastAsia="SimSun" w:hAnsi="Times New Roman" w:cs="Times New Roman"/>
                <w:sz w:val="20"/>
                <w:szCs w:val="20"/>
              </w:rPr>
            </w:pPr>
            <w:r w:rsidRPr="00425B99">
              <w:rPr>
                <w:rFonts w:ascii="Times New Roman" w:eastAsia="SimSun" w:hAnsi="Times New Roman" w:cs="Times New Roman"/>
                <w:sz w:val="20"/>
                <w:szCs w:val="20"/>
              </w:rPr>
              <w:t>Two routes have equal travel time</w:t>
            </w:r>
          </w:p>
        </w:tc>
      </w:tr>
      <w:tr w:rsidR="006355E1" w14:paraId="6E09C8A0" w14:textId="77777777" w:rsidTr="008B1034">
        <w:tc>
          <w:tcPr>
            <w:tcW w:w="2281" w:type="dxa"/>
          </w:tcPr>
          <w:p w14:paraId="7276223E" w14:textId="3969B11C" w:rsidR="008B1034" w:rsidRPr="00425B99" w:rsidRDefault="008B1034" w:rsidP="00425B99">
            <w:pPr>
              <w:spacing w:after="100" w:afterAutospacing="1" w:line="259" w:lineRule="auto"/>
              <w:jc w:val="left"/>
              <w:rPr>
                <w:rFonts w:ascii="Times New Roman" w:eastAsia="SimSun" w:hAnsi="Times New Roman" w:cs="Times New Roman"/>
                <w:sz w:val="20"/>
                <w:szCs w:val="20"/>
              </w:rPr>
            </w:pPr>
            <w:r w:rsidRPr="00425B99">
              <w:rPr>
                <w:rFonts w:ascii="Times New Roman" w:eastAsia="SimSun" w:hAnsi="Times New Roman" w:cs="Times New Roman"/>
                <w:sz w:val="20"/>
                <w:szCs w:val="20"/>
              </w:rPr>
              <w:t>02_Braess_Paradox</w:t>
            </w:r>
          </w:p>
        </w:tc>
        <w:tc>
          <w:tcPr>
            <w:tcW w:w="1981" w:type="dxa"/>
          </w:tcPr>
          <w:p w14:paraId="390C973D" w14:textId="2B807649" w:rsidR="008B1034" w:rsidRPr="00425B99" w:rsidRDefault="008B1034" w:rsidP="00425B99">
            <w:pPr>
              <w:spacing w:after="100" w:afterAutospacing="1" w:line="259" w:lineRule="auto"/>
              <w:jc w:val="left"/>
              <w:rPr>
                <w:rFonts w:ascii="Times New Roman" w:eastAsia="SimSun" w:hAnsi="Times New Roman" w:cs="Times New Roman"/>
                <w:sz w:val="20"/>
                <w:szCs w:val="20"/>
              </w:rPr>
            </w:pPr>
            <w:r w:rsidRPr="00425B99">
              <w:rPr>
                <w:rFonts w:ascii="Times New Roman" w:eastAsia="SimSun" w:hAnsi="Times New Roman" w:cs="Times New Roman"/>
                <w:sz w:val="20"/>
                <w:szCs w:val="20"/>
              </w:rPr>
              <w:t xml:space="preserve">Network design: add link, delete link </w:t>
            </w:r>
          </w:p>
        </w:tc>
        <w:tc>
          <w:tcPr>
            <w:tcW w:w="2069" w:type="dxa"/>
          </w:tcPr>
          <w:p w14:paraId="3312DC99" w14:textId="1434A4F0" w:rsidR="008B1034" w:rsidRPr="00425B99" w:rsidRDefault="008B1034" w:rsidP="00425B99">
            <w:pPr>
              <w:spacing w:after="100" w:afterAutospacing="1" w:line="259" w:lineRule="auto"/>
              <w:jc w:val="left"/>
              <w:rPr>
                <w:rFonts w:ascii="Times New Roman" w:eastAsia="SimSun" w:hAnsi="Times New Roman" w:cs="Times New Roman"/>
                <w:sz w:val="20"/>
                <w:szCs w:val="20"/>
              </w:rPr>
            </w:pPr>
            <w:r w:rsidRPr="00425B99">
              <w:rPr>
                <w:rFonts w:ascii="Times New Roman" w:eastAsia="SimSun" w:hAnsi="Times New Roman" w:cs="Times New Roman"/>
                <w:sz w:val="20"/>
                <w:szCs w:val="20"/>
              </w:rPr>
              <w:t xml:space="preserve">Link.csv </w:t>
            </w:r>
          </w:p>
        </w:tc>
        <w:tc>
          <w:tcPr>
            <w:tcW w:w="1965" w:type="dxa"/>
          </w:tcPr>
          <w:p w14:paraId="75A5A076" w14:textId="459D8E65" w:rsidR="006355E1" w:rsidRPr="00425B99" w:rsidRDefault="008B1034" w:rsidP="00425B99">
            <w:pPr>
              <w:spacing w:after="100" w:afterAutospacing="1" w:line="259" w:lineRule="auto"/>
              <w:jc w:val="left"/>
              <w:rPr>
                <w:rFonts w:ascii="Times New Roman" w:eastAsia="SimSun" w:hAnsi="Times New Roman" w:cs="Times New Roman"/>
                <w:sz w:val="20"/>
                <w:szCs w:val="20"/>
              </w:rPr>
            </w:pPr>
            <w:r w:rsidRPr="00425B99">
              <w:rPr>
                <w:rFonts w:ascii="Times New Roman" w:eastAsia="SimSun" w:hAnsi="Times New Roman" w:cs="Times New Roman"/>
                <w:sz w:val="20"/>
                <w:szCs w:val="20"/>
              </w:rPr>
              <w:t>Total travel time</w:t>
            </w:r>
            <w:r w:rsidR="00716747">
              <w:rPr>
                <w:rFonts w:ascii="Times New Roman" w:eastAsia="SimSun" w:hAnsi="Times New Roman" w:cs="Times New Roman"/>
                <w:sz w:val="20"/>
                <w:szCs w:val="20"/>
              </w:rPr>
              <w:t>;</w:t>
            </w:r>
            <w:r w:rsidRPr="00425B99">
              <w:rPr>
                <w:rFonts w:ascii="Times New Roman" w:eastAsia="SimSun" w:hAnsi="Times New Roman" w:cs="Times New Roman"/>
                <w:sz w:val="20"/>
                <w:szCs w:val="20"/>
              </w:rPr>
              <w:t xml:space="preserve"> </w:t>
            </w:r>
            <w:r w:rsidR="004D327D">
              <w:rPr>
                <w:rFonts w:ascii="Times New Roman" w:eastAsia="SimSun" w:hAnsi="Times New Roman" w:cs="Times New Roman"/>
                <w:sz w:val="20"/>
                <w:szCs w:val="20"/>
              </w:rPr>
              <w:t xml:space="preserve">link performance </w:t>
            </w:r>
            <w:r w:rsidRPr="00425B99">
              <w:rPr>
                <w:rFonts w:ascii="Times New Roman" w:eastAsia="SimSun" w:hAnsi="Times New Roman" w:cs="Times New Roman"/>
                <w:sz w:val="20"/>
                <w:szCs w:val="20"/>
              </w:rPr>
              <w:t xml:space="preserve">before and after </w:t>
            </w:r>
            <w:r w:rsidR="004D327D">
              <w:rPr>
                <w:rFonts w:ascii="Times New Roman" w:eastAsia="SimSun" w:hAnsi="Times New Roman" w:cs="Times New Roman"/>
                <w:sz w:val="20"/>
                <w:szCs w:val="20"/>
              </w:rPr>
              <w:t>changing</w:t>
            </w:r>
          </w:p>
        </w:tc>
      </w:tr>
      <w:tr w:rsidR="006355E1" w14:paraId="78508E5C" w14:textId="77777777" w:rsidTr="008B1034">
        <w:tc>
          <w:tcPr>
            <w:tcW w:w="2281" w:type="dxa"/>
          </w:tcPr>
          <w:p w14:paraId="08628269" w14:textId="26BC4EF9" w:rsidR="008B1034" w:rsidRPr="00425B99" w:rsidRDefault="008B1034" w:rsidP="00425B99">
            <w:pPr>
              <w:spacing w:after="100" w:afterAutospacing="1" w:line="259" w:lineRule="auto"/>
              <w:jc w:val="left"/>
              <w:rPr>
                <w:rFonts w:ascii="Times New Roman" w:eastAsia="SimSun" w:hAnsi="Times New Roman" w:cs="Times New Roman"/>
                <w:sz w:val="20"/>
                <w:szCs w:val="20"/>
              </w:rPr>
            </w:pPr>
            <w:r w:rsidRPr="00425B99">
              <w:rPr>
                <w:rFonts w:ascii="Times New Roman" w:eastAsia="SimSun" w:hAnsi="Times New Roman" w:cs="Times New Roman"/>
                <w:sz w:val="20"/>
                <w:szCs w:val="20"/>
              </w:rPr>
              <w:t>03_three_corridor</w:t>
            </w:r>
          </w:p>
        </w:tc>
        <w:tc>
          <w:tcPr>
            <w:tcW w:w="1981" w:type="dxa"/>
          </w:tcPr>
          <w:p w14:paraId="4631B95B" w14:textId="0FB6978F" w:rsidR="008B1034" w:rsidRPr="00425B99" w:rsidRDefault="008B1034" w:rsidP="00425B99">
            <w:pPr>
              <w:spacing w:after="100" w:afterAutospacing="1" w:line="259" w:lineRule="auto"/>
              <w:jc w:val="left"/>
              <w:rPr>
                <w:rFonts w:ascii="Times New Roman" w:eastAsia="SimSun" w:hAnsi="Times New Roman" w:cs="Times New Roman"/>
                <w:sz w:val="20"/>
                <w:szCs w:val="20"/>
              </w:rPr>
            </w:pPr>
            <w:r w:rsidRPr="00425B99">
              <w:rPr>
                <w:rFonts w:ascii="Times New Roman" w:eastAsia="SimSun" w:hAnsi="Times New Roman" w:cs="Times New Roman"/>
                <w:sz w:val="20"/>
                <w:szCs w:val="20"/>
              </w:rPr>
              <w:t xml:space="preserve">Demand changes </w:t>
            </w:r>
          </w:p>
        </w:tc>
        <w:tc>
          <w:tcPr>
            <w:tcW w:w="2069" w:type="dxa"/>
          </w:tcPr>
          <w:p w14:paraId="7CA0AF46" w14:textId="109540A6" w:rsidR="008B1034" w:rsidRPr="00425B99" w:rsidRDefault="008B1034" w:rsidP="00425B99">
            <w:pPr>
              <w:spacing w:after="100" w:afterAutospacing="1" w:line="259" w:lineRule="auto"/>
              <w:jc w:val="left"/>
              <w:rPr>
                <w:rFonts w:ascii="Times New Roman" w:eastAsia="SimSun" w:hAnsi="Times New Roman" w:cs="Times New Roman"/>
                <w:sz w:val="20"/>
                <w:szCs w:val="20"/>
              </w:rPr>
            </w:pPr>
            <w:r w:rsidRPr="00425B99">
              <w:rPr>
                <w:rFonts w:ascii="Times New Roman" w:eastAsia="SimSun" w:hAnsi="Times New Roman" w:cs="Times New Roman"/>
                <w:sz w:val="20"/>
                <w:szCs w:val="20"/>
              </w:rPr>
              <w:t xml:space="preserve">UE: route_assignment </w:t>
            </w:r>
          </w:p>
        </w:tc>
        <w:tc>
          <w:tcPr>
            <w:tcW w:w="1965" w:type="dxa"/>
          </w:tcPr>
          <w:p w14:paraId="3B70FAC1" w14:textId="506A8086" w:rsidR="008B1034" w:rsidRPr="00425B99" w:rsidRDefault="00BD56FE" w:rsidP="00425B99">
            <w:pPr>
              <w:spacing w:after="100" w:afterAutospacing="1" w:line="259" w:lineRule="auto"/>
              <w:jc w:val="left"/>
              <w:rPr>
                <w:rFonts w:ascii="Times New Roman" w:eastAsia="SimSun" w:hAnsi="Times New Roman" w:cs="Times New Roman"/>
                <w:sz w:val="20"/>
                <w:szCs w:val="20"/>
              </w:rPr>
            </w:pPr>
            <w:r w:rsidRPr="00425B99">
              <w:rPr>
                <w:rFonts w:ascii="Times New Roman" w:eastAsia="SimSun" w:hAnsi="Times New Roman" w:cs="Times New Roman"/>
                <w:sz w:val="20"/>
                <w:szCs w:val="20"/>
              </w:rPr>
              <w:t>Two routes have equal travel time</w:t>
            </w:r>
            <w:r>
              <w:rPr>
                <w:rFonts w:ascii="Times New Roman" w:eastAsia="SimSun" w:hAnsi="Times New Roman" w:cs="Times New Roman" w:hint="eastAsia"/>
                <w:sz w:val="20"/>
                <w:szCs w:val="20"/>
              </w:rPr>
              <w:t>;</w:t>
            </w:r>
            <w:r>
              <w:rPr>
                <w:rFonts w:ascii="Times New Roman" w:eastAsia="SimSun" w:hAnsi="Times New Roman" w:cs="Times New Roman"/>
                <w:sz w:val="20"/>
                <w:szCs w:val="20"/>
              </w:rPr>
              <w:t xml:space="preserve"> information of </w:t>
            </w:r>
            <w:r w:rsidR="00716747">
              <w:rPr>
                <w:rFonts w:ascii="Times New Roman" w:eastAsia="SimSun" w:hAnsi="Times New Roman" w:cs="Times New Roman"/>
                <w:sz w:val="20"/>
                <w:szCs w:val="20"/>
              </w:rPr>
              <w:t>route</w:t>
            </w:r>
          </w:p>
        </w:tc>
      </w:tr>
      <w:tr w:rsidR="006355E1" w14:paraId="7EDEFE46" w14:textId="77777777" w:rsidTr="008B1034">
        <w:tc>
          <w:tcPr>
            <w:tcW w:w="2281" w:type="dxa"/>
          </w:tcPr>
          <w:p w14:paraId="45724DDE" w14:textId="212E6B18" w:rsidR="008B1034" w:rsidRPr="00425B99" w:rsidRDefault="008B1034" w:rsidP="00425B99">
            <w:pPr>
              <w:spacing w:after="100" w:afterAutospacing="1" w:line="259" w:lineRule="auto"/>
              <w:jc w:val="left"/>
              <w:rPr>
                <w:rFonts w:ascii="Times New Roman" w:eastAsia="SimSun" w:hAnsi="Times New Roman" w:cs="Times New Roman"/>
                <w:sz w:val="20"/>
                <w:szCs w:val="20"/>
              </w:rPr>
            </w:pPr>
            <w:r w:rsidRPr="00425B99">
              <w:rPr>
                <w:rFonts w:ascii="Times New Roman" w:eastAsia="SimSun" w:hAnsi="Times New Roman" w:cs="Times New Roman"/>
                <w:sz w:val="20"/>
                <w:szCs w:val="20"/>
              </w:rPr>
              <w:t>04_Sioux_Falls_network</w:t>
            </w:r>
          </w:p>
        </w:tc>
        <w:tc>
          <w:tcPr>
            <w:tcW w:w="1981" w:type="dxa"/>
          </w:tcPr>
          <w:p w14:paraId="4D220D99" w14:textId="66064A64" w:rsidR="00C33687" w:rsidRPr="00425B99" w:rsidRDefault="00FD04FF" w:rsidP="00425B99">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R</w:t>
            </w:r>
            <w:r>
              <w:rPr>
                <w:rFonts w:ascii="Times New Roman" w:eastAsia="SimSun" w:hAnsi="Times New Roman" w:cs="Times New Roman" w:hint="eastAsia"/>
                <w:sz w:val="20"/>
                <w:szCs w:val="20"/>
              </w:rPr>
              <w:t>eal</w:t>
            </w:r>
            <w:r>
              <w:rPr>
                <w:rFonts w:ascii="Times New Roman" w:eastAsia="SimSun" w:hAnsi="Times New Roman" w:cs="Times New Roman"/>
                <w:sz w:val="20"/>
                <w:szCs w:val="20"/>
              </w:rPr>
              <w:t xml:space="preserve"> </w:t>
            </w:r>
            <w:r>
              <w:rPr>
                <w:rFonts w:ascii="Times New Roman" w:eastAsia="SimSun" w:hAnsi="Times New Roman" w:cs="Times New Roman" w:hint="eastAsia"/>
                <w:sz w:val="20"/>
                <w:szCs w:val="20"/>
              </w:rPr>
              <w:t>world</w:t>
            </w:r>
            <w:r>
              <w:rPr>
                <w:rFonts w:ascii="Times New Roman" w:eastAsia="SimSun" w:hAnsi="Times New Roman" w:cs="Times New Roman"/>
                <w:sz w:val="20"/>
                <w:szCs w:val="20"/>
              </w:rPr>
              <w:t xml:space="preserve"> </w:t>
            </w:r>
            <w:r>
              <w:rPr>
                <w:rFonts w:ascii="Times New Roman" w:eastAsia="SimSun" w:hAnsi="Times New Roman" w:cs="Times New Roman" w:hint="eastAsia"/>
                <w:sz w:val="20"/>
                <w:szCs w:val="20"/>
              </w:rPr>
              <w:t>case</w:t>
            </w:r>
            <w:r w:rsidR="00716747">
              <w:rPr>
                <w:rFonts w:ascii="Times New Roman" w:eastAsia="SimSun" w:hAnsi="Times New Roman" w:cs="Times New Roman"/>
                <w:sz w:val="20"/>
                <w:szCs w:val="20"/>
              </w:rPr>
              <w:t xml:space="preserve"> </w:t>
            </w:r>
            <w:r w:rsidR="00C33687">
              <w:rPr>
                <w:rFonts w:ascii="Times New Roman" w:eastAsia="SimSun" w:hAnsi="Times New Roman" w:cs="Times New Roman" w:hint="eastAsia"/>
                <w:sz w:val="20"/>
                <w:szCs w:val="20"/>
              </w:rPr>
              <w:t>（</w:t>
            </w:r>
            <w:r w:rsidR="00C33687">
              <w:rPr>
                <w:rFonts w:ascii="Times New Roman" w:eastAsia="SimSun" w:hAnsi="Times New Roman" w:cs="Times New Roman" w:hint="eastAsia"/>
                <w:sz w:val="20"/>
                <w:szCs w:val="20"/>
              </w:rPr>
              <w:t>2</w:t>
            </w:r>
            <w:r w:rsidR="00C33687">
              <w:rPr>
                <w:rFonts w:ascii="Times New Roman" w:eastAsia="SimSun" w:hAnsi="Times New Roman" w:cs="Times New Roman"/>
                <w:sz w:val="20"/>
                <w:szCs w:val="20"/>
              </w:rPr>
              <w:t>4</w:t>
            </w:r>
            <w:r w:rsidR="00716747">
              <w:rPr>
                <w:rFonts w:ascii="Times New Roman" w:eastAsia="SimSun" w:hAnsi="Times New Roman" w:cs="Times New Roman"/>
                <w:sz w:val="20"/>
                <w:szCs w:val="20"/>
              </w:rPr>
              <w:t xml:space="preserve"> nodes</w:t>
            </w:r>
            <w:r w:rsidR="00C33687">
              <w:rPr>
                <w:rFonts w:ascii="Times New Roman" w:eastAsia="SimSun" w:hAnsi="Times New Roman" w:cs="Times New Roman" w:hint="eastAsia"/>
                <w:sz w:val="20"/>
                <w:szCs w:val="20"/>
              </w:rPr>
              <w:t>）</w:t>
            </w:r>
          </w:p>
        </w:tc>
        <w:tc>
          <w:tcPr>
            <w:tcW w:w="2069" w:type="dxa"/>
          </w:tcPr>
          <w:p w14:paraId="2E707928" w14:textId="483D5380" w:rsidR="008B1034" w:rsidRPr="00425B99" w:rsidRDefault="008B1034" w:rsidP="00425B99">
            <w:pPr>
              <w:spacing w:after="100" w:afterAutospacing="1" w:line="259" w:lineRule="auto"/>
              <w:jc w:val="left"/>
              <w:rPr>
                <w:rFonts w:ascii="Times New Roman" w:eastAsia="SimSun" w:hAnsi="Times New Roman" w:cs="Times New Roman"/>
                <w:sz w:val="20"/>
                <w:szCs w:val="20"/>
              </w:rPr>
            </w:pPr>
            <w:r w:rsidRPr="00425B99">
              <w:rPr>
                <w:rFonts w:ascii="Times New Roman" w:eastAsia="SimSun" w:hAnsi="Times New Roman" w:cs="Times New Roman"/>
                <w:sz w:val="20"/>
                <w:szCs w:val="20"/>
              </w:rPr>
              <w:t xml:space="preserve">Standard link_volume _performance </w:t>
            </w:r>
          </w:p>
        </w:tc>
        <w:tc>
          <w:tcPr>
            <w:tcW w:w="1965" w:type="dxa"/>
          </w:tcPr>
          <w:p w14:paraId="2BE4AD74" w14:textId="0756C2E9" w:rsidR="008B1034" w:rsidRPr="00425B99" w:rsidRDefault="00C33687" w:rsidP="00425B99">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link performance</w:t>
            </w:r>
            <w:r w:rsidR="00C0107A">
              <w:rPr>
                <w:rFonts w:ascii="Times New Roman" w:eastAsia="SimSun" w:hAnsi="Times New Roman" w:cs="Times New Roman"/>
                <w:sz w:val="20"/>
                <w:szCs w:val="20"/>
              </w:rPr>
              <w:t xml:space="preserve">: </w:t>
            </w:r>
            <w:r w:rsidR="00C0107A">
              <w:rPr>
                <w:rFonts w:ascii="Times New Roman" w:eastAsia="SimSun" w:hAnsi="Times New Roman" w:cs="Times New Roman" w:hint="eastAsia"/>
                <w:sz w:val="20"/>
                <w:szCs w:val="20"/>
              </w:rPr>
              <w:t>volu</w:t>
            </w:r>
            <w:r w:rsidR="00C0107A">
              <w:rPr>
                <w:rFonts w:ascii="Times New Roman" w:eastAsia="SimSun" w:hAnsi="Times New Roman" w:cs="Times New Roman"/>
                <w:sz w:val="20"/>
                <w:szCs w:val="20"/>
              </w:rPr>
              <w:t xml:space="preserve">me, </w:t>
            </w:r>
            <w:r w:rsidR="00C0107A">
              <w:rPr>
                <w:rFonts w:ascii="Times New Roman" w:eastAsia="SimSun" w:hAnsi="Times New Roman" w:cs="Times New Roman" w:hint="eastAsia"/>
                <w:sz w:val="20"/>
                <w:szCs w:val="20"/>
              </w:rPr>
              <w:t>speed</w:t>
            </w:r>
            <w:r w:rsidR="00C0107A">
              <w:rPr>
                <w:rFonts w:ascii="Times New Roman" w:eastAsia="SimSun" w:hAnsi="Times New Roman" w:cs="Times New Roman"/>
                <w:sz w:val="20"/>
                <w:szCs w:val="20"/>
              </w:rPr>
              <w:t>, congestion duration</w:t>
            </w:r>
          </w:p>
        </w:tc>
      </w:tr>
      <w:tr w:rsidR="008B1034" w14:paraId="7527D4ED" w14:textId="77777777" w:rsidTr="008B1034">
        <w:tc>
          <w:tcPr>
            <w:tcW w:w="2281" w:type="dxa"/>
          </w:tcPr>
          <w:p w14:paraId="4BCDBA0A" w14:textId="0CCF39E2" w:rsidR="008B1034" w:rsidRPr="00425B99" w:rsidRDefault="008B1034" w:rsidP="00425B99">
            <w:pPr>
              <w:spacing w:after="100" w:afterAutospacing="1" w:line="259" w:lineRule="auto"/>
              <w:jc w:val="left"/>
              <w:rPr>
                <w:rFonts w:ascii="Times New Roman" w:eastAsia="SimSun" w:hAnsi="Times New Roman" w:cs="Times New Roman"/>
                <w:sz w:val="20"/>
                <w:szCs w:val="20"/>
              </w:rPr>
            </w:pPr>
            <w:r w:rsidRPr="00425B99">
              <w:rPr>
                <w:rFonts w:ascii="Times New Roman" w:eastAsia="SimSun" w:hAnsi="Times New Roman" w:cs="Times New Roman"/>
                <w:sz w:val="20"/>
                <w:szCs w:val="20"/>
              </w:rPr>
              <w:t>05_Chicago_Sketch</w:t>
            </w:r>
          </w:p>
        </w:tc>
        <w:tc>
          <w:tcPr>
            <w:tcW w:w="1981" w:type="dxa"/>
          </w:tcPr>
          <w:p w14:paraId="2E670027" w14:textId="607D82F7" w:rsidR="008B1034" w:rsidRPr="00425B99" w:rsidRDefault="00FD04FF" w:rsidP="00425B99">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R</w:t>
            </w:r>
            <w:r>
              <w:rPr>
                <w:rFonts w:ascii="Times New Roman" w:eastAsia="SimSun" w:hAnsi="Times New Roman" w:cs="Times New Roman" w:hint="eastAsia"/>
                <w:sz w:val="20"/>
                <w:szCs w:val="20"/>
              </w:rPr>
              <w:t>eal</w:t>
            </w:r>
            <w:r>
              <w:rPr>
                <w:rFonts w:ascii="Times New Roman" w:eastAsia="SimSun" w:hAnsi="Times New Roman" w:cs="Times New Roman"/>
                <w:sz w:val="20"/>
                <w:szCs w:val="20"/>
              </w:rPr>
              <w:t xml:space="preserve"> </w:t>
            </w:r>
            <w:r>
              <w:rPr>
                <w:rFonts w:ascii="Times New Roman" w:eastAsia="SimSun" w:hAnsi="Times New Roman" w:cs="Times New Roman" w:hint="eastAsia"/>
                <w:sz w:val="20"/>
                <w:szCs w:val="20"/>
              </w:rPr>
              <w:t>world case</w:t>
            </w:r>
            <w:r w:rsidR="00C33687">
              <w:rPr>
                <w:rFonts w:ascii="Times New Roman" w:eastAsia="SimSun" w:hAnsi="Times New Roman" w:cs="Times New Roman" w:hint="eastAsia"/>
                <w:sz w:val="20"/>
                <w:szCs w:val="20"/>
              </w:rPr>
              <w:t>（</w:t>
            </w:r>
            <w:r w:rsidR="0089141C">
              <w:rPr>
                <w:rFonts w:ascii="Times New Roman" w:eastAsia="SimSun" w:hAnsi="Times New Roman" w:cs="Times New Roman" w:hint="eastAsia"/>
                <w:sz w:val="20"/>
                <w:szCs w:val="20"/>
              </w:rPr>
              <w:t>9</w:t>
            </w:r>
            <w:r w:rsidR="0089141C">
              <w:rPr>
                <w:rFonts w:ascii="Times New Roman" w:eastAsia="SimSun" w:hAnsi="Times New Roman" w:cs="Times New Roman"/>
                <w:sz w:val="20"/>
                <w:szCs w:val="20"/>
              </w:rPr>
              <w:t>33</w:t>
            </w:r>
            <w:r w:rsidR="00716747">
              <w:rPr>
                <w:rFonts w:ascii="Times New Roman" w:eastAsia="SimSun" w:hAnsi="Times New Roman" w:cs="Times New Roman"/>
                <w:sz w:val="20"/>
                <w:szCs w:val="20"/>
              </w:rPr>
              <w:t xml:space="preserve"> nodes</w:t>
            </w:r>
            <w:r w:rsidR="00C33687">
              <w:rPr>
                <w:rFonts w:ascii="Times New Roman" w:eastAsia="SimSun" w:hAnsi="Times New Roman" w:cs="Times New Roman" w:hint="eastAsia"/>
                <w:sz w:val="20"/>
                <w:szCs w:val="20"/>
              </w:rPr>
              <w:t>）</w:t>
            </w:r>
          </w:p>
        </w:tc>
        <w:tc>
          <w:tcPr>
            <w:tcW w:w="2069" w:type="dxa"/>
          </w:tcPr>
          <w:p w14:paraId="407DAEEF" w14:textId="6831A476" w:rsidR="008B1034" w:rsidRPr="00425B99" w:rsidRDefault="008B1034" w:rsidP="00425B99">
            <w:pPr>
              <w:spacing w:after="100" w:afterAutospacing="1" w:line="259" w:lineRule="auto"/>
              <w:jc w:val="left"/>
              <w:rPr>
                <w:rFonts w:ascii="Times New Roman" w:eastAsia="SimSun" w:hAnsi="Times New Roman" w:cs="Times New Roman"/>
                <w:sz w:val="20"/>
                <w:szCs w:val="20"/>
              </w:rPr>
            </w:pPr>
            <w:r w:rsidRPr="00425B99">
              <w:rPr>
                <w:rFonts w:ascii="Times New Roman" w:eastAsia="SimSun" w:hAnsi="Times New Roman" w:cs="Times New Roman"/>
                <w:sz w:val="20"/>
                <w:szCs w:val="20"/>
              </w:rPr>
              <w:t xml:space="preserve">Standard link_performance </w:t>
            </w:r>
          </w:p>
        </w:tc>
        <w:tc>
          <w:tcPr>
            <w:tcW w:w="1965" w:type="dxa"/>
          </w:tcPr>
          <w:p w14:paraId="2DE70B8E" w14:textId="77777777" w:rsidR="00C0107A" w:rsidRDefault="00C33687" w:rsidP="00425B99">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sz w:val="20"/>
                <w:szCs w:val="20"/>
              </w:rPr>
              <w:t>link performance</w:t>
            </w:r>
            <w:r w:rsidR="00C0107A">
              <w:rPr>
                <w:rFonts w:ascii="Times New Roman" w:eastAsia="SimSun" w:hAnsi="Times New Roman" w:cs="Times New Roman"/>
                <w:sz w:val="20"/>
                <w:szCs w:val="20"/>
              </w:rPr>
              <w:t>:</w:t>
            </w:r>
          </w:p>
          <w:p w14:paraId="30ACEDB4" w14:textId="30D6722E" w:rsidR="00C0107A" w:rsidRPr="00425B99" w:rsidRDefault="00C0107A" w:rsidP="00425B99">
            <w:pPr>
              <w:spacing w:after="100" w:afterAutospacing="1" w:line="259" w:lineRule="auto"/>
              <w:jc w:val="left"/>
              <w:rPr>
                <w:rFonts w:ascii="Times New Roman" w:eastAsia="SimSun" w:hAnsi="Times New Roman" w:cs="Times New Roman"/>
                <w:sz w:val="20"/>
                <w:szCs w:val="20"/>
              </w:rPr>
            </w:pPr>
            <w:r>
              <w:rPr>
                <w:rFonts w:ascii="Times New Roman" w:eastAsia="SimSun" w:hAnsi="Times New Roman" w:cs="Times New Roman" w:hint="eastAsia"/>
                <w:sz w:val="20"/>
                <w:szCs w:val="20"/>
              </w:rPr>
              <w:t>volu</w:t>
            </w:r>
            <w:r>
              <w:rPr>
                <w:rFonts w:ascii="Times New Roman" w:eastAsia="SimSun" w:hAnsi="Times New Roman" w:cs="Times New Roman"/>
                <w:sz w:val="20"/>
                <w:szCs w:val="20"/>
              </w:rPr>
              <w:t xml:space="preserve">me, </w:t>
            </w:r>
            <w:r>
              <w:rPr>
                <w:rFonts w:ascii="Times New Roman" w:eastAsia="SimSun" w:hAnsi="Times New Roman" w:cs="Times New Roman" w:hint="eastAsia"/>
                <w:sz w:val="20"/>
                <w:szCs w:val="20"/>
              </w:rPr>
              <w:t>speed</w:t>
            </w:r>
            <w:r>
              <w:rPr>
                <w:rFonts w:ascii="Times New Roman" w:eastAsia="SimSun" w:hAnsi="Times New Roman" w:cs="Times New Roman"/>
                <w:sz w:val="20"/>
                <w:szCs w:val="20"/>
              </w:rPr>
              <w:t>, congestion duration</w:t>
            </w:r>
          </w:p>
        </w:tc>
      </w:tr>
    </w:tbl>
    <w:p w14:paraId="5EE1FE3A" w14:textId="77777777" w:rsidR="00C0107A" w:rsidRPr="00F66683" w:rsidRDefault="00C0107A" w:rsidP="00F66683">
      <w:pPr>
        <w:spacing w:line="276" w:lineRule="auto"/>
        <w:contextualSpacing/>
        <w:rPr>
          <w:rFonts w:ascii="Times New Roman" w:eastAsia="SimSun" w:hAnsi="Times New Roman" w:cs="Times New Roman"/>
          <w:bCs/>
          <w:kern w:val="0"/>
          <w:sz w:val="20"/>
          <w:szCs w:val="20"/>
        </w:rPr>
      </w:pPr>
    </w:p>
    <w:p w14:paraId="407448E2" w14:textId="18945EC2" w:rsidR="004D2C35" w:rsidRDefault="008F2B5A">
      <w:pPr>
        <w:pStyle w:val="Heading1"/>
        <w:rPr>
          <w:rFonts w:ascii="Times New Roman" w:eastAsia="SimSun" w:hAnsi="Times New Roman" w:cs="Times New Roman"/>
          <w:sz w:val="20"/>
          <w:szCs w:val="20"/>
        </w:rPr>
      </w:pPr>
      <w:bookmarkStart w:id="155" w:name="_Toc110979265"/>
      <w:r>
        <w:rPr>
          <w:rFonts w:ascii="Times New Roman" w:eastAsia="SimSun" w:hAnsi="Times New Roman" w:cs="Times New Roman"/>
          <w:sz w:val="24"/>
          <w:szCs w:val="20"/>
        </w:rPr>
        <w:t>Appendix</w:t>
      </w:r>
      <w:r w:rsidR="0084366D">
        <w:rPr>
          <w:rFonts w:ascii="Times New Roman" w:eastAsia="SimSun" w:hAnsi="Times New Roman" w:cs="Times New Roman"/>
          <w:sz w:val="24"/>
          <w:szCs w:val="20"/>
        </w:rPr>
        <w:t xml:space="preserve"> A</w:t>
      </w:r>
      <w:r>
        <w:rPr>
          <w:rFonts w:ascii="Times New Roman" w:eastAsia="SimSun" w:hAnsi="Times New Roman" w:cs="Times New Roman"/>
          <w:sz w:val="24"/>
          <w:szCs w:val="20"/>
        </w:rPr>
        <w:t xml:space="preserve">: </w:t>
      </w:r>
      <w:r>
        <w:rPr>
          <w:rFonts w:ascii="Times New Roman" w:eastAsia="SimSun" w:hAnsi="Times New Roman" w:cs="Times New Roman"/>
          <w:sz w:val="20"/>
          <w:szCs w:val="20"/>
        </w:rPr>
        <w:t>From mathematical modeling to network-based assignment and simulation</w:t>
      </w:r>
      <w:bookmarkEnd w:id="155"/>
    </w:p>
    <w:p w14:paraId="481CCEDB" w14:textId="77777777" w:rsidR="004D2C35" w:rsidRDefault="008F2B5A">
      <w:pPr>
        <w:pStyle w:val="ListParagraph"/>
        <w:numPr>
          <w:ilvl w:val="0"/>
          <w:numId w:val="8"/>
        </w:numPr>
        <w:ind w:left="288" w:firstLineChars="0"/>
        <w:rPr>
          <w:rFonts w:ascii="Times New Roman" w:hAnsi="Times New Roman" w:cs="Times New Roman"/>
          <w:b/>
          <w:bCs/>
          <w:sz w:val="20"/>
          <w:szCs w:val="20"/>
        </w:rPr>
      </w:pPr>
      <w:r>
        <w:rPr>
          <w:rFonts w:ascii="Times New Roman" w:hAnsi="Times New Roman" w:cs="Times New Roman"/>
          <w:b/>
          <w:bCs/>
          <w:sz w:val="20"/>
          <w:szCs w:val="20"/>
        </w:rPr>
        <w:t>Link volume-delay function in static traffic assignment</w:t>
      </w:r>
    </w:p>
    <w:p w14:paraId="14388FB6" w14:textId="77777777" w:rsidR="004D2C35" w:rsidRDefault="008F2B5A">
      <w:pPr>
        <w:ind w:left="288"/>
        <w:rPr>
          <w:rFonts w:ascii="Times New Roman" w:hAnsi="Times New Roman" w:cs="Times New Roman"/>
          <w:sz w:val="20"/>
          <w:szCs w:val="20"/>
        </w:rPr>
      </w:pPr>
      <w:r>
        <w:rPr>
          <w:rFonts w:ascii="Times New Roman" w:hAnsi="Times New Roman" w:cs="Times New Roman"/>
          <w:sz w:val="20"/>
          <w:szCs w:val="20"/>
        </w:rPr>
        <w:t>There are a number of key components for the static traffic assignment procedure.</w:t>
      </w:r>
    </w:p>
    <w:p w14:paraId="58EDFF06" w14:textId="77777777" w:rsidR="004D2C35" w:rsidRDefault="008F2B5A">
      <w:pPr>
        <w:pStyle w:val="ListParagraph"/>
        <w:numPr>
          <w:ilvl w:val="0"/>
          <w:numId w:val="9"/>
        </w:numPr>
        <w:ind w:left="288" w:firstLineChars="0"/>
        <w:rPr>
          <w:rFonts w:ascii="Times New Roman" w:hAnsi="Times New Roman" w:cs="Times New Roman"/>
          <w:sz w:val="20"/>
          <w:szCs w:val="20"/>
        </w:rPr>
      </w:pPr>
      <w:r>
        <w:rPr>
          <w:rFonts w:ascii="Times New Roman" w:hAnsi="Times New Roman" w:cs="Times New Roman"/>
          <w:sz w:val="20"/>
          <w:szCs w:val="20"/>
        </w:rPr>
        <w:t>input trip table describes the flow per hour from each origin zone to each destination zone</w:t>
      </w:r>
    </w:p>
    <w:p w14:paraId="3D5D7514" w14:textId="77777777" w:rsidR="004D2C35" w:rsidRDefault="008F2B5A">
      <w:pPr>
        <w:pStyle w:val="ListParagraph"/>
        <w:numPr>
          <w:ilvl w:val="0"/>
          <w:numId w:val="9"/>
        </w:numPr>
        <w:ind w:left="288" w:firstLineChars="0"/>
        <w:rPr>
          <w:rFonts w:ascii="Times New Roman" w:hAnsi="Times New Roman" w:cs="Times New Roman"/>
          <w:sz w:val="20"/>
          <w:szCs w:val="20"/>
        </w:rPr>
      </w:pPr>
      <w:r>
        <w:rPr>
          <w:rFonts w:ascii="Times New Roman" w:hAnsi="Times New Roman" w:cs="Times New Roman"/>
          <w:sz w:val="20"/>
          <w:szCs w:val="20"/>
        </w:rPr>
        <w:t>a traffic network consisting of nodes, links and link volume delay functions</w:t>
      </w:r>
    </w:p>
    <w:p w14:paraId="45614952" w14:textId="77777777" w:rsidR="004D2C35" w:rsidRDefault="008F2B5A">
      <w:pPr>
        <w:pStyle w:val="ListParagraph"/>
        <w:numPr>
          <w:ilvl w:val="0"/>
          <w:numId w:val="9"/>
        </w:numPr>
        <w:ind w:left="288" w:firstLineChars="0"/>
        <w:rPr>
          <w:rFonts w:ascii="Times New Roman" w:hAnsi="Times New Roman" w:cs="Times New Roman"/>
          <w:sz w:val="20"/>
          <w:szCs w:val="20"/>
        </w:rPr>
      </w:pPr>
      <w:r>
        <w:rPr>
          <w:rFonts w:ascii="Times New Roman" w:hAnsi="Times New Roman" w:cs="Times New Roman"/>
          <w:sz w:val="20"/>
          <w:szCs w:val="20"/>
        </w:rPr>
        <w:t xml:space="preserve">volume-delay function such as BPR </w:t>
      </w:r>
      <w:r>
        <w:rPr>
          <w:rFonts w:ascii="Times New Roman" w:hAnsi="Times New Roman" w:cs="Times New Roman"/>
          <w:b/>
          <w:bCs/>
          <w:sz w:val="20"/>
          <w:szCs w:val="20"/>
          <w:u w:val="single"/>
        </w:rPr>
        <w:t>(Bureau of Public Roads</w:t>
      </w:r>
      <w:r>
        <w:rPr>
          <w:rFonts w:ascii="Times New Roman" w:hAnsi="Times New Roman" w:cs="Times New Roman"/>
          <w:sz w:val="20"/>
          <w:szCs w:val="20"/>
        </w:rPr>
        <w:t xml:space="preserve"> </w:t>
      </w:r>
      <w:r>
        <w:rPr>
          <w:rFonts w:ascii="Times New Roman" w:hAnsi="Times New Roman" w:cs="Times New Roman"/>
          <w:b/>
          <w:bCs/>
          <w:sz w:val="20"/>
          <w:szCs w:val="20"/>
          <w:u w:val="single"/>
        </w:rPr>
        <w:t>)</w:t>
      </w:r>
      <w:r>
        <w:rPr>
          <w:rFonts w:ascii="Times New Roman" w:hAnsi="Times New Roman" w:cs="Times New Roman"/>
          <w:sz w:val="20"/>
          <w:szCs w:val="20"/>
        </w:rPr>
        <w:t xml:space="preserve"> relationship that shows increased link travel time as an increase in link volume</w:t>
      </w:r>
    </w:p>
    <w:p w14:paraId="4046AC73" w14:textId="77777777" w:rsidR="004D2C35" w:rsidRDefault="008F2B5A">
      <w:pPr>
        <w:ind w:left="288"/>
        <w:jc w:val="center"/>
        <w:rPr>
          <w:rFonts w:ascii="Times New Roman" w:hAnsi="Times New Roman" w:cs="Times New Roman"/>
          <w:sz w:val="20"/>
          <w:szCs w:val="20"/>
        </w:rPr>
      </w:pPr>
      <w:r>
        <w:rPr>
          <w:rFonts w:ascii="Times New Roman" w:hAnsi="Times New Roman" w:cs="Times New Roman"/>
          <w:iCs/>
          <w:sz w:val="20"/>
          <w:szCs w:val="20"/>
        </w:rPr>
        <w:t>TT</w:t>
      </w:r>
      <w:r>
        <w:rPr>
          <w:rFonts w:ascii="Times New Roman" w:hAnsi="Times New Roman" w:cs="Times New Roman"/>
          <w:sz w:val="20"/>
          <w:szCs w:val="20"/>
        </w:rPr>
        <w:t xml:space="preserve"> = </w:t>
      </w:r>
      <w:r>
        <w:rPr>
          <w:rFonts w:ascii="Times New Roman" w:hAnsi="Times New Roman" w:cs="Times New Roman"/>
          <w:iCs/>
          <w:sz w:val="20"/>
          <w:szCs w:val="20"/>
        </w:rPr>
        <w:t>FFTT</w:t>
      </w:r>
      <w:r>
        <w:rPr>
          <w:rFonts w:ascii="Times New Roman" w:hAnsi="Times New Roman" w:cs="Times New Roman"/>
          <w:sz w:val="20"/>
          <w:szCs w:val="20"/>
        </w:rPr>
        <w:t>[1 + 0.15(v/c)</w:t>
      </w:r>
      <w:r>
        <w:rPr>
          <w:rFonts w:ascii="Times New Roman" w:hAnsi="Times New Roman" w:cs="Times New Roman"/>
          <w:sz w:val="20"/>
          <w:szCs w:val="20"/>
          <w:vertAlign w:val="superscript"/>
        </w:rPr>
        <w:t>4</w:t>
      </w:r>
      <w:r>
        <w:rPr>
          <w:rFonts w:ascii="Times New Roman" w:hAnsi="Times New Roman" w:cs="Times New Roman"/>
          <w:sz w:val="20"/>
          <w:szCs w:val="20"/>
        </w:rPr>
        <w:t>]</w:t>
      </w:r>
    </w:p>
    <w:p w14:paraId="72529390" w14:textId="77777777" w:rsidR="004D2C35" w:rsidRDefault="008F2B5A">
      <w:pPr>
        <w:ind w:left="288"/>
        <w:rPr>
          <w:rFonts w:ascii="Times New Roman" w:hAnsi="Times New Roman" w:cs="Times New Roman"/>
          <w:sz w:val="20"/>
          <w:szCs w:val="20"/>
        </w:rPr>
      </w:pPr>
      <w:r>
        <w:rPr>
          <w:rFonts w:ascii="Times New Roman" w:hAnsi="Times New Roman" w:cs="Times New Roman"/>
          <w:sz w:val="20"/>
          <w:szCs w:val="20"/>
        </w:rPr>
        <w:tab/>
        <w:t>where:</w:t>
      </w:r>
    </w:p>
    <w:p w14:paraId="64F3E8B5" w14:textId="77777777" w:rsidR="004D2C35" w:rsidRDefault="008F2B5A">
      <w:pPr>
        <w:ind w:left="288"/>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iCs/>
          <w:sz w:val="20"/>
          <w:szCs w:val="20"/>
        </w:rPr>
        <w:t>TT</w:t>
      </w:r>
      <w:r>
        <w:rPr>
          <w:rFonts w:ascii="Times New Roman" w:hAnsi="Times New Roman" w:cs="Times New Roman"/>
          <w:sz w:val="20"/>
          <w:szCs w:val="20"/>
        </w:rPr>
        <w:t xml:space="preserve"> = link travel time</w:t>
      </w:r>
    </w:p>
    <w:p w14:paraId="7C334915" w14:textId="77777777" w:rsidR="004D2C35" w:rsidRDefault="008F2B5A">
      <w:pPr>
        <w:ind w:left="288"/>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iCs/>
          <w:sz w:val="20"/>
          <w:szCs w:val="20"/>
        </w:rPr>
        <w:t>FFTT</w:t>
      </w:r>
      <w:r>
        <w:rPr>
          <w:rFonts w:ascii="Times New Roman" w:hAnsi="Times New Roman" w:cs="Times New Roman"/>
          <w:sz w:val="20"/>
          <w:szCs w:val="20"/>
        </w:rPr>
        <w:t>= free-flow travel time of link</w:t>
      </w:r>
    </w:p>
    <w:p w14:paraId="5687A8F5" w14:textId="77777777" w:rsidR="004D2C35" w:rsidRDefault="008F2B5A">
      <w:pPr>
        <w:ind w:left="288"/>
        <w:rPr>
          <w:rFonts w:ascii="Times New Roman" w:hAnsi="Times New Roman" w:cs="Times New Roman"/>
          <w:sz w:val="20"/>
          <w:szCs w:val="20"/>
        </w:rPr>
      </w:pPr>
      <w:r>
        <w:rPr>
          <w:rFonts w:ascii="Times New Roman" w:hAnsi="Times New Roman" w:cs="Times New Roman"/>
          <w:sz w:val="20"/>
          <w:szCs w:val="20"/>
        </w:rPr>
        <w:tab/>
        <w:t>v = link flow</w:t>
      </w:r>
    </w:p>
    <w:p w14:paraId="2D69A26F" w14:textId="77777777" w:rsidR="004D2C35" w:rsidRDefault="008F2B5A">
      <w:pPr>
        <w:ind w:left="288"/>
        <w:rPr>
          <w:rFonts w:ascii="Times New Roman" w:hAnsi="Times New Roman" w:cs="Times New Roman"/>
          <w:sz w:val="20"/>
          <w:szCs w:val="20"/>
        </w:rPr>
      </w:pPr>
      <w:r>
        <w:rPr>
          <w:rFonts w:ascii="Times New Roman" w:hAnsi="Times New Roman" w:cs="Times New Roman"/>
          <w:sz w:val="20"/>
          <w:szCs w:val="20"/>
        </w:rPr>
        <w:tab/>
        <w:t>c = link capacity</w:t>
      </w:r>
    </w:p>
    <w:p w14:paraId="48895796" w14:textId="77777777" w:rsidR="004D2C35" w:rsidRDefault="008F2B5A">
      <w:pPr>
        <w:ind w:left="288"/>
        <w:rPr>
          <w:rFonts w:ascii="Times New Roman" w:hAnsi="Times New Roman" w:cs="Times New Roman"/>
          <w:sz w:val="20"/>
          <w:szCs w:val="20"/>
        </w:rPr>
      </w:pPr>
      <w:r>
        <w:rPr>
          <w:rFonts w:ascii="Times New Roman" w:hAnsi="Times New Roman" w:cs="Times New Roman"/>
          <w:sz w:val="20"/>
          <w:szCs w:val="20"/>
        </w:rPr>
        <w:t>[Remark: the link travel time function typically is only dependent on its own flow, while ignoring link volume on opposing or conflicting directions. The link capacity might not be a strict upper limit on flow, e.g. specified by highway capacity manual.]</w:t>
      </w:r>
    </w:p>
    <w:p w14:paraId="57F1F879" w14:textId="77777777" w:rsidR="004D2C35" w:rsidRDefault="004D2C35">
      <w:pPr>
        <w:ind w:left="288"/>
        <w:rPr>
          <w:rFonts w:ascii="Times New Roman" w:hAnsi="Times New Roman" w:cs="Times New Roman"/>
          <w:sz w:val="20"/>
          <w:szCs w:val="20"/>
        </w:rPr>
      </w:pPr>
    </w:p>
    <w:p w14:paraId="78D611C5" w14:textId="77777777" w:rsidR="004D2C35" w:rsidRDefault="008F2B5A">
      <w:pPr>
        <w:ind w:left="288"/>
        <w:rPr>
          <w:rFonts w:ascii="Times New Roman" w:hAnsi="Times New Roman" w:cs="Times New Roman"/>
          <w:sz w:val="20"/>
          <w:szCs w:val="20"/>
        </w:rPr>
      </w:pPr>
      <w:r>
        <w:rPr>
          <w:rFonts w:ascii="Times New Roman" w:hAnsi="Times New Roman" w:cs="Times New Roman"/>
          <w:sz w:val="20"/>
          <w:szCs w:val="20"/>
        </w:rPr>
        <w:lastRenderedPageBreak/>
        <w:t>As one of the</w:t>
      </w:r>
      <w:r>
        <w:rPr>
          <w:rFonts w:ascii="Times New Roman" w:hAnsi="Times New Roman" w:cs="Times New Roman"/>
          <w:i/>
          <w:sz w:val="20"/>
          <w:szCs w:val="20"/>
        </w:rPr>
        <w:t xml:space="preserve"> </w:t>
      </w:r>
      <w:r>
        <w:rPr>
          <w:rFonts w:ascii="Times New Roman" w:hAnsi="Times New Roman" w:cs="Times New Roman"/>
          <w:iCs/>
          <w:sz w:val="20"/>
          <w:szCs w:val="20"/>
        </w:rPr>
        <w:t>simplest</w:t>
      </w:r>
      <w:r>
        <w:rPr>
          <w:rFonts w:ascii="Times New Roman" w:hAnsi="Times New Roman" w:cs="Times New Roman"/>
          <w:b/>
          <w:bCs/>
          <w:iCs/>
          <w:sz w:val="20"/>
          <w:szCs w:val="20"/>
        </w:rPr>
        <w:t xml:space="preserve"> </w:t>
      </w:r>
      <w:r>
        <w:rPr>
          <w:rFonts w:ascii="Times New Roman" w:hAnsi="Times New Roman" w:cs="Times New Roman"/>
          <w:i/>
          <w:sz w:val="20"/>
          <w:szCs w:val="20"/>
        </w:rPr>
        <w:t>c</w:t>
      </w:r>
      <w:r>
        <w:rPr>
          <w:rFonts w:ascii="Times New Roman" w:hAnsi="Times New Roman" w:cs="Times New Roman"/>
          <w:sz w:val="20"/>
          <w:szCs w:val="20"/>
        </w:rPr>
        <w:t>ases of behavior, User Equilibrium (UE) Principle assumes u</w:t>
      </w:r>
      <w:r>
        <w:rPr>
          <w:rFonts w:ascii="Times New Roman" w:hAnsi="Times New Roman" w:cs="Times New Roman"/>
          <w:bCs/>
          <w:sz w:val="20"/>
          <w:szCs w:val="20"/>
        </w:rPr>
        <w:t>sers are</w:t>
      </w:r>
      <w:r>
        <w:rPr>
          <w:rFonts w:ascii="Times New Roman" w:hAnsi="Times New Roman" w:cs="Times New Roman"/>
          <w:b/>
          <w:bCs/>
          <w:sz w:val="20"/>
          <w:szCs w:val="20"/>
        </w:rPr>
        <w:t xml:space="preserve"> </w:t>
      </w:r>
      <w:r>
        <w:rPr>
          <w:rFonts w:ascii="Times New Roman" w:hAnsi="Times New Roman" w:cs="Times New Roman"/>
          <w:bCs/>
          <w:sz w:val="20"/>
          <w:szCs w:val="20"/>
        </w:rPr>
        <w:t>“greedy” and are familiar with the system</w:t>
      </w:r>
      <w:r>
        <w:rPr>
          <w:rFonts w:ascii="Times New Roman" w:hAnsi="Times New Roman" w:cs="Times New Roman"/>
          <w:sz w:val="20"/>
          <w:szCs w:val="20"/>
        </w:rPr>
        <w:t>. E</w:t>
      </w:r>
      <w:r>
        <w:rPr>
          <w:rFonts w:ascii="Times New Roman" w:hAnsi="Times New Roman" w:cs="Times New Roman"/>
          <w:i/>
          <w:iCs/>
          <w:sz w:val="20"/>
          <w:szCs w:val="20"/>
        </w:rPr>
        <w:t>quilibrium requires iteration</w:t>
      </w:r>
      <w:r>
        <w:rPr>
          <w:rFonts w:ascii="Times New Roman" w:hAnsi="Times New Roman" w:cs="Times New Roman"/>
          <w:sz w:val="20"/>
          <w:szCs w:val="20"/>
        </w:rPr>
        <w:t xml:space="preserve"> to reach the following two principles:</w:t>
      </w:r>
    </w:p>
    <w:p w14:paraId="4774AE46" w14:textId="77777777" w:rsidR="004D2C35" w:rsidRDefault="008F2B5A">
      <w:pPr>
        <w:numPr>
          <w:ilvl w:val="0"/>
          <w:numId w:val="10"/>
        </w:numPr>
        <w:tabs>
          <w:tab w:val="left" w:pos="720"/>
        </w:tabs>
        <w:ind w:left="288"/>
        <w:rPr>
          <w:rFonts w:ascii="Times New Roman" w:hAnsi="Times New Roman" w:cs="Times New Roman"/>
          <w:sz w:val="20"/>
          <w:szCs w:val="20"/>
        </w:rPr>
      </w:pPr>
      <w:r>
        <w:rPr>
          <w:rFonts w:ascii="Times New Roman" w:hAnsi="Times New Roman" w:cs="Times New Roman"/>
          <w:sz w:val="20"/>
          <w:szCs w:val="20"/>
        </w:rPr>
        <w:t>Principle A: No individual trip maker can reduce his path costs by switching routes.</w:t>
      </w:r>
    </w:p>
    <w:p w14:paraId="624E8912" w14:textId="77777777" w:rsidR="004D2C35" w:rsidRDefault="008F2B5A">
      <w:pPr>
        <w:numPr>
          <w:ilvl w:val="0"/>
          <w:numId w:val="10"/>
        </w:numPr>
        <w:tabs>
          <w:tab w:val="left" w:pos="720"/>
        </w:tabs>
        <w:ind w:left="288"/>
        <w:rPr>
          <w:rFonts w:ascii="Times New Roman" w:hAnsi="Times New Roman" w:cs="Times New Roman"/>
          <w:sz w:val="20"/>
          <w:szCs w:val="20"/>
        </w:rPr>
      </w:pPr>
      <w:r>
        <w:rPr>
          <w:rFonts w:ascii="Times New Roman" w:hAnsi="Times New Roman" w:cs="Times New Roman"/>
          <w:sz w:val="20"/>
          <w:szCs w:val="20"/>
        </w:rPr>
        <w:t>Principle B: All used routes between an O-D pair have equal and minimum costs</w:t>
      </w:r>
    </w:p>
    <w:p w14:paraId="79ED68FA" w14:textId="77777777" w:rsidR="004D2C35" w:rsidRDefault="008F2B5A">
      <w:pPr>
        <w:tabs>
          <w:tab w:val="left" w:pos="720"/>
        </w:tabs>
        <w:ind w:left="288"/>
        <w:rPr>
          <w:rFonts w:ascii="Times New Roman" w:hAnsi="Times New Roman" w:cs="Times New Roman"/>
          <w:sz w:val="20"/>
          <w:szCs w:val="20"/>
        </w:rPr>
      </w:pPr>
      <w:r>
        <w:rPr>
          <w:rFonts w:ascii="Times New Roman" w:hAnsi="Times New Roman" w:cs="Times New Roman"/>
          <w:sz w:val="20"/>
          <w:szCs w:val="20"/>
        </w:rPr>
        <w:t xml:space="preserve">While all unused routes have greater or equal costs </w:t>
      </w:r>
      <w:r>
        <w:rPr>
          <w:rFonts w:ascii="Times New Roman" w:hAnsi="Times New Roman" w:cs="Times New Roman"/>
          <w:i/>
          <w:iCs/>
          <w:sz w:val="20"/>
          <w:szCs w:val="20"/>
        </w:rPr>
        <w:t>(to the used path costs)</w:t>
      </w:r>
      <w:r>
        <w:rPr>
          <w:rFonts w:ascii="Times New Roman" w:hAnsi="Times New Roman" w:cs="Times New Roman"/>
          <w:sz w:val="20"/>
          <w:szCs w:val="20"/>
        </w:rPr>
        <w:t>.</w:t>
      </w:r>
    </w:p>
    <w:p w14:paraId="23E13F2D" w14:textId="77777777" w:rsidR="004D2C35" w:rsidRDefault="004D2C35">
      <w:pPr>
        <w:ind w:left="288"/>
        <w:rPr>
          <w:rFonts w:ascii="Times New Roman" w:hAnsi="Times New Roman" w:cs="Times New Roman"/>
          <w:sz w:val="20"/>
          <w:szCs w:val="20"/>
        </w:rPr>
      </w:pPr>
    </w:p>
    <w:p w14:paraId="13415AAC" w14:textId="77777777" w:rsidR="004D2C35" w:rsidRDefault="008F2B5A">
      <w:pPr>
        <w:ind w:left="288"/>
        <w:rPr>
          <w:rFonts w:ascii="Times New Roman" w:hAnsi="Times New Roman" w:cs="Times New Roman"/>
          <w:sz w:val="20"/>
          <w:szCs w:val="20"/>
        </w:rPr>
      </w:pPr>
      <w:r>
        <w:rPr>
          <w:rFonts w:ascii="Times New Roman" w:hAnsi="Times New Roman" w:cs="Times New Roman"/>
          <w:sz w:val="20"/>
          <w:szCs w:val="20"/>
        </w:rPr>
        <w:t>Wardrop (1952) proposed the user equilibrium and system optimal principles of route choice behavior in his seminal paper, and Beckman et al. (1956) formulated the static user equilibrium traffic assignment problem as an equivalent convex mathematical programming problem. Since their influential contributions, the development of the static network assignment formulations, algorithms and applications have made remarkable progress. The books by Sheffi (1985) and Patriksson (1994) provide the most comprehensive coverage on the static traffic assignment problem and its variants.</w:t>
      </w:r>
    </w:p>
    <w:p w14:paraId="4D402A3C" w14:textId="77777777" w:rsidR="004D2C35" w:rsidRDefault="004D2C35">
      <w:pPr>
        <w:ind w:left="288"/>
        <w:rPr>
          <w:rFonts w:ascii="Times New Roman" w:hAnsi="Times New Roman" w:cs="Times New Roman"/>
          <w:sz w:val="20"/>
          <w:szCs w:val="20"/>
        </w:rPr>
      </w:pPr>
    </w:p>
    <w:p w14:paraId="31A13104" w14:textId="77777777" w:rsidR="004D2C35" w:rsidRDefault="008F2B5A">
      <w:pPr>
        <w:pStyle w:val="ListParagraph"/>
        <w:numPr>
          <w:ilvl w:val="0"/>
          <w:numId w:val="8"/>
        </w:numPr>
        <w:ind w:left="288" w:firstLineChars="0"/>
        <w:rPr>
          <w:rFonts w:ascii="Times New Roman" w:hAnsi="Times New Roman" w:cs="Times New Roman"/>
          <w:b/>
          <w:sz w:val="20"/>
          <w:szCs w:val="20"/>
        </w:rPr>
      </w:pPr>
      <w:r>
        <w:rPr>
          <w:rFonts w:ascii="Times New Roman" w:hAnsi="Times New Roman" w:cs="Times New Roman"/>
          <w:b/>
          <w:sz w:val="20"/>
          <w:szCs w:val="20"/>
        </w:rPr>
        <w:t>General mathematical descriptions of traffic assignment</w:t>
      </w:r>
    </w:p>
    <w:p w14:paraId="0FE22B8A" w14:textId="77777777" w:rsidR="004D2C35" w:rsidRDefault="008F2B5A">
      <w:pPr>
        <w:ind w:left="288"/>
        <w:rPr>
          <w:rFonts w:ascii="Times New Roman" w:hAnsi="Times New Roman" w:cs="Times New Roman"/>
          <w:sz w:val="20"/>
          <w:szCs w:val="20"/>
        </w:rPr>
      </w:pPr>
      <w:r>
        <w:rPr>
          <w:rFonts w:ascii="Times New Roman" w:hAnsi="Times New Roman" w:cs="Times New Roman"/>
          <w:sz w:val="20"/>
          <w:szCs w:val="20"/>
        </w:rPr>
        <w:t xml:space="preserve">Traffic assignment loads an origin-destination (OD) trip matrix onto links of a traffic network, while satisfying a certain route choice behavioral model, e.g., deterministic user equilibrium. Traffic assignment is used to predict/estimate how trip-makers may shift to other routes or departure times in response to a number of strategies such as road pricing, incidents, road capacity improvement and traffic signal re-timing. </w:t>
      </w:r>
    </w:p>
    <w:p w14:paraId="72AD12BD" w14:textId="77777777" w:rsidR="004D2C35" w:rsidRDefault="004D2C35">
      <w:pPr>
        <w:ind w:left="288"/>
        <w:rPr>
          <w:rFonts w:ascii="Times New Roman" w:hAnsi="Times New Roman" w:cs="Times New Roman"/>
          <w:sz w:val="20"/>
          <w:szCs w:val="20"/>
        </w:rPr>
      </w:pPr>
    </w:p>
    <w:p w14:paraId="74B4D30B" w14:textId="77777777" w:rsidR="004D2C35" w:rsidRDefault="008F2B5A">
      <w:pPr>
        <w:ind w:left="288"/>
        <w:rPr>
          <w:rFonts w:ascii="Times New Roman" w:hAnsi="Times New Roman" w:cs="Times New Roman"/>
          <w:sz w:val="20"/>
          <w:szCs w:val="20"/>
        </w:rPr>
      </w:pPr>
      <w:r>
        <w:rPr>
          <w:rFonts w:ascii="Times New Roman" w:hAnsi="Times New Roman" w:cs="Times New Roman"/>
          <w:sz w:val="20"/>
          <w:szCs w:val="20"/>
        </w:rPr>
        <w:t>For example, tolling typically lead to traffic diversion on alternative routes and/or other transportation modes, and many traffic congestion mitigation strategies should be developed to improve the capacity to which the traffic may be diverted, for example, signal optimization, traveler information provision, and transit operation.</w:t>
      </w:r>
    </w:p>
    <w:p w14:paraId="58114CE6" w14:textId="77777777" w:rsidR="004D2C35" w:rsidRDefault="004D2C35">
      <w:pPr>
        <w:ind w:left="288"/>
        <w:rPr>
          <w:rFonts w:ascii="Times New Roman" w:hAnsi="Times New Roman" w:cs="Times New Roman"/>
          <w:sz w:val="20"/>
          <w:szCs w:val="20"/>
        </w:rPr>
      </w:pPr>
    </w:p>
    <w:p w14:paraId="2ABFEFCB" w14:textId="77777777" w:rsidR="004D2C35" w:rsidRDefault="008F2B5A">
      <w:pPr>
        <w:ind w:left="288"/>
        <w:rPr>
          <w:rFonts w:ascii="Times New Roman" w:hAnsi="Times New Roman" w:cs="Times New Roman"/>
          <w:sz w:val="20"/>
          <w:szCs w:val="20"/>
        </w:rPr>
      </w:pPr>
      <w:r>
        <w:rPr>
          <w:rFonts w:ascii="Times New Roman" w:hAnsi="Times New Roman" w:cs="Times New Roman"/>
          <w:sz w:val="20"/>
          <w:szCs w:val="20"/>
        </w:rPr>
        <w:t>The common time periods include morning peak, afternoon peak and off-peak, and we can use the time of day factor to calculate the trip in the peak hour (e.g., morning peak may be 11% of daily traffic) from a 24 hour demand volume.</w:t>
      </w:r>
    </w:p>
    <w:p w14:paraId="205F093A" w14:textId="77777777" w:rsidR="004D2C35" w:rsidRDefault="004D2C35">
      <w:pPr>
        <w:ind w:left="288"/>
        <w:rPr>
          <w:rFonts w:ascii="Times New Roman" w:hAnsi="Times New Roman" w:cs="Times New Roman"/>
          <w:sz w:val="20"/>
          <w:szCs w:val="20"/>
        </w:rPr>
      </w:pPr>
    </w:p>
    <w:p w14:paraId="78F1BEAC" w14:textId="77777777" w:rsidR="004D2C35" w:rsidRDefault="008F2B5A">
      <w:pPr>
        <w:ind w:left="288"/>
        <w:rPr>
          <w:rFonts w:ascii="Times New Roman" w:hAnsi="Times New Roman" w:cs="Times New Roman"/>
          <w:sz w:val="20"/>
          <w:szCs w:val="20"/>
        </w:rPr>
      </w:pPr>
      <w:r>
        <w:rPr>
          <w:rFonts w:ascii="Times New Roman" w:hAnsi="Times New Roman" w:cs="Times New Roman"/>
          <w:sz w:val="20"/>
          <w:szCs w:val="20"/>
        </w:rPr>
        <w:t>By using a simplified static traffic assignment formulation, the following mathematic description adopts the related sections in the paper titled “Equivalent Gap Function-Based Reformulation and Solution Algorithm for the Dynamic User Equilibrium Problem” by Lu, Mahmassani and Zhou in (2009). One can consider the extended DTA formulation by adding a time index dimension.</w:t>
      </w:r>
    </w:p>
    <w:p w14:paraId="6D2CCD0F" w14:textId="77777777" w:rsidR="004D2C35" w:rsidRDefault="004D2C35">
      <w:pPr>
        <w:pStyle w:val="Footer"/>
        <w:tabs>
          <w:tab w:val="left" w:pos="720"/>
        </w:tabs>
        <w:ind w:left="288"/>
        <w:rPr>
          <w:rFonts w:ascii="Times New Roman" w:hAnsi="Times New Roman" w:cs="Times New Roman"/>
          <w:sz w:val="20"/>
          <w:szCs w:val="20"/>
          <w:lang w:eastAsia="zh-TW"/>
        </w:rPr>
      </w:pPr>
    </w:p>
    <w:p w14:paraId="6AC3ACF6" w14:textId="77777777" w:rsidR="004D2C35" w:rsidRDefault="008F2B5A">
      <w:pPr>
        <w:pStyle w:val="Footer"/>
        <w:tabs>
          <w:tab w:val="left" w:pos="720"/>
        </w:tabs>
        <w:ind w:left="288"/>
        <w:rPr>
          <w:rFonts w:ascii="Times New Roman" w:hAnsi="Times New Roman" w:cs="Times New Roman"/>
          <w:sz w:val="20"/>
          <w:szCs w:val="20"/>
          <w:lang w:eastAsia="zh-TW"/>
        </w:rPr>
      </w:pPr>
      <w:r>
        <w:rPr>
          <w:rFonts w:ascii="Times New Roman" w:hAnsi="Times New Roman" w:cs="Times New Roman"/>
          <w:sz w:val="20"/>
          <w:szCs w:val="20"/>
          <w:lang w:eastAsia="zh-TW"/>
        </w:rPr>
        <w:t>Consider a network</w:t>
      </w:r>
      <w:r>
        <w:rPr>
          <w:rFonts w:ascii="Times New Roman" w:hAnsi="Times New Roman" w:cs="Times New Roman"/>
          <w:sz w:val="20"/>
          <w:szCs w:val="20"/>
        </w:rPr>
        <w:t xml:space="preserve"> G = (</w:t>
      </w:r>
      <w:r>
        <w:rPr>
          <w:rFonts w:ascii="Times New Roman" w:hAnsi="Times New Roman" w:cs="Times New Roman"/>
          <w:i/>
          <w:iCs/>
          <w:sz w:val="20"/>
          <w:szCs w:val="20"/>
        </w:rPr>
        <w:t>N</w:t>
      </w:r>
      <w:r>
        <w:rPr>
          <w:rFonts w:ascii="Times New Roman" w:hAnsi="Times New Roman" w:cs="Times New Roman"/>
          <w:sz w:val="20"/>
          <w:szCs w:val="20"/>
        </w:rPr>
        <w:t xml:space="preserve">, </w:t>
      </w:r>
      <w:r>
        <w:rPr>
          <w:rFonts w:ascii="Times New Roman" w:hAnsi="Times New Roman" w:cs="Times New Roman"/>
          <w:i/>
          <w:iCs/>
          <w:sz w:val="20"/>
          <w:szCs w:val="20"/>
        </w:rPr>
        <w:t>A</w:t>
      </w:r>
      <w:r>
        <w:rPr>
          <w:rFonts w:ascii="Times New Roman" w:hAnsi="Times New Roman" w:cs="Times New Roman"/>
          <w:sz w:val="20"/>
          <w:szCs w:val="20"/>
        </w:rPr>
        <w:t>)</w:t>
      </w:r>
      <w:r>
        <w:rPr>
          <w:rFonts w:ascii="Times New Roman" w:hAnsi="Times New Roman" w:cs="Times New Roman"/>
          <w:sz w:val="20"/>
          <w:szCs w:val="20"/>
          <w:lang w:eastAsia="zh-TW"/>
        </w:rPr>
        <w:t xml:space="preserve">, where </w:t>
      </w:r>
      <w:r>
        <w:rPr>
          <w:rFonts w:ascii="Times New Roman" w:hAnsi="Times New Roman" w:cs="Times New Roman"/>
          <w:i/>
          <w:sz w:val="20"/>
          <w:szCs w:val="20"/>
          <w:lang w:eastAsia="zh-TW"/>
        </w:rPr>
        <w:t>N</w:t>
      </w:r>
      <w:r>
        <w:rPr>
          <w:rFonts w:ascii="Times New Roman" w:hAnsi="Times New Roman" w:cs="Times New Roman"/>
          <w:sz w:val="20"/>
          <w:szCs w:val="20"/>
          <w:lang w:eastAsia="zh-TW"/>
        </w:rPr>
        <w:t xml:space="preserve"> is a finite</w:t>
      </w:r>
      <w:r>
        <w:rPr>
          <w:rFonts w:ascii="Times New Roman" w:hAnsi="Times New Roman" w:cs="Times New Roman"/>
          <w:sz w:val="20"/>
          <w:szCs w:val="20"/>
        </w:rPr>
        <w:t xml:space="preserve"> set of nodes </w:t>
      </w:r>
      <w:r>
        <w:rPr>
          <w:rFonts w:ascii="Times New Roman" w:hAnsi="Times New Roman" w:cs="Times New Roman"/>
          <w:sz w:val="20"/>
          <w:szCs w:val="20"/>
          <w:lang w:eastAsia="zh-TW"/>
        </w:rPr>
        <w:t xml:space="preserve">and </w:t>
      </w:r>
      <w:r>
        <w:rPr>
          <w:rFonts w:ascii="Times New Roman" w:hAnsi="Times New Roman" w:cs="Times New Roman"/>
          <w:i/>
          <w:sz w:val="20"/>
          <w:szCs w:val="20"/>
          <w:lang w:eastAsia="zh-TW"/>
        </w:rPr>
        <w:t>A</w:t>
      </w:r>
      <w:r>
        <w:rPr>
          <w:rFonts w:ascii="Times New Roman" w:hAnsi="Times New Roman" w:cs="Times New Roman"/>
          <w:sz w:val="20"/>
          <w:szCs w:val="20"/>
          <w:lang w:eastAsia="zh-TW"/>
        </w:rPr>
        <w:t xml:space="preserve"> is a finite </w:t>
      </w:r>
      <w:r>
        <w:rPr>
          <w:rFonts w:ascii="Times New Roman" w:hAnsi="Times New Roman" w:cs="Times New Roman"/>
          <w:sz w:val="20"/>
          <w:szCs w:val="20"/>
        </w:rPr>
        <w:t>set of directed links</w:t>
      </w:r>
      <w:r>
        <w:rPr>
          <w:rFonts w:ascii="Times New Roman" w:hAnsi="Times New Roman" w:cs="Times New Roman"/>
          <w:sz w:val="20"/>
          <w:szCs w:val="20"/>
          <w:lang w:eastAsia="zh-TW"/>
        </w:rPr>
        <w:t xml:space="preserve"> </w:t>
      </w:r>
      <w:r>
        <w:rPr>
          <w:rFonts w:ascii="Times New Roman" w:hAnsi="Times New Roman" w:cs="Times New Roman"/>
          <w:sz w:val="20"/>
          <w:szCs w:val="20"/>
        </w:rPr>
        <w:t>(</w:t>
      </w:r>
      <w:r>
        <w:rPr>
          <w:rFonts w:ascii="Times New Roman" w:hAnsi="Times New Roman" w:cs="Times New Roman"/>
          <w:i/>
          <w:sz w:val="20"/>
          <w:szCs w:val="20"/>
        </w:rPr>
        <w:t>i</w:t>
      </w:r>
      <w:r>
        <w:rPr>
          <w:rFonts w:ascii="Times New Roman" w:hAnsi="Times New Roman" w:cs="Times New Roman"/>
          <w:sz w:val="20"/>
          <w:szCs w:val="20"/>
        </w:rPr>
        <w:t xml:space="preserve">, </w:t>
      </w:r>
      <w:r>
        <w:rPr>
          <w:rFonts w:ascii="Times New Roman" w:hAnsi="Times New Roman" w:cs="Times New Roman"/>
          <w:i/>
          <w:sz w:val="20"/>
          <w:szCs w:val="20"/>
        </w:rPr>
        <w:t>j</w:t>
      </w:r>
      <w:r>
        <w:rPr>
          <w:rFonts w:ascii="Times New Roman" w:hAnsi="Times New Roman" w:cs="Times New Roman"/>
          <w:sz w:val="20"/>
          <w:szCs w:val="20"/>
        </w:rPr>
        <w:t>)</w:t>
      </w:r>
      <w:r>
        <w:rPr>
          <w:rFonts w:ascii="Times New Roman" w:hAnsi="Times New Roman" w:cs="Times New Roman"/>
          <w:sz w:val="20"/>
          <w:szCs w:val="20"/>
          <w:lang w:eastAsia="zh-TW"/>
        </w:rPr>
        <w:t>,</w:t>
      </w:r>
      <w:r>
        <w:rPr>
          <w:rFonts w:ascii="Times New Roman" w:hAnsi="Times New Roman" w:cs="Times New Roman"/>
          <w:sz w:val="20"/>
          <w:szCs w:val="20"/>
        </w:rPr>
        <w:t xml:space="preserve"> </w:t>
      </w:r>
      <w:r>
        <w:rPr>
          <w:rFonts w:ascii="Times New Roman" w:hAnsi="Times New Roman" w:cs="Times New Roman"/>
          <w:i/>
          <w:sz w:val="20"/>
          <w:szCs w:val="20"/>
        </w:rPr>
        <w:t>i</w:t>
      </w:r>
      <w:r>
        <w:rPr>
          <w:rFonts w:ascii="Times New Roman" w:hAnsi="Times New Roman" w:cs="Times New Roman"/>
          <w:sz w:val="20"/>
          <w:szCs w:val="20"/>
        </w:rPr>
        <w:sym w:font="Symbol" w:char="F0CE"/>
      </w:r>
      <w:r>
        <w:rPr>
          <w:rFonts w:ascii="Times New Roman" w:hAnsi="Times New Roman" w:cs="Times New Roman"/>
          <w:i/>
          <w:sz w:val="20"/>
          <w:szCs w:val="20"/>
        </w:rPr>
        <w:t>N</w:t>
      </w:r>
      <w:r>
        <w:rPr>
          <w:rFonts w:ascii="Times New Roman" w:hAnsi="Times New Roman" w:cs="Times New Roman"/>
          <w:sz w:val="20"/>
          <w:szCs w:val="20"/>
        </w:rPr>
        <w:t xml:space="preserve"> and </w:t>
      </w:r>
      <w:r>
        <w:rPr>
          <w:rFonts w:ascii="Times New Roman" w:hAnsi="Times New Roman" w:cs="Times New Roman"/>
          <w:i/>
          <w:sz w:val="20"/>
          <w:szCs w:val="20"/>
        </w:rPr>
        <w:t>j</w:t>
      </w:r>
      <w:r>
        <w:rPr>
          <w:rFonts w:ascii="Times New Roman" w:hAnsi="Times New Roman" w:cs="Times New Roman"/>
          <w:sz w:val="20"/>
          <w:szCs w:val="20"/>
        </w:rPr>
        <w:sym w:font="Symbol" w:char="F0CE"/>
      </w:r>
      <w:r>
        <w:rPr>
          <w:rFonts w:ascii="Times New Roman" w:hAnsi="Times New Roman" w:cs="Times New Roman"/>
          <w:i/>
          <w:sz w:val="20"/>
          <w:szCs w:val="20"/>
        </w:rPr>
        <w:t>N</w:t>
      </w:r>
      <w:r>
        <w:rPr>
          <w:rFonts w:ascii="Times New Roman" w:hAnsi="Times New Roman" w:cs="Times New Roman"/>
          <w:sz w:val="20"/>
          <w:szCs w:val="20"/>
        </w:rPr>
        <w:t>. A</w:t>
      </w:r>
      <w:r>
        <w:rPr>
          <w:rFonts w:ascii="Times New Roman" w:hAnsi="Times New Roman" w:cs="Times New Roman"/>
          <w:sz w:val="20"/>
          <w:szCs w:val="20"/>
          <w:lang w:eastAsia="zh-TW"/>
        </w:rPr>
        <w:t>ssociated with e</w:t>
      </w:r>
      <w:r>
        <w:rPr>
          <w:rFonts w:ascii="Times New Roman" w:hAnsi="Times New Roman" w:cs="Times New Roman"/>
          <w:sz w:val="20"/>
          <w:szCs w:val="20"/>
        </w:rPr>
        <w:t xml:space="preserve">ach </w:t>
      </w:r>
      <w:r>
        <w:rPr>
          <w:rFonts w:ascii="Times New Roman" w:hAnsi="Times New Roman" w:cs="Times New Roman"/>
          <w:sz w:val="20"/>
          <w:szCs w:val="20"/>
          <w:lang w:eastAsia="zh-TW"/>
        </w:rPr>
        <w:t>link</w:t>
      </w:r>
      <w:r>
        <w:rPr>
          <w:rFonts w:ascii="Times New Roman" w:hAnsi="Times New Roman" w:cs="Times New Roman"/>
          <w:sz w:val="20"/>
          <w:szCs w:val="20"/>
        </w:rPr>
        <w:t xml:space="preserve"> (</w:t>
      </w:r>
      <w:r>
        <w:rPr>
          <w:rFonts w:ascii="Times New Roman" w:hAnsi="Times New Roman" w:cs="Times New Roman"/>
          <w:i/>
          <w:sz w:val="20"/>
          <w:szCs w:val="20"/>
        </w:rPr>
        <w:t>i</w:t>
      </w:r>
      <w:r>
        <w:rPr>
          <w:rFonts w:ascii="Times New Roman" w:hAnsi="Times New Roman" w:cs="Times New Roman"/>
          <w:sz w:val="20"/>
          <w:szCs w:val="20"/>
        </w:rPr>
        <w:t xml:space="preserve">, </w:t>
      </w:r>
      <w:r>
        <w:rPr>
          <w:rFonts w:ascii="Times New Roman" w:hAnsi="Times New Roman" w:cs="Times New Roman"/>
          <w:i/>
          <w:sz w:val="20"/>
          <w:szCs w:val="20"/>
        </w:rPr>
        <w:t>j</w:t>
      </w:r>
      <w:r>
        <w:rPr>
          <w:rFonts w:ascii="Times New Roman" w:hAnsi="Times New Roman" w:cs="Times New Roman"/>
          <w:sz w:val="20"/>
          <w:szCs w:val="20"/>
        </w:rPr>
        <w:t xml:space="preserve">) </w:t>
      </w:r>
      <w:r>
        <w:rPr>
          <w:rFonts w:ascii="Times New Roman" w:hAnsi="Times New Roman" w:cs="Times New Roman"/>
          <w:sz w:val="20"/>
          <w:szCs w:val="20"/>
          <w:lang w:eastAsia="zh-TW"/>
        </w:rPr>
        <w:t>is the link travel time</w:t>
      </w:r>
      <w:r>
        <w:rPr>
          <w:rFonts w:ascii="Times New Roman" w:hAnsi="Times New Roman" w:cs="Times New Roman"/>
          <w:i/>
          <w:iCs/>
          <w:sz w:val="20"/>
          <w:szCs w:val="20"/>
        </w:rPr>
        <w:t xml:space="preserve"> s</w:t>
      </w:r>
      <w:r>
        <w:rPr>
          <w:rFonts w:ascii="Times New Roman" w:hAnsi="Times New Roman" w:cs="Times New Roman"/>
          <w:i/>
          <w:sz w:val="20"/>
          <w:szCs w:val="20"/>
          <w:vertAlign w:val="subscript"/>
        </w:rPr>
        <w:t>ij</w:t>
      </w:r>
      <w:r>
        <w:rPr>
          <w:rFonts w:ascii="Times New Roman" w:hAnsi="Times New Roman" w:cs="Times New Roman"/>
          <w:sz w:val="20"/>
          <w:szCs w:val="20"/>
        </w:rPr>
        <w:t>(</w:t>
      </w:r>
      <w:r>
        <w:rPr>
          <w:rFonts w:ascii="Times New Roman" w:hAnsi="Times New Roman" w:cs="Times New Roman"/>
          <w:i/>
          <w:sz w:val="20"/>
          <w:szCs w:val="20"/>
        </w:rPr>
        <w:t>t</w:t>
      </w:r>
      <w:r>
        <w:rPr>
          <w:rFonts w:ascii="Times New Roman" w:hAnsi="Times New Roman" w:cs="Times New Roman"/>
          <w:sz w:val="20"/>
          <w:szCs w:val="20"/>
        </w:rPr>
        <w:t xml:space="preserve">) required to </w:t>
      </w:r>
      <w:r>
        <w:rPr>
          <w:rFonts w:ascii="Times New Roman" w:hAnsi="Times New Roman" w:cs="Times New Roman"/>
          <w:sz w:val="20"/>
          <w:szCs w:val="20"/>
          <w:lang w:eastAsia="zh-TW"/>
        </w:rPr>
        <w:t>traverse link</w:t>
      </w:r>
      <w:r>
        <w:rPr>
          <w:rFonts w:ascii="Times New Roman" w:hAnsi="Times New Roman" w:cs="Times New Roman"/>
          <w:sz w:val="20"/>
          <w:szCs w:val="20"/>
        </w:rPr>
        <w:t xml:space="preserve"> (</w:t>
      </w:r>
      <w:r>
        <w:rPr>
          <w:rFonts w:ascii="Times New Roman" w:hAnsi="Times New Roman" w:cs="Times New Roman"/>
          <w:i/>
          <w:sz w:val="20"/>
          <w:szCs w:val="20"/>
        </w:rPr>
        <w:t>i</w:t>
      </w:r>
      <w:r>
        <w:rPr>
          <w:rFonts w:ascii="Times New Roman" w:hAnsi="Times New Roman" w:cs="Times New Roman"/>
          <w:sz w:val="20"/>
          <w:szCs w:val="20"/>
        </w:rPr>
        <w:t xml:space="preserve">, </w:t>
      </w:r>
      <w:r>
        <w:rPr>
          <w:rFonts w:ascii="Times New Roman" w:hAnsi="Times New Roman" w:cs="Times New Roman"/>
          <w:i/>
          <w:sz w:val="20"/>
          <w:szCs w:val="20"/>
        </w:rPr>
        <w:t>j</w:t>
      </w:r>
      <w:r>
        <w:rPr>
          <w:rFonts w:ascii="Times New Roman" w:hAnsi="Times New Roman" w:cs="Times New Roman"/>
          <w:sz w:val="20"/>
          <w:szCs w:val="20"/>
        </w:rPr>
        <w:t>)</w:t>
      </w:r>
      <w:r>
        <w:rPr>
          <w:rFonts w:ascii="Times New Roman" w:hAnsi="Times New Roman" w:cs="Times New Roman"/>
          <w:sz w:val="20"/>
          <w:szCs w:val="20"/>
          <w:lang w:eastAsia="zh-TW"/>
        </w:rPr>
        <w:t xml:space="preserve"> w</w:t>
      </w:r>
      <w:r>
        <w:rPr>
          <w:rFonts w:ascii="Times New Roman" w:hAnsi="Times New Roman" w:cs="Times New Roman"/>
          <w:sz w:val="20"/>
          <w:szCs w:val="20"/>
        </w:rPr>
        <w:t xml:space="preserve">hen departing at time </w:t>
      </w:r>
      <w:r>
        <w:rPr>
          <w:rFonts w:ascii="Times New Roman" w:hAnsi="Times New Roman" w:cs="Times New Roman"/>
          <w:sz w:val="20"/>
          <w:szCs w:val="20"/>
          <w:lang w:eastAsia="zh-TW"/>
        </w:rPr>
        <w:t xml:space="preserve">interval </w:t>
      </w:r>
      <w:r>
        <w:rPr>
          <w:rFonts w:ascii="Times New Roman" w:hAnsi="Times New Roman" w:cs="Times New Roman"/>
          <w:i/>
          <w:sz w:val="20"/>
          <w:szCs w:val="20"/>
        </w:rPr>
        <w:t>t</w:t>
      </w:r>
      <w:r>
        <w:rPr>
          <w:rFonts w:ascii="Times New Roman" w:hAnsi="Times New Roman" w:cs="Times New Roman"/>
          <w:sz w:val="20"/>
          <w:szCs w:val="20"/>
        </w:rPr>
        <w:sym w:font="Symbol" w:char="F0CE"/>
      </w:r>
      <w:r>
        <w:rPr>
          <w:rFonts w:ascii="Times New Roman" w:hAnsi="Times New Roman" w:cs="Times New Roman"/>
          <w:i/>
          <w:sz w:val="20"/>
          <w:szCs w:val="20"/>
          <w:lang w:eastAsia="zh-TW"/>
        </w:rPr>
        <w:t>S</w:t>
      </w:r>
      <w:r>
        <w:rPr>
          <w:rFonts w:ascii="Times New Roman" w:hAnsi="Times New Roman" w:cs="Times New Roman"/>
          <w:sz w:val="20"/>
          <w:szCs w:val="20"/>
        </w:rPr>
        <w:t xml:space="preserve"> from node </w:t>
      </w:r>
      <w:r>
        <w:rPr>
          <w:rFonts w:ascii="Times New Roman" w:hAnsi="Times New Roman" w:cs="Times New Roman"/>
          <w:i/>
          <w:sz w:val="20"/>
          <w:szCs w:val="20"/>
          <w:lang w:eastAsia="zh-TW"/>
        </w:rPr>
        <w:t>i</w:t>
      </w:r>
      <w:r>
        <w:rPr>
          <w:rFonts w:ascii="Times New Roman" w:hAnsi="Times New Roman" w:cs="Times New Roman"/>
          <w:sz w:val="20"/>
          <w:szCs w:val="20"/>
        </w:rPr>
        <w:t xml:space="preserve">. </w:t>
      </w:r>
      <w:r>
        <w:rPr>
          <w:rFonts w:ascii="Times New Roman" w:hAnsi="Times New Roman" w:cs="Times New Roman"/>
          <w:sz w:val="20"/>
          <w:szCs w:val="20"/>
          <w:lang w:eastAsia="zh-TW"/>
        </w:rPr>
        <w:t xml:space="preserve">For simplicity and without loss of generality, </w:t>
      </w:r>
      <w:r>
        <w:rPr>
          <w:rFonts w:ascii="Times New Roman" w:hAnsi="Times New Roman" w:cs="Times New Roman"/>
          <w:i/>
          <w:iCs/>
          <w:sz w:val="20"/>
          <w:szCs w:val="20"/>
        </w:rPr>
        <w:t>s</w:t>
      </w:r>
      <w:r>
        <w:rPr>
          <w:rFonts w:ascii="Times New Roman" w:hAnsi="Times New Roman" w:cs="Times New Roman"/>
          <w:i/>
          <w:sz w:val="20"/>
          <w:szCs w:val="20"/>
          <w:vertAlign w:val="subscript"/>
        </w:rPr>
        <w:t>ij</w:t>
      </w:r>
      <w:r>
        <w:rPr>
          <w:rFonts w:ascii="Times New Roman" w:hAnsi="Times New Roman" w:cs="Times New Roman"/>
          <w:sz w:val="20"/>
          <w:szCs w:val="20"/>
        </w:rPr>
        <w:t>(</w:t>
      </w:r>
      <w:r>
        <w:rPr>
          <w:rFonts w:ascii="Times New Roman" w:hAnsi="Times New Roman" w:cs="Times New Roman"/>
          <w:i/>
          <w:sz w:val="20"/>
          <w:szCs w:val="20"/>
        </w:rPr>
        <w:t>t</w:t>
      </w:r>
      <w:r>
        <w:rPr>
          <w:rFonts w:ascii="Times New Roman" w:hAnsi="Times New Roman" w:cs="Times New Roman"/>
          <w:sz w:val="20"/>
          <w:szCs w:val="20"/>
        </w:rPr>
        <w:t>)</w:t>
      </w:r>
      <w:r>
        <w:rPr>
          <w:rFonts w:ascii="Times New Roman" w:hAnsi="Times New Roman" w:cs="Times New Roman"/>
          <w:sz w:val="20"/>
          <w:szCs w:val="20"/>
          <w:lang w:eastAsia="zh-TW"/>
        </w:rPr>
        <w:t xml:space="preserve"> is regarded as link travel time, though it can be generalized to include travel time, out-of-pocket cost and other travel impedances that may incur when traversing link </w:t>
      </w:r>
      <w:r>
        <w:rPr>
          <w:rFonts w:ascii="Times New Roman" w:hAnsi="Times New Roman" w:cs="Times New Roman"/>
          <w:sz w:val="20"/>
          <w:szCs w:val="20"/>
        </w:rPr>
        <w:t>(</w:t>
      </w:r>
      <w:r>
        <w:rPr>
          <w:rFonts w:ascii="Times New Roman" w:hAnsi="Times New Roman" w:cs="Times New Roman"/>
          <w:i/>
          <w:sz w:val="20"/>
          <w:szCs w:val="20"/>
        </w:rPr>
        <w:t>i</w:t>
      </w:r>
      <w:r>
        <w:rPr>
          <w:rFonts w:ascii="Times New Roman" w:hAnsi="Times New Roman" w:cs="Times New Roman"/>
          <w:sz w:val="20"/>
          <w:szCs w:val="20"/>
        </w:rPr>
        <w:t xml:space="preserve">, </w:t>
      </w:r>
      <w:r>
        <w:rPr>
          <w:rFonts w:ascii="Times New Roman" w:hAnsi="Times New Roman" w:cs="Times New Roman"/>
          <w:i/>
          <w:sz w:val="20"/>
          <w:szCs w:val="20"/>
        </w:rPr>
        <w:t>j</w:t>
      </w:r>
      <w:r>
        <w:rPr>
          <w:rFonts w:ascii="Times New Roman" w:hAnsi="Times New Roman" w:cs="Times New Roman"/>
          <w:sz w:val="20"/>
          <w:szCs w:val="20"/>
        </w:rPr>
        <w:t>)</w:t>
      </w:r>
      <w:r>
        <w:rPr>
          <w:rFonts w:ascii="Times New Roman" w:hAnsi="Times New Roman" w:cs="Times New Roman"/>
          <w:sz w:val="20"/>
          <w:szCs w:val="20"/>
          <w:lang w:eastAsia="zh-TW"/>
        </w:rPr>
        <w:t xml:space="preserve"> at time </w:t>
      </w:r>
      <w:r>
        <w:rPr>
          <w:rFonts w:ascii="Times New Roman" w:hAnsi="Times New Roman" w:cs="Times New Roman"/>
          <w:i/>
          <w:sz w:val="20"/>
          <w:szCs w:val="20"/>
          <w:lang w:eastAsia="zh-TW"/>
        </w:rPr>
        <w:t>t</w:t>
      </w:r>
      <w:r>
        <w:rPr>
          <w:rFonts w:ascii="Times New Roman" w:hAnsi="Times New Roman" w:cs="Times New Roman"/>
          <w:sz w:val="20"/>
          <w:szCs w:val="20"/>
          <w:lang w:eastAsia="zh-TW"/>
        </w:rPr>
        <w:t>. Travel time and cost are used interchangeably in this paper. Other important notation and variables are summarized below.</w:t>
      </w:r>
    </w:p>
    <w:p w14:paraId="6FCF4496" w14:textId="77777777" w:rsidR="004D2C35" w:rsidRDefault="008F2B5A">
      <w:pPr>
        <w:tabs>
          <w:tab w:val="left" w:pos="1080"/>
        </w:tabs>
        <w:snapToGrid w:val="0"/>
        <w:ind w:left="900" w:hangingChars="450" w:hanging="900"/>
        <w:jc w:val="left"/>
        <w:rPr>
          <w:rFonts w:ascii="Times New Roman" w:hAnsi="Times New Roman" w:cs="Times New Roman"/>
          <w:sz w:val="20"/>
          <w:szCs w:val="20"/>
        </w:rPr>
      </w:pPr>
      <w:r>
        <w:rPr>
          <w:rFonts w:ascii="Times New Roman" w:hAnsi="Times New Roman" w:cs="Times New Roman"/>
          <w:i/>
          <w:sz w:val="20"/>
          <w:szCs w:val="20"/>
        </w:rPr>
        <w:t>O</w:t>
      </w:r>
      <w:r>
        <w:rPr>
          <w:rFonts w:ascii="Times New Roman" w:hAnsi="Times New Roman" w:cs="Times New Roman"/>
          <w:sz w:val="20"/>
          <w:szCs w:val="20"/>
        </w:rPr>
        <w:tab/>
        <w:t xml:space="preserve">subset of origin nodes; </w:t>
      </w:r>
      <w:r>
        <w:rPr>
          <w:rFonts w:ascii="Times New Roman" w:hAnsi="Times New Roman" w:cs="Times New Roman"/>
          <w:i/>
          <w:sz w:val="20"/>
          <w:szCs w:val="20"/>
        </w:rPr>
        <w:t xml:space="preserve">O </w:t>
      </w:r>
      <w:r>
        <w:rPr>
          <w:rFonts w:ascii="Times New Roman" w:hAnsi="Times New Roman" w:cs="Times New Roman"/>
          <w:i/>
          <w:sz w:val="20"/>
          <w:szCs w:val="20"/>
        </w:rPr>
        <w:sym w:font="Symbol" w:char="F0CD"/>
      </w:r>
      <w:r>
        <w:rPr>
          <w:rFonts w:ascii="Times New Roman" w:hAnsi="Times New Roman" w:cs="Times New Roman"/>
          <w:i/>
          <w:sz w:val="20"/>
          <w:szCs w:val="20"/>
        </w:rPr>
        <w:t xml:space="preserve"> N</w:t>
      </w:r>
    </w:p>
    <w:p w14:paraId="7D872BEB" w14:textId="77777777" w:rsidR="004D2C35" w:rsidRDefault="008F2B5A">
      <w:pPr>
        <w:tabs>
          <w:tab w:val="left" w:pos="1080"/>
        </w:tabs>
        <w:snapToGrid w:val="0"/>
        <w:ind w:left="900" w:hangingChars="450" w:hanging="900"/>
        <w:jc w:val="left"/>
        <w:rPr>
          <w:rFonts w:ascii="Times New Roman" w:hAnsi="Times New Roman" w:cs="Times New Roman"/>
          <w:sz w:val="20"/>
          <w:szCs w:val="20"/>
        </w:rPr>
      </w:pPr>
      <w:r>
        <w:rPr>
          <w:rFonts w:ascii="Times New Roman" w:hAnsi="Times New Roman" w:cs="Times New Roman"/>
          <w:i/>
          <w:sz w:val="20"/>
          <w:szCs w:val="20"/>
        </w:rPr>
        <w:t>D</w:t>
      </w:r>
      <w:r>
        <w:rPr>
          <w:rFonts w:ascii="Times New Roman" w:hAnsi="Times New Roman" w:cs="Times New Roman"/>
          <w:sz w:val="20"/>
          <w:szCs w:val="20"/>
        </w:rPr>
        <w:tab/>
        <w:t xml:space="preserve">subset of destination nodes; </w:t>
      </w:r>
      <w:r>
        <w:rPr>
          <w:rFonts w:ascii="Times New Roman" w:hAnsi="Times New Roman" w:cs="Times New Roman"/>
          <w:i/>
          <w:sz w:val="20"/>
          <w:szCs w:val="20"/>
        </w:rPr>
        <w:t xml:space="preserve">D </w:t>
      </w:r>
      <w:r>
        <w:rPr>
          <w:rFonts w:ascii="Times New Roman" w:hAnsi="Times New Roman" w:cs="Times New Roman"/>
          <w:i/>
          <w:sz w:val="20"/>
          <w:szCs w:val="20"/>
        </w:rPr>
        <w:sym w:font="Symbol" w:char="F0CD"/>
      </w:r>
      <w:r>
        <w:rPr>
          <w:rFonts w:ascii="Times New Roman" w:hAnsi="Times New Roman" w:cs="Times New Roman"/>
          <w:i/>
          <w:sz w:val="20"/>
          <w:szCs w:val="20"/>
        </w:rPr>
        <w:t xml:space="preserve"> N</w:t>
      </w:r>
      <w:r>
        <w:rPr>
          <w:rFonts w:ascii="Times New Roman" w:hAnsi="Times New Roman" w:cs="Times New Roman"/>
          <w:sz w:val="20"/>
          <w:szCs w:val="20"/>
        </w:rPr>
        <w:t>.</w:t>
      </w:r>
    </w:p>
    <w:p w14:paraId="45ACD945" w14:textId="77777777" w:rsidR="004D2C35" w:rsidRDefault="008F2B5A">
      <w:pPr>
        <w:tabs>
          <w:tab w:val="left" w:pos="1080"/>
        </w:tabs>
        <w:snapToGrid w:val="0"/>
        <w:ind w:left="900" w:hangingChars="450" w:hanging="900"/>
        <w:jc w:val="left"/>
        <w:rPr>
          <w:rFonts w:ascii="Times New Roman" w:hAnsi="Times New Roman" w:cs="Times New Roman"/>
          <w:sz w:val="20"/>
          <w:szCs w:val="20"/>
        </w:rPr>
      </w:pPr>
      <w:r>
        <w:rPr>
          <w:rFonts w:ascii="Times New Roman" w:hAnsi="Times New Roman" w:cs="Times New Roman"/>
          <w:i/>
          <w:sz w:val="20"/>
          <w:szCs w:val="20"/>
        </w:rPr>
        <w:t>T</w:t>
      </w:r>
      <w:r>
        <w:rPr>
          <w:rFonts w:ascii="Times New Roman" w:hAnsi="Times New Roman" w:cs="Times New Roman"/>
          <w:sz w:val="20"/>
          <w:szCs w:val="20"/>
        </w:rPr>
        <w:tab/>
        <w:t>set of departure time intervals.</w:t>
      </w:r>
    </w:p>
    <w:p w14:paraId="1318127F" w14:textId="77777777" w:rsidR="004D2C35" w:rsidRDefault="008F2B5A">
      <w:pPr>
        <w:tabs>
          <w:tab w:val="left" w:pos="1080"/>
        </w:tabs>
        <w:snapToGrid w:val="0"/>
        <w:ind w:left="900" w:hangingChars="450" w:hanging="900"/>
        <w:jc w:val="left"/>
        <w:rPr>
          <w:rFonts w:ascii="Times New Roman" w:hAnsi="Times New Roman" w:cs="Times New Roman"/>
          <w:sz w:val="20"/>
          <w:szCs w:val="20"/>
        </w:rPr>
      </w:pPr>
      <w:r>
        <w:rPr>
          <w:rFonts w:ascii="Times New Roman" w:hAnsi="Times New Roman" w:cs="Times New Roman"/>
          <w:i/>
          <w:sz w:val="20"/>
          <w:szCs w:val="20"/>
        </w:rPr>
        <w:t>o</w:t>
      </w:r>
      <w:r>
        <w:rPr>
          <w:rFonts w:ascii="Times New Roman" w:hAnsi="Times New Roman" w:cs="Times New Roman"/>
          <w:sz w:val="20"/>
          <w:szCs w:val="20"/>
        </w:rPr>
        <w:t xml:space="preserve">  </w:t>
      </w:r>
      <w:r>
        <w:rPr>
          <w:rFonts w:ascii="Times New Roman" w:hAnsi="Times New Roman" w:cs="Times New Roman"/>
          <w:sz w:val="20"/>
          <w:szCs w:val="20"/>
        </w:rPr>
        <w:tab/>
        <w:t xml:space="preserve">subscript for an origin node, </w:t>
      </w:r>
      <w:r>
        <w:rPr>
          <w:rFonts w:ascii="Times New Roman" w:hAnsi="Times New Roman" w:cs="Times New Roman"/>
          <w:i/>
          <w:sz w:val="20"/>
          <w:szCs w:val="20"/>
        </w:rPr>
        <w:t>o</w:t>
      </w:r>
      <w:r>
        <w:rPr>
          <w:rFonts w:ascii="Times New Roman" w:hAnsi="Times New Roman" w:cs="Times New Roman"/>
          <w:sz w:val="20"/>
          <w:szCs w:val="20"/>
        </w:rPr>
        <w:sym w:font="Symbol" w:char="F0CE"/>
      </w:r>
      <w:r>
        <w:rPr>
          <w:rFonts w:ascii="Times New Roman" w:hAnsi="Times New Roman" w:cs="Times New Roman"/>
          <w:i/>
          <w:sz w:val="20"/>
          <w:szCs w:val="20"/>
        </w:rPr>
        <w:t>O</w:t>
      </w:r>
      <w:r>
        <w:rPr>
          <w:rFonts w:ascii="Times New Roman" w:hAnsi="Times New Roman" w:cs="Times New Roman"/>
          <w:sz w:val="20"/>
          <w:szCs w:val="20"/>
        </w:rPr>
        <w:t>.</w:t>
      </w:r>
    </w:p>
    <w:p w14:paraId="1D8A513B" w14:textId="77777777" w:rsidR="004D2C35" w:rsidRDefault="008F2B5A">
      <w:pPr>
        <w:tabs>
          <w:tab w:val="left" w:pos="1080"/>
        </w:tabs>
        <w:snapToGrid w:val="0"/>
        <w:ind w:left="900" w:hangingChars="450" w:hanging="900"/>
        <w:jc w:val="left"/>
        <w:rPr>
          <w:rFonts w:ascii="Times New Roman" w:hAnsi="Times New Roman" w:cs="Times New Roman"/>
          <w:sz w:val="20"/>
          <w:szCs w:val="20"/>
        </w:rPr>
      </w:pPr>
      <w:r>
        <w:rPr>
          <w:rFonts w:ascii="Times New Roman" w:hAnsi="Times New Roman" w:cs="Times New Roman"/>
          <w:i/>
          <w:sz w:val="20"/>
          <w:szCs w:val="20"/>
        </w:rPr>
        <w:t>d</w:t>
      </w:r>
      <w:r>
        <w:rPr>
          <w:rFonts w:ascii="Times New Roman" w:hAnsi="Times New Roman" w:cs="Times New Roman"/>
          <w:sz w:val="20"/>
          <w:szCs w:val="20"/>
        </w:rPr>
        <w:t xml:space="preserve">  </w:t>
      </w:r>
      <w:r>
        <w:rPr>
          <w:rFonts w:ascii="Times New Roman" w:hAnsi="Times New Roman" w:cs="Times New Roman"/>
          <w:sz w:val="20"/>
          <w:szCs w:val="20"/>
        </w:rPr>
        <w:tab/>
        <w:t xml:space="preserve">subscript for a destination node, </w:t>
      </w:r>
      <w:r>
        <w:rPr>
          <w:rFonts w:ascii="Times New Roman" w:hAnsi="Times New Roman" w:cs="Times New Roman"/>
          <w:i/>
          <w:sz w:val="20"/>
          <w:szCs w:val="20"/>
        </w:rPr>
        <w:t>d</w:t>
      </w:r>
      <w:r>
        <w:rPr>
          <w:rFonts w:ascii="Times New Roman" w:hAnsi="Times New Roman" w:cs="Times New Roman"/>
          <w:sz w:val="20"/>
          <w:szCs w:val="20"/>
        </w:rPr>
        <w:sym w:font="Symbol" w:char="F0CE"/>
      </w:r>
      <w:r>
        <w:rPr>
          <w:rFonts w:ascii="Times New Roman" w:hAnsi="Times New Roman" w:cs="Times New Roman"/>
          <w:i/>
          <w:sz w:val="20"/>
          <w:szCs w:val="20"/>
        </w:rPr>
        <w:t>D</w:t>
      </w:r>
      <w:r>
        <w:rPr>
          <w:rFonts w:ascii="Times New Roman" w:hAnsi="Times New Roman" w:cs="Times New Roman"/>
          <w:sz w:val="20"/>
          <w:szCs w:val="20"/>
        </w:rPr>
        <w:t>.</w:t>
      </w:r>
    </w:p>
    <w:p w14:paraId="5E5AF5A9" w14:textId="77777777" w:rsidR="004D2C35" w:rsidRDefault="008F2B5A">
      <w:pPr>
        <w:tabs>
          <w:tab w:val="left" w:pos="1080"/>
        </w:tabs>
        <w:snapToGrid w:val="0"/>
        <w:ind w:left="900" w:hangingChars="450" w:hanging="900"/>
        <w:jc w:val="left"/>
        <w:rPr>
          <w:rFonts w:ascii="Times New Roman" w:hAnsi="Times New Roman" w:cs="Times New Roman"/>
          <w:sz w:val="20"/>
          <w:szCs w:val="20"/>
        </w:rPr>
      </w:pPr>
      <m:oMath>
        <m:r>
          <w:rPr>
            <w:rFonts w:ascii="Cambria Math" w:hAnsi="Cambria Math" w:cs="Times New Roman"/>
            <w:sz w:val="20"/>
            <w:szCs w:val="20"/>
          </w:rPr>
          <m:t>P(o,d)</m:t>
        </m:r>
      </m:oMath>
      <w:r>
        <w:rPr>
          <w:rFonts w:ascii="Times New Roman" w:hAnsi="Times New Roman" w:cs="Times New Roman"/>
          <w:sz w:val="20"/>
          <w:szCs w:val="20"/>
        </w:rPr>
        <w:tab/>
        <w:t>set of all feasible paths for a given triplet (</w:t>
      </w:r>
      <w:r>
        <w:rPr>
          <w:rFonts w:ascii="Times New Roman" w:hAnsi="Times New Roman" w:cs="Times New Roman"/>
          <w:i/>
          <w:sz w:val="20"/>
          <w:szCs w:val="20"/>
        </w:rPr>
        <w:t>o</w:t>
      </w:r>
      <w:r>
        <w:rPr>
          <w:rFonts w:ascii="Times New Roman" w:hAnsi="Times New Roman" w:cs="Times New Roman"/>
          <w:sz w:val="20"/>
          <w:szCs w:val="20"/>
        </w:rPr>
        <w:t xml:space="preserve">, </w:t>
      </w:r>
      <w:r>
        <w:rPr>
          <w:rFonts w:ascii="Times New Roman" w:hAnsi="Times New Roman" w:cs="Times New Roman"/>
          <w:i/>
          <w:sz w:val="20"/>
          <w:szCs w:val="20"/>
        </w:rPr>
        <w:t>d</w:t>
      </w:r>
      <w:r>
        <w:rPr>
          <w:rFonts w:ascii="Times New Roman" w:hAnsi="Times New Roman" w:cs="Times New Roman"/>
          <w:sz w:val="20"/>
          <w:szCs w:val="20"/>
        </w:rPr>
        <w:t>).</w:t>
      </w:r>
    </w:p>
    <w:p w14:paraId="628F3B32" w14:textId="77777777" w:rsidR="004D2C35" w:rsidRDefault="008F2B5A">
      <w:pPr>
        <w:tabs>
          <w:tab w:val="left" w:pos="1080"/>
        </w:tabs>
        <w:snapToGrid w:val="0"/>
        <w:ind w:left="900" w:hangingChars="450" w:hanging="900"/>
        <w:jc w:val="left"/>
        <w:rPr>
          <w:rFonts w:ascii="Times New Roman" w:hAnsi="Times New Roman" w:cs="Times New Roman"/>
          <w:iCs/>
          <w:sz w:val="20"/>
          <w:szCs w:val="20"/>
        </w:rPr>
      </w:pPr>
      <w:r>
        <w:rPr>
          <w:rFonts w:ascii="Times New Roman" w:hAnsi="Times New Roman" w:cs="Times New Roman"/>
          <w:i/>
          <w:iCs/>
          <w:sz w:val="20"/>
          <w:szCs w:val="20"/>
        </w:rPr>
        <w:t xml:space="preserve">p </w:t>
      </w:r>
      <w:r>
        <w:rPr>
          <w:rFonts w:ascii="Times New Roman" w:hAnsi="Times New Roman" w:cs="Times New Roman"/>
          <w:iCs/>
          <w:sz w:val="20"/>
          <w:szCs w:val="20"/>
        </w:rPr>
        <w:t xml:space="preserve"> </w:t>
      </w:r>
      <w:r>
        <w:rPr>
          <w:rFonts w:ascii="Times New Roman" w:hAnsi="Times New Roman" w:cs="Times New Roman"/>
          <w:iCs/>
          <w:sz w:val="20"/>
          <w:szCs w:val="20"/>
        </w:rPr>
        <w:tab/>
        <w:t xml:space="preserve">subscript for a path </w:t>
      </w:r>
      <w:r>
        <w:rPr>
          <w:rFonts w:ascii="Times New Roman" w:hAnsi="Times New Roman" w:cs="Times New Roman"/>
          <w:i/>
          <w:iCs/>
          <w:sz w:val="20"/>
          <w:szCs w:val="20"/>
        </w:rPr>
        <w:t>p</w:t>
      </w:r>
      <w:r>
        <w:rPr>
          <w:rFonts w:ascii="Times New Roman" w:hAnsi="Times New Roman" w:cs="Times New Roman"/>
          <w:sz w:val="20"/>
          <w:szCs w:val="20"/>
        </w:rPr>
        <w:sym w:font="Symbol" w:char="F0CE"/>
      </w:r>
      <m:oMath>
        <m:r>
          <w:rPr>
            <w:rFonts w:ascii="Cambria Math" w:hAnsi="Cambria Math" w:cs="Times New Roman"/>
            <w:sz w:val="20"/>
            <w:szCs w:val="20"/>
          </w:rPr>
          <m:t>P(o,d)</m:t>
        </m:r>
      </m:oMath>
      <w:r>
        <w:rPr>
          <w:rFonts w:ascii="Times New Roman" w:hAnsi="Times New Roman" w:cs="Times New Roman"/>
          <w:iCs/>
          <w:sz w:val="20"/>
          <w:szCs w:val="20"/>
        </w:rPr>
        <w:t>.</w:t>
      </w:r>
    </w:p>
    <w:p w14:paraId="2BDECF19" w14:textId="77777777" w:rsidR="004D2C35" w:rsidRDefault="00000000">
      <w:pPr>
        <w:tabs>
          <w:tab w:val="left" w:pos="1080"/>
        </w:tabs>
        <w:snapToGrid w:val="0"/>
        <w:ind w:left="900" w:hangingChars="450" w:hanging="900"/>
        <w:jc w:val="left"/>
        <w:rPr>
          <w:rFonts w:ascii="Times New Roman" w:hAnsi="Times New Roman" w:cs="Times New Roman"/>
          <w:sz w:val="20"/>
          <w:szCs w:val="20"/>
        </w:rPr>
      </w:pPr>
      <m:oMath>
        <m:sSub>
          <m:sSubPr>
            <m:ctrlPr>
              <w:rPr>
                <w:rFonts w:ascii="Cambria Math" w:hAnsi="Cambria Math" w:cs="Times New Roman"/>
                <w:i/>
                <w:sz w:val="20"/>
                <w:szCs w:val="20"/>
              </w:rPr>
            </m:ctrlPr>
          </m:sSubPr>
          <m:e>
            <m:r>
              <w:rPr>
                <w:rFonts w:ascii="Cambria Math" w:hAnsi="Cambria Math" w:cs="Times New Roman"/>
                <w:sz w:val="20"/>
                <w:szCs w:val="20"/>
              </w:rPr>
              <m:t>q</m:t>
            </m:r>
          </m:e>
          <m:sub>
            <m:r>
              <w:rPr>
                <w:rFonts w:ascii="Cambria Math" w:hAnsi="Cambria Math" w:cs="Times New Roman"/>
                <w:sz w:val="20"/>
                <w:szCs w:val="20"/>
              </w:rPr>
              <m:t>od</m:t>
            </m:r>
          </m:sub>
        </m:sSub>
      </m:oMath>
      <w:r w:rsidR="008F2B5A">
        <w:rPr>
          <w:rFonts w:ascii="Times New Roman" w:hAnsi="Times New Roman" w:cs="Times New Roman"/>
          <w:sz w:val="20"/>
          <w:szCs w:val="20"/>
        </w:rPr>
        <w:t xml:space="preserve"> </w:t>
      </w:r>
      <w:r w:rsidR="008F2B5A">
        <w:rPr>
          <w:rFonts w:ascii="Times New Roman" w:hAnsi="Times New Roman" w:cs="Times New Roman"/>
          <w:sz w:val="20"/>
          <w:szCs w:val="20"/>
        </w:rPr>
        <w:tab/>
        <w:t xml:space="preserve">number of trips departing from node </w:t>
      </w:r>
      <w:r w:rsidR="008F2B5A">
        <w:rPr>
          <w:rFonts w:ascii="Times New Roman" w:hAnsi="Times New Roman" w:cs="Times New Roman"/>
          <w:i/>
          <w:iCs/>
          <w:sz w:val="20"/>
          <w:szCs w:val="20"/>
        </w:rPr>
        <w:t>o</w:t>
      </w:r>
      <w:r w:rsidR="008F2B5A">
        <w:rPr>
          <w:rFonts w:ascii="Times New Roman" w:hAnsi="Times New Roman" w:cs="Times New Roman"/>
          <w:sz w:val="20"/>
          <w:szCs w:val="20"/>
        </w:rPr>
        <w:t xml:space="preserve"> to node </w:t>
      </w:r>
      <w:r w:rsidR="008F2B5A">
        <w:rPr>
          <w:rFonts w:ascii="Times New Roman" w:hAnsi="Times New Roman" w:cs="Times New Roman"/>
          <w:i/>
          <w:iCs/>
          <w:sz w:val="20"/>
          <w:szCs w:val="20"/>
        </w:rPr>
        <w:t>d</w:t>
      </w:r>
      <w:r w:rsidR="008F2B5A">
        <w:rPr>
          <w:rFonts w:ascii="Times New Roman" w:hAnsi="Times New Roman" w:cs="Times New Roman"/>
          <w:sz w:val="20"/>
          <w:szCs w:val="20"/>
        </w:rPr>
        <w:t>.</w:t>
      </w:r>
    </w:p>
    <w:p w14:paraId="1DBBB512" w14:textId="77777777" w:rsidR="004D2C35" w:rsidRDefault="00000000">
      <w:pPr>
        <w:tabs>
          <w:tab w:val="left" w:pos="1080"/>
        </w:tabs>
        <w:snapToGrid w:val="0"/>
        <w:ind w:left="900" w:hangingChars="450" w:hanging="900"/>
        <w:jc w:val="left"/>
        <w:rPr>
          <w:rFonts w:ascii="Times New Roman" w:hAnsi="Times New Roman" w:cs="Times New Roman"/>
          <w:sz w:val="20"/>
          <w:szCs w:val="20"/>
        </w:rPr>
      </w:pPr>
      <m:oMath>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odp</m:t>
            </m:r>
          </m:sub>
        </m:sSub>
      </m:oMath>
      <w:r w:rsidR="008F2B5A">
        <w:rPr>
          <w:rFonts w:ascii="Times New Roman" w:hAnsi="Times New Roman" w:cs="Times New Roman"/>
          <w:sz w:val="20"/>
          <w:szCs w:val="20"/>
        </w:rPr>
        <w:tab/>
        <w:t xml:space="preserve">number of trips departing from </w:t>
      </w:r>
      <w:r w:rsidR="008F2B5A">
        <w:rPr>
          <w:rFonts w:ascii="Times New Roman" w:hAnsi="Times New Roman" w:cs="Times New Roman"/>
          <w:i/>
          <w:iCs/>
          <w:sz w:val="20"/>
          <w:szCs w:val="20"/>
        </w:rPr>
        <w:t>o</w:t>
      </w:r>
      <w:r w:rsidR="008F2B5A">
        <w:rPr>
          <w:rFonts w:ascii="Times New Roman" w:hAnsi="Times New Roman" w:cs="Times New Roman"/>
          <w:sz w:val="20"/>
          <w:szCs w:val="20"/>
        </w:rPr>
        <w:t xml:space="preserve"> to </w:t>
      </w:r>
      <w:r w:rsidR="008F2B5A">
        <w:rPr>
          <w:rFonts w:ascii="Times New Roman" w:hAnsi="Times New Roman" w:cs="Times New Roman"/>
          <w:i/>
          <w:iCs/>
          <w:sz w:val="20"/>
          <w:szCs w:val="20"/>
        </w:rPr>
        <w:t>d</w:t>
      </w:r>
      <w:r w:rsidR="008F2B5A">
        <w:rPr>
          <w:rFonts w:ascii="Times New Roman" w:hAnsi="Times New Roman" w:cs="Times New Roman"/>
          <w:sz w:val="20"/>
          <w:szCs w:val="20"/>
        </w:rPr>
        <w:t xml:space="preserve"> and assigned to path </w:t>
      </w:r>
      <w:r w:rsidR="008F2B5A">
        <w:rPr>
          <w:rFonts w:ascii="Times New Roman" w:hAnsi="Times New Roman" w:cs="Times New Roman"/>
          <w:i/>
          <w:iCs/>
          <w:sz w:val="20"/>
          <w:szCs w:val="20"/>
        </w:rPr>
        <w:t>p</w:t>
      </w:r>
      <w:r w:rsidR="008F2B5A">
        <w:rPr>
          <w:rFonts w:ascii="Times New Roman" w:hAnsi="Times New Roman" w:cs="Times New Roman"/>
          <w:sz w:val="20"/>
          <w:szCs w:val="20"/>
        </w:rPr>
        <w:sym w:font="Symbol" w:char="F0CE"/>
      </w:r>
      <m:oMath>
        <m:r>
          <w:rPr>
            <w:rFonts w:ascii="Cambria Math" w:hAnsi="Cambria Math" w:cs="Times New Roman"/>
            <w:sz w:val="20"/>
            <w:szCs w:val="20"/>
          </w:rPr>
          <m:t>P(o,d)</m:t>
        </m:r>
      </m:oMath>
      <w:r w:rsidR="008F2B5A">
        <w:rPr>
          <w:rFonts w:ascii="Times New Roman" w:hAnsi="Times New Roman" w:cs="Times New Roman"/>
          <w:sz w:val="20"/>
          <w:szCs w:val="20"/>
        </w:rPr>
        <w:t>.</w:t>
      </w:r>
    </w:p>
    <w:p w14:paraId="451E35DA" w14:textId="77777777" w:rsidR="004D2C35" w:rsidRDefault="008F2B5A">
      <w:pPr>
        <w:tabs>
          <w:tab w:val="left" w:pos="1080"/>
        </w:tabs>
        <w:snapToGrid w:val="0"/>
        <w:ind w:left="900" w:hangingChars="450" w:hanging="900"/>
        <w:jc w:val="left"/>
        <w:rPr>
          <w:rFonts w:ascii="Times New Roman" w:hAnsi="Times New Roman" w:cs="Times New Roman"/>
          <w:sz w:val="20"/>
          <w:szCs w:val="20"/>
        </w:rPr>
      </w:pPr>
      <w:r>
        <w:rPr>
          <w:rFonts w:ascii="Times New Roman" w:hAnsi="Times New Roman" w:cs="Times New Roman"/>
          <w:i/>
          <w:sz w:val="20"/>
          <w:szCs w:val="20"/>
        </w:rPr>
        <w:t>r</w:t>
      </w:r>
      <w:r>
        <w:rPr>
          <w:rFonts w:ascii="Times New Roman" w:hAnsi="Times New Roman" w:cs="Times New Roman"/>
          <w:sz w:val="20"/>
          <w:szCs w:val="20"/>
        </w:rPr>
        <w:t xml:space="preserve">  </w:t>
      </w:r>
      <w:r>
        <w:rPr>
          <w:rFonts w:ascii="Times New Roman" w:hAnsi="Times New Roman" w:cs="Times New Roman"/>
          <w:sz w:val="20"/>
          <w:szCs w:val="20"/>
        </w:rPr>
        <w:tab/>
        <w:t xml:space="preserve">path flow vector, </w:t>
      </w:r>
      <w:r>
        <w:rPr>
          <w:rFonts w:ascii="Times New Roman" w:hAnsi="Times New Roman" w:cs="Times New Roman"/>
          <w:i/>
          <w:sz w:val="20"/>
          <w:szCs w:val="20"/>
        </w:rPr>
        <w:t>r</w:t>
      </w:r>
      <w:r>
        <w:rPr>
          <w:rFonts w:ascii="Times New Roman" w:hAnsi="Times New Roman" w:cs="Times New Roman"/>
          <w:sz w:val="20"/>
          <w:szCs w:val="20"/>
        </w:rPr>
        <w:t xml:space="preserve"> = {</w:t>
      </w:r>
      <m:oMath>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odp</m:t>
            </m:r>
          </m:sub>
        </m:sSub>
      </m:oMath>
      <w:r>
        <w:rPr>
          <w:rFonts w:ascii="Times New Roman" w:hAnsi="Times New Roman" w:cs="Times New Roman"/>
          <w:sz w:val="20"/>
          <w:szCs w:val="20"/>
        </w:rPr>
        <w:t xml:space="preserve">, </w:t>
      </w:r>
      <w:r>
        <w:rPr>
          <w:rFonts w:ascii="Times New Roman" w:hAnsi="Times New Roman" w:cs="Times New Roman"/>
          <w:sz w:val="20"/>
          <w:szCs w:val="20"/>
        </w:rPr>
        <w:sym w:font="Symbol" w:char="F022"/>
      </w:r>
      <w:r>
        <w:rPr>
          <w:rFonts w:ascii="Times New Roman" w:hAnsi="Times New Roman" w:cs="Times New Roman"/>
          <w:i/>
          <w:sz w:val="20"/>
          <w:szCs w:val="20"/>
        </w:rPr>
        <w:t>o</w:t>
      </w:r>
      <w:r>
        <w:rPr>
          <w:rFonts w:ascii="Times New Roman" w:eastAsia="SimSun" w:hAnsi="Times New Roman" w:cs="Times New Roman"/>
          <w:i/>
          <w:sz w:val="20"/>
          <w:szCs w:val="20"/>
        </w:rPr>
        <w:t xml:space="preserve"> </w:t>
      </w:r>
      <w:r>
        <w:rPr>
          <w:rFonts w:ascii="Times New Roman" w:hAnsi="Times New Roman" w:cs="Times New Roman"/>
          <w:sz w:val="20"/>
          <w:szCs w:val="20"/>
        </w:rPr>
        <w:sym w:font="Symbol" w:char="F0CE"/>
      </w:r>
      <w:r>
        <w:rPr>
          <w:rFonts w:ascii="Times New Roman" w:hAnsi="Times New Roman" w:cs="Times New Roman"/>
          <w:i/>
          <w:sz w:val="20"/>
          <w:szCs w:val="20"/>
        </w:rPr>
        <w:t>O</w:t>
      </w:r>
      <w:r>
        <w:rPr>
          <w:rFonts w:ascii="Times New Roman" w:hAnsi="Times New Roman" w:cs="Times New Roman"/>
          <w:sz w:val="20"/>
          <w:szCs w:val="20"/>
        </w:rPr>
        <w:t xml:space="preserve">, </w:t>
      </w:r>
      <w:r>
        <w:rPr>
          <w:rFonts w:ascii="Times New Roman" w:hAnsi="Times New Roman" w:cs="Times New Roman"/>
          <w:i/>
          <w:sz w:val="20"/>
          <w:szCs w:val="20"/>
        </w:rPr>
        <w:t>d</w:t>
      </w:r>
      <w:r>
        <w:rPr>
          <w:rFonts w:ascii="Times New Roman" w:eastAsia="SimSun" w:hAnsi="Times New Roman" w:cs="Times New Roman"/>
          <w:i/>
          <w:sz w:val="20"/>
          <w:szCs w:val="20"/>
        </w:rPr>
        <w:t xml:space="preserve"> </w:t>
      </w:r>
      <w:r>
        <w:rPr>
          <w:rFonts w:ascii="Times New Roman" w:hAnsi="Times New Roman" w:cs="Times New Roman"/>
          <w:sz w:val="20"/>
          <w:szCs w:val="20"/>
        </w:rPr>
        <w:sym w:font="Symbol" w:char="F0CE"/>
      </w:r>
      <w:r>
        <w:rPr>
          <w:rFonts w:ascii="Times New Roman" w:hAnsi="Times New Roman" w:cs="Times New Roman"/>
          <w:i/>
          <w:sz w:val="20"/>
          <w:szCs w:val="20"/>
        </w:rPr>
        <w:t>D</w:t>
      </w:r>
      <w:r>
        <w:rPr>
          <w:rFonts w:ascii="Times New Roman" w:hAnsi="Times New Roman" w:cs="Times New Roman"/>
          <w:sz w:val="20"/>
          <w:szCs w:val="20"/>
        </w:rPr>
        <w:t xml:space="preserve">, and </w:t>
      </w:r>
      <w:r>
        <w:rPr>
          <w:rFonts w:ascii="Times New Roman" w:hAnsi="Times New Roman" w:cs="Times New Roman"/>
          <w:i/>
          <w:iCs/>
          <w:sz w:val="20"/>
          <w:szCs w:val="20"/>
        </w:rPr>
        <w:t>p</w:t>
      </w:r>
      <w:r>
        <w:rPr>
          <w:rFonts w:ascii="Times New Roman" w:hAnsi="Times New Roman" w:cs="Times New Roman"/>
          <w:sz w:val="20"/>
          <w:szCs w:val="20"/>
        </w:rPr>
        <w:sym w:font="Symbol" w:char="F0CE"/>
      </w:r>
      <m:oMath>
        <m:r>
          <w:rPr>
            <w:rFonts w:ascii="Cambria Math" w:hAnsi="Cambria Math" w:cs="Times New Roman"/>
            <w:sz w:val="20"/>
            <w:szCs w:val="20"/>
          </w:rPr>
          <m:t>P(o,d)</m:t>
        </m:r>
      </m:oMath>
      <w:r>
        <w:rPr>
          <w:rFonts w:ascii="Times New Roman" w:hAnsi="Times New Roman" w:cs="Times New Roman"/>
          <w:sz w:val="20"/>
          <w:szCs w:val="20"/>
        </w:rPr>
        <w:t xml:space="preserve"> }.</w:t>
      </w:r>
    </w:p>
    <w:p w14:paraId="3304BC85" w14:textId="77777777" w:rsidR="004D2C35" w:rsidRDefault="00000000">
      <w:pPr>
        <w:tabs>
          <w:tab w:val="left" w:pos="1080"/>
        </w:tabs>
        <w:snapToGrid w:val="0"/>
        <w:ind w:left="900" w:hangingChars="450" w:hanging="900"/>
        <w:jc w:val="left"/>
        <w:rPr>
          <w:rFonts w:ascii="Times New Roman" w:hAnsi="Times New Roman" w:cs="Times New Roman"/>
          <w:sz w:val="20"/>
          <w:szCs w:val="20"/>
        </w:rPr>
      </w:pPr>
      <m:oMath>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odp</m:t>
            </m:r>
          </m:sub>
        </m:sSub>
        <m:r>
          <w:rPr>
            <w:rFonts w:ascii="Cambria Math" w:hAnsi="Cambria Math" w:cs="Times New Roman"/>
            <w:sz w:val="20"/>
            <w:szCs w:val="20"/>
          </w:rPr>
          <m:t>(r)</m:t>
        </m:r>
      </m:oMath>
      <w:r w:rsidR="008F2B5A">
        <w:rPr>
          <w:rFonts w:ascii="Times New Roman" w:hAnsi="Times New Roman" w:cs="Times New Roman"/>
          <w:sz w:val="20"/>
          <w:szCs w:val="20"/>
        </w:rPr>
        <w:tab/>
        <w:t xml:space="preserve">path travel cost (or time) for the travelers departing from </w:t>
      </w:r>
      <w:r w:rsidR="008F2B5A">
        <w:rPr>
          <w:rFonts w:ascii="Times New Roman" w:hAnsi="Times New Roman" w:cs="Times New Roman"/>
          <w:i/>
          <w:sz w:val="20"/>
          <w:szCs w:val="20"/>
        </w:rPr>
        <w:t>o</w:t>
      </w:r>
      <w:r w:rsidR="008F2B5A">
        <w:rPr>
          <w:rFonts w:ascii="Times New Roman" w:hAnsi="Times New Roman" w:cs="Times New Roman"/>
          <w:sz w:val="20"/>
          <w:szCs w:val="20"/>
        </w:rPr>
        <w:t xml:space="preserve"> to </w:t>
      </w:r>
      <w:r w:rsidR="008F2B5A">
        <w:rPr>
          <w:rFonts w:ascii="Times New Roman" w:hAnsi="Times New Roman" w:cs="Times New Roman"/>
          <w:i/>
          <w:sz w:val="20"/>
          <w:szCs w:val="20"/>
        </w:rPr>
        <w:t>d</w:t>
      </w:r>
      <w:r w:rsidR="008F2B5A">
        <w:rPr>
          <w:rFonts w:ascii="Times New Roman" w:hAnsi="Times New Roman" w:cs="Times New Roman"/>
          <w:sz w:val="20"/>
          <w:szCs w:val="20"/>
        </w:rPr>
        <w:t xml:space="preserve">  and assigned to path </w:t>
      </w:r>
      <w:r w:rsidR="008F2B5A">
        <w:rPr>
          <w:rFonts w:ascii="Times New Roman" w:hAnsi="Times New Roman" w:cs="Times New Roman"/>
          <w:i/>
          <w:iCs/>
          <w:sz w:val="20"/>
          <w:szCs w:val="20"/>
        </w:rPr>
        <w:t>p</w:t>
      </w:r>
      <w:r w:rsidR="008F2B5A">
        <w:rPr>
          <w:rFonts w:ascii="Times New Roman" w:hAnsi="Times New Roman" w:cs="Times New Roman"/>
          <w:sz w:val="20"/>
          <w:szCs w:val="20"/>
        </w:rPr>
        <w:sym w:font="Symbol" w:char="F0CE"/>
      </w:r>
      <m:oMath>
        <m:r>
          <w:rPr>
            <w:rFonts w:ascii="Cambria Math" w:hAnsi="Cambria Math" w:cs="Times New Roman"/>
            <w:sz w:val="20"/>
            <w:szCs w:val="20"/>
          </w:rPr>
          <m:t>P(o,d,τ)</m:t>
        </m:r>
      </m:oMath>
      <w:r w:rsidR="008F2B5A">
        <w:rPr>
          <w:rFonts w:ascii="Times New Roman" w:hAnsi="Times New Roman" w:cs="Times New Roman"/>
          <w:sz w:val="20"/>
          <w:szCs w:val="20"/>
        </w:rPr>
        <w:t>;</w:t>
      </w:r>
      <m:oMath>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odp</m:t>
            </m:r>
          </m:sub>
        </m:sSub>
        <m:r>
          <w:rPr>
            <w:rFonts w:ascii="Cambria Math" w:hAnsi="Cambria Math" w:cs="Times New Roman"/>
            <w:sz w:val="20"/>
            <w:szCs w:val="20"/>
          </w:rPr>
          <m:t>(r)=</m:t>
        </m:r>
        <m:nary>
          <m:naryPr>
            <m:chr m:val="∑"/>
            <m:supHide m:val="1"/>
            <m:ctrlPr>
              <w:rPr>
                <w:rFonts w:ascii="Cambria Math" w:hAnsi="Cambria Math" w:cs="Times New Roman"/>
                <w:i/>
                <w:sz w:val="20"/>
                <w:szCs w:val="20"/>
              </w:rPr>
            </m:ctrlPr>
          </m:naryPr>
          <m:sub>
            <m:r>
              <w:rPr>
                <w:rFonts w:ascii="Cambria Math" w:hAnsi="Cambria Math" w:cs="Times New Roman"/>
                <w:sz w:val="20"/>
                <w:szCs w:val="20"/>
              </w:rPr>
              <m:t>(i,j)∈p</m:t>
            </m:r>
          </m:sub>
          <m:sup/>
          <m:e>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ij</m:t>
                </m:r>
              </m:sub>
            </m:sSub>
          </m:e>
        </m:nary>
      </m:oMath>
      <w:r w:rsidR="008F2B5A">
        <w:rPr>
          <w:rFonts w:ascii="Times New Roman" w:hAnsi="Times New Roman" w:cs="Times New Roman"/>
          <w:sz w:val="20"/>
          <w:szCs w:val="20"/>
        </w:rPr>
        <w:t xml:space="preserve">, and is a function of the path flow vector </w:t>
      </w:r>
      <w:r w:rsidR="008F2B5A">
        <w:rPr>
          <w:rFonts w:ascii="Times New Roman" w:hAnsi="Times New Roman" w:cs="Times New Roman"/>
          <w:i/>
          <w:sz w:val="20"/>
          <w:szCs w:val="20"/>
        </w:rPr>
        <w:t>r</w:t>
      </w:r>
      <w:r w:rsidR="008F2B5A">
        <w:rPr>
          <w:rFonts w:ascii="Times New Roman" w:hAnsi="Times New Roman" w:cs="Times New Roman"/>
          <w:sz w:val="20"/>
          <w:szCs w:val="20"/>
        </w:rPr>
        <w:t>.</w:t>
      </w:r>
    </w:p>
    <w:p w14:paraId="57C1095D" w14:textId="77777777" w:rsidR="004D2C35" w:rsidRDefault="008F2B5A">
      <w:pPr>
        <w:tabs>
          <w:tab w:val="left" w:pos="1080"/>
        </w:tabs>
        <w:snapToGrid w:val="0"/>
        <w:ind w:left="900" w:hangingChars="450" w:hanging="900"/>
        <w:jc w:val="left"/>
        <w:rPr>
          <w:rFonts w:ascii="Times New Roman" w:hAnsi="Times New Roman" w:cs="Times New Roman"/>
          <w:sz w:val="20"/>
          <w:szCs w:val="20"/>
        </w:rPr>
      </w:pPr>
      <w:r>
        <w:rPr>
          <w:rFonts w:ascii="Times New Roman" w:hAnsi="Times New Roman" w:cs="Times New Roman"/>
          <w:i/>
          <w:sz w:val="20"/>
          <w:szCs w:val="20"/>
        </w:rPr>
        <w:t>c</w:t>
      </w:r>
      <w:r>
        <w:rPr>
          <w:rFonts w:ascii="Times New Roman" w:hAnsi="Times New Roman" w:cs="Times New Roman"/>
          <w:sz w:val="20"/>
          <w:szCs w:val="20"/>
        </w:rPr>
        <w:t>(</w:t>
      </w:r>
      <w:r>
        <w:rPr>
          <w:rFonts w:ascii="Times New Roman" w:hAnsi="Times New Roman" w:cs="Times New Roman"/>
          <w:i/>
          <w:sz w:val="20"/>
          <w:szCs w:val="20"/>
        </w:rPr>
        <w:t>r</w:t>
      </w:r>
      <w:r>
        <w:rPr>
          <w:rFonts w:ascii="Times New Roman" w:hAnsi="Times New Roman" w:cs="Times New Roman"/>
          <w:sz w:val="20"/>
          <w:szCs w:val="20"/>
        </w:rPr>
        <w:t>)</w:t>
      </w:r>
      <w:r>
        <w:rPr>
          <w:rFonts w:ascii="Times New Roman" w:hAnsi="Times New Roman" w:cs="Times New Roman"/>
          <w:sz w:val="20"/>
          <w:szCs w:val="20"/>
        </w:rPr>
        <w:tab/>
        <w:t xml:space="preserve">vector of path travel costs; </w:t>
      </w:r>
      <w:r>
        <w:rPr>
          <w:rFonts w:ascii="Times New Roman" w:hAnsi="Times New Roman" w:cs="Times New Roman"/>
          <w:i/>
          <w:sz w:val="20"/>
          <w:szCs w:val="20"/>
        </w:rPr>
        <w:t>c</w:t>
      </w:r>
      <w:r>
        <w:rPr>
          <w:rFonts w:ascii="Times New Roman" w:hAnsi="Times New Roman" w:cs="Times New Roman"/>
          <w:sz w:val="20"/>
          <w:szCs w:val="20"/>
        </w:rPr>
        <w:t>(</w:t>
      </w:r>
      <w:r>
        <w:rPr>
          <w:rFonts w:ascii="Times New Roman" w:hAnsi="Times New Roman" w:cs="Times New Roman"/>
          <w:i/>
          <w:sz w:val="20"/>
          <w:szCs w:val="20"/>
        </w:rPr>
        <w:t>r</w:t>
      </w:r>
      <w:r>
        <w:rPr>
          <w:rFonts w:ascii="Times New Roman" w:hAnsi="Times New Roman" w:cs="Times New Roman"/>
          <w:sz w:val="20"/>
          <w:szCs w:val="20"/>
        </w:rPr>
        <w:t>) = {</w:t>
      </w:r>
      <m:oMath>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odp</m:t>
            </m:r>
          </m:sub>
        </m:sSub>
        <m:r>
          <w:rPr>
            <w:rFonts w:ascii="Cambria Math" w:hAnsi="Cambria Math" w:cs="Times New Roman"/>
            <w:sz w:val="20"/>
            <w:szCs w:val="20"/>
          </w:rPr>
          <m:t>(r)</m:t>
        </m:r>
      </m:oMath>
      <w:r>
        <w:rPr>
          <w:rFonts w:ascii="Times New Roman" w:hAnsi="Times New Roman" w:cs="Times New Roman"/>
          <w:sz w:val="20"/>
          <w:szCs w:val="20"/>
        </w:rPr>
        <w:t xml:space="preserve">, </w:t>
      </w:r>
      <w:r>
        <w:rPr>
          <w:rFonts w:ascii="Times New Roman" w:hAnsi="Times New Roman" w:cs="Times New Roman"/>
          <w:sz w:val="20"/>
          <w:szCs w:val="20"/>
        </w:rPr>
        <w:sym w:font="Symbol" w:char="F022"/>
      </w:r>
      <w:r>
        <w:rPr>
          <w:rFonts w:ascii="Times New Roman" w:hAnsi="Times New Roman" w:cs="Times New Roman"/>
          <w:i/>
          <w:sz w:val="20"/>
          <w:szCs w:val="20"/>
        </w:rPr>
        <w:t>o</w:t>
      </w:r>
      <w:r>
        <w:rPr>
          <w:rFonts w:ascii="Times New Roman" w:eastAsia="SimSun" w:hAnsi="Times New Roman" w:cs="Times New Roman"/>
          <w:i/>
          <w:sz w:val="20"/>
          <w:szCs w:val="20"/>
        </w:rPr>
        <w:t xml:space="preserve"> </w:t>
      </w:r>
      <w:r>
        <w:rPr>
          <w:rFonts w:ascii="Times New Roman" w:hAnsi="Times New Roman" w:cs="Times New Roman"/>
          <w:sz w:val="20"/>
          <w:szCs w:val="20"/>
        </w:rPr>
        <w:sym w:font="Symbol" w:char="F0CE"/>
      </w:r>
      <w:r>
        <w:rPr>
          <w:rFonts w:ascii="Times New Roman" w:hAnsi="Times New Roman" w:cs="Times New Roman"/>
          <w:i/>
          <w:sz w:val="20"/>
          <w:szCs w:val="20"/>
        </w:rPr>
        <w:t>O</w:t>
      </w:r>
      <w:r>
        <w:rPr>
          <w:rFonts w:ascii="Times New Roman" w:hAnsi="Times New Roman" w:cs="Times New Roman"/>
          <w:sz w:val="20"/>
          <w:szCs w:val="20"/>
        </w:rPr>
        <w:t xml:space="preserve">, </w:t>
      </w:r>
      <w:r>
        <w:rPr>
          <w:rFonts w:ascii="Times New Roman" w:hAnsi="Times New Roman" w:cs="Times New Roman"/>
          <w:i/>
          <w:sz w:val="20"/>
          <w:szCs w:val="20"/>
        </w:rPr>
        <w:t>d</w:t>
      </w:r>
      <w:r>
        <w:rPr>
          <w:rFonts w:ascii="Times New Roman" w:eastAsia="SimSun" w:hAnsi="Times New Roman" w:cs="Times New Roman"/>
          <w:i/>
          <w:sz w:val="20"/>
          <w:szCs w:val="20"/>
        </w:rPr>
        <w:t xml:space="preserve"> </w:t>
      </w:r>
      <w:r>
        <w:rPr>
          <w:rFonts w:ascii="Times New Roman" w:hAnsi="Times New Roman" w:cs="Times New Roman"/>
          <w:sz w:val="20"/>
          <w:szCs w:val="20"/>
        </w:rPr>
        <w:sym w:font="Symbol" w:char="F0CE"/>
      </w:r>
      <w:r>
        <w:rPr>
          <w:rFonts w:ascii="Times New Roman" w:hAnsi="Times New Roman" w:cs="Times New Roman"/>
          <w:i/>
          <w:sz w:val="20"/>
          <w:szCs w:val="20"/>
        </w:rPr>
        <w:t>D</w:t>
      </w:r>
      <w:r>
        <w:rPr>
          <w:rFonts w:ascii="Times New Roman" w:hAnsi="Times New Roman" w:cs="Times New Roman"/>
          <w:sz w:val="20"/>
          <w:szCs w:val="20"/>
        </w:rPr>
        <w:t xml:space="preserve">, and </w:t>
      </w:r>
      <w:r>
        <w:rPr>
          <w:rFonts w:ascii="Times New Roman" w:hAnsi="Times New Roman" w:cs="Times New Roman"/>
          <w:i/>
          <w:iCs/>
          <w:sz w:val="20"/>
          <w:szCs w:val="20"/>
        </w:rPr>
        <w:t>p</w:t>
      </w:r>
      <w:r>
        <w:rPr>
          <w:rFonts w:ascii="Times New Roman" w:hAnsi="Times New Roman" w:cs="Times New Roman"/>
          <w:sz w:val="20"/>
          <w:szCs w:val="20"/>
        </w:rPr>
        <w:sym w:font="Symbol" w:char="F0CE"/>
      </w:r>
      <m:oMath>
        <m:r>
          <w:rPr>
            <w:rFonts w:ascii="Cambria Math" w:hAnsi="Cambria Math" w:cs="Times New Roman"/>
            <w:sz w:val="20"/>
            <w:szCs w:val="20"/>
          </w:rPr>
          <m:t>P(o,d)</m:t>
        </m:r>
      </m:oMath>
      <w:r>
        <w:rPr>
          <w:rFonts w:ascii="Times New Roman" w:hAnsi="Times New Roman" w:cs="Times New Roman"/>
          <w:sz w:val="20"/>
          <w:szCs w:val="20"/>
        </w:rPr>
        <w:t xml:space="preserve"> }. </w:t>
      </w:r>
    </w:p>
    <w:p w14:paraId="239126D4" w14:textId="77777777" w:rsidR="004D2C35" w:rsidRDefault="008F2B5A">
      <w:pPr>
        <w:pStyle w:val="Footer"/>
        <w:ind w:left="288" w:firstLineChars="200" w:firstLine="400"/>
        <w:rPr>
          <w:rFonts w:ascii="Times New Roman" w:hAnsi="Times New Roman" w:cs="Times New Roman"/>
          <w:sz w:val="20"/>
          <w:szCs w:val="20"/>
        </w:rPr>
      </w:pPr>
      <w:r>
        <w:rPr>
          <w:rFonts w:ascii="Times New Roman" w:hAnsi="Times New Roman" w:cs="Times New Roman"/>
          <w:sz w:val="20"/>
          <w:szCs w:val="20"/>
        </w:rPr>
        <w:t>The OD demand</w:t>
      </w:r>
      <w:r>
        <w:rPr>
          <w:rFonts w:ascii="Times New Roman" w:hAnsi="Times New Roman" w:cs="Times New Roman"/>
          <w:sz w:val="20"/>
          <w:szCs w:val="20"/>
          <w:lang w:eastAsia="zh-TW"/>
        </w:rPr>
        <w:t xml:space="preserve"> pattern</w:t>
      </w:r>
      <w:r>
        <w:rPr>
          <w:rFonts w:ascii="Times New Roman" w:hAnsi="Times New Roman" w:cs="Times New Roman"/>
          <w:sz w:val="20"/>
          <w:szCs w:val="20"/>
        </w:rPr>
        <w:t xml:space="preserve"> for the entire planning horizon (i.e.</w:t>
      </w:r>
      <w:r>
        <w:rPr>
          <w:rFonts w:ascii="Times New Roman" w:hAnsi="Times New Roman" w:cs="Times New Roman"/>
          <w:sz w:val="20"/>
          <w:szCs w:val="20"/>
          <w:lang w:eastAsia="zh-TW"/>
        </w:rPr>
        <w:t>,</w:t>
      </w:r>
      <m:oMath>
        <m:sSub>
          <m:sSubPr>
            <m:ctrlPr>
              <w:rPr>
                <w:rFonts w:ascii="Cambria Math" w:hAnsi="Cambria Math" w:cs="Times New Roman"/>
                <w:i/>
                <w:sz w:val="20"/>
                <w:szCs w:val="20"/>
              </w:rPr>
            </m:ctrlPr>
          </m:sSubPr>
          <m:e>
            <m:r>
              <w:rPr>
                <w:rFonts w:ascii="Cambria Math" w:hAnsi="Cambria Math" w:cs="Times New Roman"/>
                <w:sz w:val="20"/>
                <w:szCs w:val="20"/>
              </w:rPr>
              <m:t>q</m:t>
            </m:r>
          </m:e>
          <m:sub>
            <m:r>
              <w:rPr>
                <w:rFonts w:ascii="Cambria Math" w:hAnsi="Cambria Math" w:cs="Times New Roman"/>
                <w:sz w:val="20"/>
                <w:szCs w:val="20"/>
              </w:rPr>
              <m:t>od</m:t>
            </m:r>
          </m:sub>
        </m:sSub>
      </m:oMath>
      <w:r>
        <w:rPr>
          <w:rFonts w:ascii="Times New Roman" w:hAnsi="Times New Roman" w:cs="Times New Roman"/>
          <w:sz w:val="20"/>
          <w:szCs w:val="20"/>
        </w:rPr>
        <w:t>,</w:t>
      </w:r>
      <w:r>
        <w:rPr>
          <w:rFonts w:ascii="Times New Roman" w:hAnsi="Times New Roman" w:cs="Times New Roman"/>
          <w:position w:val="-12"/>
          <w:sz w:val="20"/>
          <w:szCs w:val="20"/>
        </w:rPr>
        <w:t xml:space="preserve"> </w:t>
      </w:r>
      <w:r>
        <w:rPr>
          <w:rFonts w:ascii="Times New Roman" w:hAnsi="Times New Roman" w:cs="Times New Roman"/>
          <w:sz w:val="20"/>
          <w:szCs w:val="20"/>
        </w:rPr>
        <w:sym w:font="Symbol" w:char="F022"/>
      </w:r>
      <w:r>
        <w:rPr>
          <w:rFonts w:ascii="Times New Roman" w:hAnsi="Times New Roman" w:cs="Times New Roman"/>
          <w:i/>
          <w:sz w:val="20"/>
          <w:szCs w:val="20"/>
        </w:rPr>
        <w:t>o</w:t>
      </w:r>
      <w:r>
        <w:rPr>
          <w:rFonts w:ascii="Times New Roman" w:hAnsi="Times New Roman" w:cs="Times New Roman"/>
          <w:sz w:val="20"/>
          <w:szCs w:val="20"/>
        </w:rPr>
        <w:t xml:space="preserve">, </w:t>
      </w:r>
      <w:r>
        <w:rPr>
          <w:rFonts w:ascii="Times New Roman" w:hAnsi="Times New Roman" w:cs="Times New Roman"/>
          <w:i/>
          <w:sz w:val="20"/>
          <w:szCs w:val="20"/>
        </w:rPr>
        <w:t>d</w:t>
      </w:r>
      <w:r>
        <w:rPr>
          <w:rFonts w:ascii="Times New Roman" w:hAnsi="Times New Roman" w:cs="Times New Roman"/>
          <w:sz w:val="20"/>
          <w:szCs w:val="20"/>
        </w:rPr>
        <w:t xml:space="preserve"> is assumed to be known </w:t>
      </w:r>
      <w:r>
        <w:rPr>
          <w:rFonts w:ascii="Times New Roman" w:hAnsi="Times New Roman" w:cs="Times New Roman"/>
          <w:i/>
          <w:sz w:val="20"/>
          <w:szCs w:val="20"/>
        </w:rPr>
        <w:t>a priori</w:t>
      </w:r>
      <w:r>
        <w:rPr>
          <w:rFonts w:ascii="Times New Roman" w:hAnsi="Times New Roman" w:cs="Times New Roman"/>
          <w:sz w:val="20"/>
          <w:szCs w:val="20"/>
          <w:lang w:eastAsia="zh-TW"/>
        </w:rPr>
        <w:t xml:space="preserve">. </w:t>
      </w:r>
      <w:r>
        <w:rPr>
          <w:rFonts w:ascii="Times New Roman" w:hAnsi="Times New Roman" w:cs="Times New Roman"/>
          <w:sz w:val="20"/>
          <w:szCs w:val="20"/>
        </w:rPr>
        <w:t xml:space="preserve">The key behavioral assumption for the path choice decision is as follows: in a disutility-minimization framework, each trip-maker </w:t>
      </w:r>
      <w:r>
        <w:rPr>
          <w:rFonts w:ascii="Times New Roman" w:hAnsi="Times New Roman" w:cs="Times New Roman"/>
          <w:sz w:val="20"/>
          <w:szCs w:val="20"/>
          <w:lang w:eastAsia="zh-TW"/>
        </w:rPr>
        <w:t xml:space="preserve">is rational and </w:t>
      </w:r>
      <w:r>
        <w:rPr>
          <w:rFonts w:ascii="Times New Roman" w:hAnsi="Times New Roman" w:cs="Times New Roman"/>
          <w:sz w:val="20"/>
          <w:szCs w:val="20"/>
        </w:rPr>
        <w:t xml:space="preserve">chooses a path that minimizes </w:t>
      </w:r>
      <w:r>
        <w:rPr>
          <w:rFonts w:ascii="Times New Roman" w:hAnsi="Times New Roman" w:cs="Times New Roman"/>
          <w:sz w:val="20"/>
          <w:szCs w:val="20"/>
          <w:lang w:eastAsia="zh-TW"/>
        </w:rPr>
        <w:t xml:space="preserve">the travel </w:t>
      </w:r>
      <w:r>
        <w:rPr>
          <w:rFonts w:ascii="Times New Roman" w:hAnsi="Times New Roman" w:cs="Times New Roman"/>
          <w:sz w:val="20"/>
          <w:szCs w:val="20"/>
        </w:rPr>
        <w:t xml:space="preserve">cost. Specifically, for </w:t>
      </w:r>
      <w:r>
        <w:rPr>
          <w:rFonts w:ascii="Times New Roman" w:hAnsi="Times New Roman" w:cs="Times New Roman"/>
          <w:sz w:val="20"/>
          <w:szCs w:val="20"/>
          <w:lang w:eastAsia="zh-TW"/>
        </w:rPr>
        <w:t xml:space="preserve">each </w:t>
      </w:r>
      <w:r>
        <w:rPr>
          <w:rFonts w:ascii="Times New Roman" w:hAnsi="Times New Roman" w:cs="Times New Roman"/>
          <w:sz w:val="20"/>
          <w:szCs w:val="20"/>
        </w:rPr>
        <w:t>trip-maker</w:t>
      </w:r>
      <w:r>
        <w:rPr>
          <w:rFonts w:ascii="Times New Roman" w:hAnsi="Times New Roman" w:cs="Times New Roman"/>
          <w:sz w:val="20"/>
          <w:szCs w:val="20"/>
          <w:lang w:eastAsia="zh-TW"/>
        </w:rPr>
        <w:t xml:space="preserve"> in</w:t>
      </w:r>
      <m:oMath>
        <m:r>
          <w:rPr>
            <w:rFonts w:ascii="Cambria Math" w:hAnsi="Cambria Math" w:cs="Times New Roman"/>
            <w:sz w:val="20"/>
            <w:szCs w:val="20"/>
          </w:rPr>
          <m:t>(o,d)</m:t>
        </m:r>
      </m:oMath>
      <w:r>
        <w:rPr>
          <w:rFonts w:ascii="Times New Roman" w:hAnsi="Times New Roman" w:cs="Times New Roman"/>
          <w:sz w:val="20"/>
          <w:szCs w:val="20"/>
        </w:rPr>
        <w:t xml:space="preserve">, a path </w:t>
      </w:r>
      <w:r>
        <w:rPr>
          <w:rFonts w:ascii="Times New Roman" w:hAnsi="Times New Roman" w:cs="Times New Roman"/>
          <w:i/>
          <w:iCs/>
          <w:sz w:val="20"/>
          <w:szCs w:val="20"/>
          <w:lang w:eastAsia="zh-TW"/>
        </w:rPr>
        <w:t>p</w:t>
      </w:r>
      <w:r>
        <w:rPr>
          <w:rFonts w:ascii="Times New Roman" w:hAnsi="Times New Roman" w:cs="Times New Roman"/>
          <w:iCs/>
          <w:sz w:val="20"/>
          <w:szCs w:val="20"/>
          <w:lang w:eastAsia="zh-TW"/>
        </w:rPr>
        <w:t>*</w:t>
      </w:r>
      <w:r>
        <w:rPr>
          <w:rFonts w:ascii="Times New Roman" w:hAnsi="Times New Roman" w:cs="Times New Roman"/>
          <w:sz w:val="20"/>
          <w:szCs w:val="20"/>
        </w:rPr>
        <w:sym w:font="Symbol" w:char="F0CE"/>
      </w:r>
      <m:oMath>
        <m:r>
          <w:rPr>
            <w:rFonts w:ascii="Cambria Math" w:hAnsi="Cambria Math" w:cs="Times New Roman"/>
            <w:sz w:val="20"/>
            <w:szCs w:val="20"/>
          </w:rPr>
          <m:t>P(o,d)</m:t>
        </m:r>
      </m:oMath>
      <w:r>
        <w:rPr>
          <w:rFonts w:ascii="Times New Roman" w:hAnsi="Times New Roman" w:cs="Times New Roman"/>
          <w:sz w:val="20"/>
          <w:szCs w:val="20"/>
          <w:lang w:eastAsia="zh-TW"/>
        </w:rPr>
        <w:t xml:space="preserve"> </w:t>
      </w:r>
      <w:r>
        <w:rPr>
          <w:rFonts w:ascii="Times New Roman" w:hAnsi="Times New Roman" w:cs="Times New Roman"/>
          <w:sz w:val="20"/>
          <w:szCs w:val="20"/>
        </w:rPr>
        <w:t>will be selected if and only if</w:t>
      </w:r>
      <w:r>
        <w:rPr>
          <w:rFonts w:ascii="Times New Roman" w:hAnsi="Times New Roman" w:cs="Times New Roman"/>
          <w:sz w:val="20"/>
          <w:szCs w:val="20"/>
          <w:lang w:eastAsia="zh-TW"/>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odp</m:t>
            </m:r>
          </m:sub>
        </m:sSub>
        <m:r>
          <w:rPr>
            <w:rFonts w:ascii="Cambria Math" w:hAnsi="Cambria Math" w:cs="Times New Roman"/>
            <w:sz w:val="20"/>
            <w:szCs w:val="20"/>
          </w:rPr>
          <m:t>(r)=</m:t>
        </m:r>
        <m:func>
          <m:funcPr>
            <m:ctrlPr>
              <w:rPr>
                <w:rFonts w:ascii="Cambria Math" w:hAnsi="Cambria Math" w:cs="Times New Roman"/>
                <w:i/>
                <w:sz w:val="20"/>
                <w:szCs w:val="20"/>
              </w:rPr>
            </m:ctrlPr>
          </m:funcPr>
          <m:fName>
            <m:sSub>
              <m:sSubPr>
                <m:ctrlPr>
                  <w:rPr>
                    <w:rFonts w:ascii="Cambria Math" w:hAnsi="Cambria Math" w:cs="Times New Roman"/>
                    <w:i/>
                    <w:sz w:val="20"/>
                    <w:szCs w:val="20"/>
                  </w:rPr>
                </m:ctrlPr>
              </m:sSubPr>
              <m:e>
                <m:r>
                  <w:rPr>
                    <w:rFonts w:ascii="Cambria Math" w:hAnsi="Cambria Math" w:cs="Times New Roman"/>
                    <w:sz w:val="20"/>
                    <w:szCs w:val="20"/>
                  </w:rPr>
                  <m:t>min</m:t>
                </m:r>
              </m:e>
              <m:sub>
                <m:r>
                  <w:rPr>
                    <w:rFonts w:ascii="Cambria Math" w:hAnsi="Cambria Math" w:cs="Times New Roman"/>
                    <w:sz w:val="20"/>
                    <w:szCs w:val="20"/>
                  </w:rPr>
                  <m:t>p∈P(o,d)</m:t>
                </m:r>
              </m:sub>
            </m:sSub>
          </m:fName>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odp</m:t>
                </m:r>
              </m:sub>
            </m:sSub>
            <m:r>
              <w:rPr>
                <w:rFonts w:ascii="Cambria Math" w:hAnsi="Cambria Math" w:cs="Times New Roman"/>
                <w:sz w:val="20"/>
                <w:szCs w:val="20"/>
              </w:rPr>
              <m:t>(r)</m:t>
            </m:r>
          </m:e>
        </m:func>
      </m:oMath>
      <w:r>
        <w:rPr>
          <w:rFonts w:ascii="Times New Roman" w:hAnsi="Times New Roman" w:cs="Times New Roman"/>
          <w:sz w:val="20"/>
          <w:szCs w:val="20"/>
        </w:rPr>
        <w:t xml:space="preserve">. </w:t>
      </w:r>
    </w:p>
    <w:p w14:paraId="128B5807" w14:textId="77777777" w:rsidR="004D2C35" w:rsidRDefault="008F2B5A">
      <w:pPr>
        <w:snapToGrid w:val="0"/>
        <w:ind w:left="288" w:firstLineChars="200" w:firstLine="400"/>
        <w:jc w:val="left"/>
        <w:rPr>
          <w:rFonts w:ascii="Times New Roman" w:hAnsi="Times New Roman" w:cs="Times New Roman"/>
          <w:sz w:val="20"/>
          <w:szCs w:val="20"/>
        </w:rPr>
      </w:pPr>
      <w:r>
        <w:rPr>
          <w:rFonts w:ascii="Times New Roman" w:hAnsi="Times New Roman" w:cs="Times New Roman"/>
          <w:sz w:val="20"/>
          <w:szCs w:val="20"/>
        </w:rPr>
        <w:t xml:space="preserve">Given the assumptions above, the problem is to solve the UE traffic assignment problem, with a given OD demand, to obtain a path flow pattern satisfying the UE conditions. Specifically, the </w:t>
      </w:r>
      <w:r>
        <w:rPr>
          <w:rFonts w:ascii="Times New Roman" w:eastAsia="SimSun" w:hAnsi="Times New Roman" w:cs="Times New Roman"/>
          <w:sz w:val="20"/>
          <w:szCs w:val="20"/>
        </w:rPr>
        <w:t>goal</w:t>
      </w:r>
      <w:r>
        <w:rPr>
          <w:rFonts w:ascii="Times New Roman" w:hAnsi="Times New Roman" w:cs="Times New Roman"/>
          <w:sz w:val="20"/>
          <w:szCs w:val="20"/>
        </w:rPr>
        <w:t xml:space="preserve"> is to determine a UE path flow vector (routing policies) over a vehicular network for each OD pair and each departure time interval (i.e., </w:t>
      </w:r>
      <w:r>
        <w:rPr>
          <w:rFonts w:ascii="Times New Roman" w:hAnsi="Times New Roman" w:cs="Times New Roman"/>
          <w:i/>
          <w:sz w:val="20"/>
          <w:szCs w:val="20"/>
        </w:rPr>
        <w:t>r*</w:t>
      </w:r>
      <w:r>
        <w:rPr>
          <w:rFonts w:ascii="Times New Roman" w:hAnsi="Times New Roman" w:cs="Times New Roman"/>
          <w:sz w:val="20"/>
          <w:szCs w:val="20"/>
        </w:rPr>
        <w:t xml:space="preserve"> </w:t>
      </w:r>
      <w:r>
        <w:rPr>
          <w:rFonts w:ascii="Times New Roman" w:hAnsi="Times New Roman" w:cs="Times New Roman"/>
          <w:sz w:val="20"/>
          <w:szCs w:val="20"/>
        </w:rPr>
        <w:sym w:font="Symbol" w:char="F0BA"/>
      </w:r>
      <w:r>
        <w:rPr>
          <w:rFonts w:ascii="Times New Roman"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odp</m:t>
            </m:r>
          </m:sub>
        </m:sSub>
        <m:r>
          <w:rPr>
            <w:rFonts w:ascii="Cambria Math" w:hAnsi="Cambria Math" w:cs="Times New Roman"/>
            <w:sz w:val="20"/>
            <w:szCs w:val="20"/>
          </w:rPr>
          <m:t>*</m:t>
        </m:r>
      </m:oMath>
      <w:r>
        <w:rPr>
          <w:rFonts w:ascii="Times New Roman" w:hAnsi="Times New Roman" w:cs="Times New Roman"/>
          <w:sz w:val="20"/>
          <w:szCs w:val="20"/>
        </w:rPr>
        <w:t xml:space="preserve">, </w:t>
      </w:r>
      <w:r>
        <w:rPr>
          <w:rFonts w:ascii="Times New Roman" w:hAnsi="Times New Roman" w:cs="Times New Roman"/>
          <w:sz w:val="20"/>
          <w:szCs w:val="20"/>
        </w:rPr>
        <w:sym w:font="Symbol" w:char="F022"/>
      </w:r>
      <w:r>
        <w:rPr>
          <w:rFonts w:ascii="Times New Roman" w:hAnsi="Times New Roman" w:cs="Times New Roman"/>
          <w:i/>
          <w:sz w:val="20"/>
          <w:szCs w:val="20"/>
        </w:rPr>
        <w:t>o</w:t>
      </w:r>
      <w:r>
        <w:rPr>
          <w:rFonts w:ascii="Times New Roman" w:hAnsi="Times New Roman" w:cs="Times New Roman"/>
          <w:sz w:val="20"/>
          <w:szCs w:val="20"/>
        </w:rPr>
        <w:t xml:space="preserve">, </w:t>
      </w:r>
      <w:r>
        <w:rPr>
          <w:rFonts w:ascii="Times New Roman" w:hAnsi="Times New Roman" w:cs="Times New Roman"/>
          <w:i/>
          <w:sz w:val="20"/>
          <w:szCs w:val="20"/>
        </w:rPr>
        <w:t>d</w:t>
      </w:r>
      <w:r>
        <w:rPr>
          <w:rFonts w:ascii="Times New Roman" w:hAnsi="Times New Roman" w:cs="Times New Roman"/>
          <w:sz w:val="20"/>
          <w:szCs w:val="20"/>
        </w:rPr>
        <w:t xml:space="preserve">, and </w:t>
      </w:r>
      <w:r>
        <w:rPr>
          <w:rFonts w:ascii="Times New Roman" w:hAnsi="Times New Roman" w:cs="Times New Roman"/>
          <w:i/>
          <w:iCs/>
          <w:sz w:val="20"/>
          <w:szCs w:val="20"/>
        </w:rPr>
        <w:t>p</w:t>
      </w:r>
      <w:r>
        <w:rPr>
          <w:rFonts w:ascii="Times New Roman" w:hAnsi="Times New Roman" w:cs="Times New Roman"/>
          <w:sz w:val="20"/>
          <w:szCs w:val="20"/>
        </w:rPr>
        <w:sym w:font="Symbol" w:char="F0CE"/>
      </w:r>
      <m:oMath>
        <m:r>
          <w:rPr>
            <w:rFonts w:ascii="Cambria Math" w:hAnsi="Cambria Math" w:cs="Times New Roman"/>
            <w:sz w:val="20"/>
            <w:szCs w:val="20"/>
          </w:rPr>
          <m:t>P(o,d)</m:t>
        </m:r>
      </m:oMath>
      <w:r>
        <w:rPr>
          <w:rFonts w:ascii="Times New Roman" w:hAnsi="Times New Roman" w:cs="Times New Roman"/>
          <w:sz w:val="20"/>
          <w:szCs w:val="20"/>
        </w:rPr>
        <w:t xml:space="preserve"> }. </w:t>
      </w:r>
    </w:p>
    <w:p w14:paraId="06BCC330" w14:textId="77777777" w:rsidR="004D2C35" w:rsidRDefault="008F2B5A">
      <w:pPr>
        <w:snapToGrid w:val="0"/>
        <w:ind w:left="288" w:firstLineChars="200" w:firstLine="400"/>
        <w:jc w:val="left"/>
        <w:rPr>
          <w:rFonts w:ascii="Times New Roman" w:hAnsi="Times New Roman" w:cs="Times New Roman"/>
          <w:b/>
          <w:sz w:val="20"/>
          <w:szCs w:val="20"/>
        </w:rPr>
      </w:pPr>
      <w:r>
        <w:rPr>
          <w:rFonts w:ascii="Times New Roman" w:hAnsi="Times New Roman" w:cs="Times New Roman"/>
          <w:sz w:val="20"/>
          <w:szCs w:val="20"/>
        </w:rPr>
        <w:t xml:space="preserve">By the above UE definition, all trips in a network are equilibrated in terms of actual experienced path costs, so it is necessary to determine the experienced path costs </w:t>
      </w:r>
      <w:r>
        <w:rPr>
          <w:rFonts w:ascii="Times New Roman" w:hAnsi="Times New Roman" w:cs="Times New Roman"/>
          <w:i/>
          <w:sz w:val="20"/>
          <w:szCs w:val="20"/>
        </w:rPr>
        <w:t>c</w:t>
      </w:r>
      <w:r>
        <w:rPr>
          <w:rFonts w:ascii="Times New Roman" w:hAnsi="Times New Roman" w:cs="Times New Roman"/>
          <w:sz w:val="20"/>
          <w:szCs w:val="20"/>
        </w:rPr>
        <w:t>(</w:t>
      </w:r>
      <w:r>
        <w:rPr>
          <w:rFonts w:ascii="Times New Roman" w:hAnsi="Times New Roman" w:cs="Times New Roman"/>
          <w:i/>
          <w:sz w:val="20"/>
          <w:szCs w:val="20"/>
        </w:rPr>
        <w:t>r</w:t>
      </w:r>
      <w:r>
        <w:rPr>
          <w:rFonts w:ascii="Times New Roman" w:hAnsi="Times New Roman" w:cs="Times New Roman"/>
          <w:sz w:val="20"/>
          <w:szCs w:val="20"/>
        </w:rPr>
        <w:t xml:space="preserve">) for a given path flow vector </w:t>
      </w:r>
      <w:r>
        <w:rPr>
          <w:rFonts w:ascii="Times New Roman" w:hAnsi="Times New Roman" w:cs="Times New Roman"/>
          <w:i/>
          <w:sz w:val="20"/>
          <w:szCs w:val="20"/>
        </w:rPr>
        <w:t>r</w:t>
      </w:r>
      <w:r>
        <w:rPr>
          <w:rFonts w:ascii="Times New Roman" w:hAnsi="Times New Roman" w:cs="Times New Roman"/>
          <w:sz w:val="20"/>
          <w:szCs w:val="20"/>
        </w:rPr>
        <w:t>. To this end, a simulation-based dynamic traffic (or network loading) model is used to obtain the experienced path cost</w:t>
      </w:r>
      <w:r>
        <w:rPr>
          <w:rFonts w:ascii="Times New Roman" w:eastAsia="SimSun" w:hAnsi="Times New Roman" w:cs="Times New Roman"/>
          <w:sz w:val="20"/>
          <w:szCs w:val="20"/>
        </w:rPr>
        <w:t xml:space="preserve"> vector</w:t>
      </w:r>
      <w:r>
        <w:rPr>
          <w:rFonts w:ascii="Times New Roman" w:hAnsi="Times New Roman" w:cs="Times New Roman"/>
          <w:sz w:val="20"/>
          <w:szCs w:val="20"/>
        </w:rPr>
        <w:t>. It should be noted that the algorithm is independent of the specific dynamic traffic model selected; any (macroscopic, microscopic or mesoscopic) dynamic traffic model capable of capturing complex traffic flow dynamics, in particular the effect of physical queuing, as well as preventing violations of the first-in-first-out property, can be embedded into the proposed solution algorithm.</w:t>
      </w:r>
    </w:p>
    <w:p w14:paraId="1298B639" w14:textId="77777777" w:rsidR="004D2C35" w:rsidRDefault="008F2B5A">
      <w:pPr>
        <w:snapToGrid w:val="0"/>
        <w:ind w:left="288"/>
        <w:jc w:val="left"/>
        <w:rPr>
          <w:rFonts w:ascii="Times New Roman" w:hAnsi="Times New Roman" w:cs="Times New Roman"/>
          <w:sz w:val="20"/>
          <w:szCs w:val="20"/>
        </w:rPr>
      </w:pPr>
      <w:r>
        <w:rPr>
          <w:rFonts w:ascii="Times New Roman" w:hAnsi="Times New Roman" w:cs="Times New Roman"/>
          <w:sz w:val="20"/>
          <w:szCs w:val="20"/>
        </w:rPr>
        <w:t xml:space="preserve">With the introduction of the gap function </w:t>
      </w:r>
      <w:r>
        <w:rPr>
          <w:rFonts w:ascii="Times New Roman" w:hAnsi="Times New Roman" w:cs="Times New Roman"/>
          <w:i/>
          <w:sz w:val="20"/>
          <w:szCs w:val="20"/>
        </w:rPr>
        <w:t>Gap</w:t>
      </w:r>
      <w:r>
        <w:rPr>
          <w:rFonts w:ascii="Times New Roman" w:hAnsi="Times New Roman" w:cs="Times New Roman"/>
          <w:sz w:val="20"/>
          <w:szCs w:val="20"/>
        </w:rPr>
        <w:t>(</w:t>
      </w:r>
      <w:r>
        <w:rPr>
          <w:rFonts w:ascii="Times New Roman" w:hAnsi="Times New Roman" w:cs="Times New Roman"/>
          <w:i/>
          <w:sz w:val="20"/>
          <w:szCs w:val="20"/>
        </w:rPr>
        <w:t>r</w:t>
      </w:r>
      <w:r>
        <w:rPr>
          <w:rFonts w:ascii="Times New Roman" w:hAnsi="Times New Roman" w:cs="Times New Roman"/>
          <w:sz w:val="20"/>
          <w:szCs w:val="20"/>
        </w:rPr>
        <w:t xml:space="preserve">, </w:t>
      </w:r>
      <w:r>
        <w:rPr>
          <w:rFonts w:ascii="Times New Roman" w:hAnsi="Times New Roman" w:cs="Times New Roman"/>
          <w:i/>
          <w:sz w:val="20"/>
          <w:szCs w:val="20"/>
        </w:rPr>
        <w:sym w:font="Symbol" w:char="F070"/>
      </w:r>
      <w:r>
        <w:rPr>
          <w:rFonts w:ascii="Times New Roman" w:hAnsi="Times New Roman" w:cs="Times New Roman"/>
          <w:sz w:val="20"/>
          <w:szCs w:val="20"/>
        </w:rPr>
        <w:t>), the proposed nonlinear minimization problem (NMP) is presented as the following.</w:t>
      </w:r>
    </w:p>
    <w:p w14:paraId="07935B83" w14:textId="77777777" w:rsidR="004D2C35" w:rsidRDefault="00000000">
      <w:pPr>
        <w:tabs>
          <w:tab w:val="right" w:pos="9180"/>
        </w:tabs>
        <w:snapToGrid w:val="0"/>
        <w:ind w:left="288" w:firstLineChars="200" w:firstLine="400"/>
        <w:jc w:val="left"/>
        <w:rPr>
          <w:rFonts w:ascii="Times New Roman" w:hAnsi="Times New Roman" w:cs="Times New Roman"/>
          <w:sz w:val="20"/>
          <w:szCs w:val="20"/>
        </w:rPr>
      </w:pPr>
      <m:oMath>
        <m:limLow>
          <m:limLowPr>
            <m:ctrlPr>
              <w:rPr>
                <w:rFonts w:ascii="Cambria Math" w:hAnsi="Cambria Math" w:cs="Times New Roman"/>
                <w:i/>
                <w:sz w:val="20"/>
                <w:szCs w:val="20"/>
              </w:rPr>
            </m:ctrlPr>
          </m:limLowPr>
          <m:e>
            <m:r>
              <w:rPr>
                <w:rFonts w:ascii="Cambria Math" w:hAnsi="Cambria Math" w:cs="Times New Roman"/>
                <w:sz w:val="20"/>
                <w:szCs w:val="20"/>
              </w:rPr>
              <m:t>Min</m:t>
            </m:r>
          </m:e>
          <m:lim>
            <m:r>
              <w:rPr>
                <w:rFonts w:ascii="Cambria Math" w:hAnsi="Cambria Math" w:cs="Times New Roman"/>
                <w:sz w:val="20"/>
                <w:szCs w:val="20"/>
              </w:rPr>
              <m:t>r,π</m:t>
            </m:r>
          </m:lim>
        </m:limLow>
        <m:nary>
          <m:naryPr>
            <m:chr m:val="∑"/>
            <m:supHide m:val="1"/>
            <m:ctrlPr>
              <w:rPr>
                <w:rFonts w:ascii="Cambria Math" w:hAnsi="Cambria Math" w:cs="Times New Roman"/>
                <w:i/>
                <w:sz w:val="20"/>
                <w:szCs w:val="20"/>
              </w:rPr>
            </m:ctrlPr>
          </m:naryPr>
          <m:sub>
            <m:r>
              <w:rPr>
                <w:rFonts w:ascii="Cambria Math" w:hAnsi="Cambria Math" w:cs="Times New Roman"/>
                <w:sz w:val="20"/>
                <w:szCs w:val="20"/>
              </w:rPr>
              <m:t>o∈O</m:t>
            </m:r>
          </m:sub>
          <m:sup/>
          <m:e>
            <m:nary>
              <m:naryPr>
                <m:chr m:val="∑"/>
                <m:supHide m:val="1"/>
                <m:ctrlPr>
                  <w:rPr>
                    <w:rFonts w:ascii="Cambria Math" w:hAnsi="Cambria Math" w:cs="Times New Roman"/>
                    <w:i/>
                    <w:sz w:val="20"/>
                    <w:szCs w:val="20"/>
                  </w:rPr>
                </m:ctrlPr>
              </m:naryPr>
              <m:sub>
                <m:r>
                  <w:rPr>
                    <w:rFonts w:ascii="Cambria Math" w:hAnsi="Cambria Math" w:cs="Times New Roman"/>
                    <w:sz w:val="20"/>
                    <w:szCs w:val="20"/>
                  </w:rPr>
                  <m:t>d∈D</m:t>
                </m:r>
              </m:sub>
              <m:sup/>
              <m:e>
                <m:nary>
                  <m:naryPr>
                    <m:chr m:val="∑"/>
                    <m:supHide m:val="1"/>
                    <m:ctrlPr>
                      <w:rPr>
                        <w:rFonts w:ascii="Cambria Math" w:hAnsi="Cambria Math" w:cs="Times New Roman"/>
                        <w:i/>
                        <w:sz w:val="20"/>
                        <w:szCs w:val="20"/>
                      </w:rPr>
                    </m:ctrlPr>
                  </m:naryPr>
                  <m:sub>
                    <m:r>
                      <w:rPr>
                        <w:rFonts w:ascii="Cambria Math" w:hAnsi="Cambria Math" w:cs="Times New Roman"/>
                        <w:sz w:val="20"/>
                        <w:szCs w:val="20"/>
                      </w:rPr>
                      <m:t>τ∈T</m:t>
                    </m:r>
                  </m:sub>
                  <m:sup/>
                  <m:e>
                    <m:nary>
                      <m:naryPr>
                        <m:chr m:val="∑"/>
                        <m:supHide m:val="1"/>
                        <m:ctrlPr>
                          <w:rPr>
                            <w:rFonts w:ascii="Cambria Math" w:hAnsi="Cambria Math" w:cs="Times New Roman"/>
                            <w:i/>
                            <w:sz w:val="20"/>
                            <w:szCs w:val="20"/>
                          </w:rPr>
                        </m:ctrlPr>
                      </m:naryPr>
                      <m:sub>
                        <m:r>
                          <w:rPr>
                            <w:rFonts w:ascii="Cambria Math" w:hAnsi="Cambria Math" w:cs="Times New Roman"/>
                            <w:sz w:val="20"/>
                            <w:szCs w:val="20"/>
                          </w:rPr>
                          <m:t>p∈P(o,d)</m:t>
                        </m:r>
                      </m:sub>
                      <m:sup/>
                      <m:e>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odp</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odp</m:t>
                            </m:r>
                          </m:sub>
                        </m:sSub>
                        <m:r>
                          <w:rPr>
                            <w:rFonts w:ascii="Cambria Math" w:hAnsi="Cambria Math" w:cs="Times New Roman"/>
                            <w:sz w:val="20"/>
                            <w:szCs w:val="20"/>
                          </w:rPr>
                          <m:t>(r)-</m:t>
                        </m:r>
                        <m:sSub>
                          <m:sSubPr>
                            <m:ctrlPr>
                              <w:rPr>
                                <w:rFonts w:ascii="Cambria Math" w:hAnsi="Cambria Math" w:cs="Times New Roman"/>
                                <w:i/>
                                <w:sz w:val="20"/>
                                <w:szCs w:val="20"/>
                              </w:rPr>
                            </m:ctrlPr>
                          </m:sSubPr>
                          <m:e>
                            <m:r>
                              <w:rPr>
                                <w:rFonts w:ascii="Cambria Math" w:hAnsi="Cambria Math" w:cs="Times New Roman"/>
                                <w:sz w:val="20"/>
                                <w:szCs w:val="20"/>
                              </w:rPr>
                              <m:t>π</m:t>
                            </m:r>
                          </m:e>
                          <m:sub>
                            <m:r>
                              <w:rPr>
                                <w:rFonts w:ascii="Cambria Math" w:hAnsi="Cambria Math" w:cs="Times New Roman"/>
                                <w:sz w:val="20"/>
                                <w:szCs w:val="20"/>
                              </w:rPr>
                              <m:t>od</m:t>
                            </m:r>
                          </m:sub>
                        </m:sSub>
                        <m:r>
                          <w:rPr>
                            <w:rFonts w:ascii="Cambria Math" w:hAnsi="Cambria Math" w:cs="Times New Roman"/>
                            <w:sz w:val="20"/>
                            <w:szCs w:val="20"/>
                          </w:rPr>
                          <m:t>]</m:t>
                        </m:r>
                      </m:e>
                    </m:nary>
                  </m:e>
                </m:nary>
              </m:e>
            </m:nary>
          </m:e>
        </m:nary>
      </m:oMath>
      <w:r w:rsidR="008F2B5A">
        <w:rPr>
          <w:rFonts w:ascii="Times New Roman" w:hAnsi="Times New Roman" w:cs="Times New Roman"/>
          <w:sz w:val="20"/>
          <w:szCs w:val="20"/>
        </w:rPr>
        <w:tab/>
        <w:t>(1)</w:t>
      </w:r>
    </w:p>
    <w:p w14:paraId="3B2A69E9" w14:textId="77777777" w:rsidR="004D2C35" w:rsidRDefault="008F2B5A">
      <w:pPr>
        <w:tabs>
          <w:tab w:val="right" w:pos="9180"/>
        </w:tabs>
        <w:snapToGrid w:val="0"/>
        <w:ind w:left="288" w:firstLineChars="200" w:firstLine="400"/>
        <w:jc w:val="left"/>
        <w:rPr>
          <w:rFonts w:ascii="Times New Roman" w:hAnsi="Times New Roman" w:cs="Times New Roman"/>
          <w:sz w:val="20"/>
          <w:szCs w:val="20"/>
        </w:rPr>
      </w:pPr>
      <w:r>
        <w:rPr>
          <w:rFonts w:ascii="Times New Roman" w:hAnsi="Times New Roman" w:cs="Times New Roman"/>
          <w:sz w:val="20"/>
          <w:szCs w:val="20"/>
        </w:rPr>
        <w:t xml:space="preserve">Subject to </w:t>
      </w:r>
      <m:oMath>
        <m:nary>
          <m:naryPr>
            <m:chr m:val="∑"/>
            <m:supHide m:val="1"/>
            <m:ctrlPr>
              <w:rPr>
                <w:rFonts w:ascii="Cambria Math" w:hAnsi="Cambria Math" w:cs="Times New Roman"/>
                <w:i/>
                <w:sz w:val="20"/>
                <w:szCs w:val="20"/>
              </w:rPr>
            </m:ctrlPr>
          </m:naryPr>
          <m:sub>
            <m:r>
              <w:rPr>
                <w:rFonts w:ascii="Cambria Math" w:hAnsi="Cambria Math" w:cs="Times New Roman"/>
                <w:sz w:val="20"/>
                <w:szCs w:val="20"/>
              </w:rPr>
              <m:t>p∈P(o,d)</m:t>
            </m:r>
          </m:sub>
          <m:sup/>
          <m:e>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odp</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q</m:t>
                </m:r>
              </m:e>
              <m:sub>
                <m:r>
                  <w:rPr>
                    <w:rFonts w:ascii="Cambria Math" w:hAnsi="Cambria Math" w:cs="Times New Roman"/>
                    <w:sz w:val="20"/>
                    <w:szCs w:val="20"/>
                  </w:rPr>
                  <m:t>od</m:t>
                </m:r>
              </m:sub>
            </m:sSub>
          </m:e>
        </m:nary>
      </m:oMath>
      <w:r>
        <w:rPr>
          <w:rFonts w:ascii="Times New Roman" w:hAnsi="Times New Roman" w:cs="Times New Roman"/>
          <w:sz w:val="20"/>
          <w:szCs w:val="20"/>
        </w:rPr>
        <w:t xml:space="preserve">, </w:t>
      </w:r>
      <w:r>
        <w:rPr>
          <w:rFonts w:ascii="Times New Roman" w:hAnsi="Times New Roman" w:cs="Times New Roman"/>
          <w:sz w:val="20"/>
          <w:szCs w:val="20"/>
        </w:rPr>
        <w:sym w:font="Symbol" w:char="F022"/>
      </w:r>
      <w:r>
        <w:rPr>
          <w:rFonts w:ascii="Times New Roman" w:hAnsi="Times New Roman" w:cs="Times New Roman"/>
          <w:i/>
          <w:sz w:val="20"/>
          <w:szCs w:val="20"/>
        </w:rPr>
        <w:t>o</w:t>
      </w:r>
      <w:r>
        <w:rPr>
          <w:rFonts w:ascii="Times New Roman" w:hAnsi="Times New Roman" w:cs="Times New Roman"/>
          <w:sz w:val="20"/>
          <w:szCs w:val="20"/>
        </w:rPr>
        <w:t xml:space="preserve">, </w:t>
      </w:r>
      <w:r>
        <w:rPr>
          <w:rFonts w:ascii="Times New Roman" w:hAnsi="Times New Roman" w:cs="Times New Roman"/>
          <w:i/>
          <w:sz w:val="20"/>
          <w:szCs w:val="20"/>
        </w:rPr>
        <w:t>d</w:t>
      </w:r>
      <w:r>
        <w:rPr>
          <w:rFonts w:ascii="Times New Roman" w:hAnsi="Times New Roman" w:cs="Times New Roman"/>
          <w:sz w:val="20"/>
          <w:szCs w:val="20"/>
        </w:rPr>
        <w:t xml:space="preserve"> </w:t>
      </w:r>
      <w:r>
        <w:rPr>
          <w:rFonts w:ascii="Times New Roman" w:hAnsi="Times New Roman" w:cs="Times New Roman"/>
          <w:sz w:val="20"/>
          <w:szCs w:val="20"/>
        </w:rPr>
        <w:tab/>
        <w:t>(2)</w:t>
      </w:r>
    </w:p>
    <w:p w14:paraId="652DE7C2" w14:textId="77777777" w:rsidR="004D2C35" w:rsidRDefault="00000000">
      <w:pPr>
        <w:tabs>
          <w:tab w:val="right" w:pos="9180"/>
        </w:tabs>
        <w:snapToGrid w:val="0"/>
        <w:ind w:left="288" w:firstLineChars="750" w:firstLine="1500"/>
        <w:jc w:val="left"/>
        <w:rPr>
          <w:rFonts w:ascii="Times New Roman" w:hAnsi="Times New Roman" w:cs="Times New Roman"/>
          <w:sz w:val="20"/>
          <w:szCs w:val="20"/>
          <w:lang w:val="es-ES"/>
        </w:rPr>
      </w:pPr>
      <m:oMath>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odp</m:t>
            </m:r>
          </m:sub>
        </m:sSub>
        <m:r>
          <w:rPr>
            <w:rFonts w:ascii="Cambria Math" w:hAnsi="Cambria Math" w:cs="Times New Roman"/>
            <w:sz w:val="20"/>
            <w:szCs w:val="20"/>
            <w:lang w:val="es-ES"/>
          </w:rPr>
          <m:t>(</m:t>
        </m:r>
        <m:r>
          <w:rPr>
            <w:rFonts w:ascii="Cambria Math" w:hAnsi="Cambria Math" w:cs="Times New Roman"/>
            <w:sz w:val="20"/>
            <w:szCs w:val="20"/>
          </w:rPr>
          <m:t>r</m:t>
        </m:r>
        <m:r>
          <w:rPr>
            <w:rFonts w:ascii="Cambria Math" w:hAnsi="Cambria Math" w:cs="Times New Roman"/>
            <w:sz w:val="20"/>
            <w:szCs w:val="20"/>
            <w:lang w:val="es-ES"/>
          </w:rPr>
          <m:t>)-</m:t>
        </m:r>
        <m:sSub>
          <m:sSubPr>
            <m:ctrlPr>
              <w:rPr>
                <w:rFonts w:ascii="Cambria Math" w:hAnsi="Cambria Math" w:cs="Times New Roman"/>
                <w:i/>
                <w:sz w:val="20"/>
                <w:szCs w:val="20"/>
              </w:rPr>
            </m:ctrlPr>
          </m:sSubPr>
          <m:e>
            <m:r>
              <w:rPr>
                <w:rFonts w:ascii="Cambria Math" w:hAnsi="Cambria Math" w:cs="Times New Roman"/>
                <w:sz w:val="20"/>
                <w:szCs w:val="20"/>
              </w:rPr>
              <m:t>π</m:t>
            </m:r>
          </m:e>
          <m:sub>
            <m:r>
              <w:rPr>
                <w:rFonts w:ascii="Cambria Math" w:hAnsi="Cambria Math" w:cs="Times New Roman"/>
                <w:sz w:val="20"/>
                <w:szCs w:val="20"/>
              </w:rPr>
              <m:t>od</m:t>
            </m:r>
          </m:sub>
        </m:sSub>
        <m:r>
          <w:rPr>
            <w:rFonts w:ascii="Cambria Math" w:hAnsi="Cambria Math" w:cs="Times New Roman"/>
            <w:sz w:val="20"/>
            <w:szCs w:val="20"/>
            <w:lang w:val="es-ES"/>
          </w:rPr>
          <m:t>≥0</m:t>
        </m:r>
      </m:oMath>
      <w:r w:rsidR="008F2B5A">
        <w:rPr>
          <w:rFonts w:ascii="Times New Roman" w:hAnsi="Times New Roman" w:cs="Times New Roman"/>
          <w:sz w:val="20"/>
          <w:szCs w:val="20"/>
          <w:lang w:val="es-ES"/>
        </w:rPr>
        <w:t xml:space="preserve">, </w:t>
      </w:r>
      <w:r w:rsidR="008F2B5A">
        <w:rPr>
          <w:rFonts w:ascii="Times New Roman" w:hAnsi="Times New Roman" w:cs="Times New Roman"/>
          <w:sz w:val="20"/>
          <w:szCs w:val="20"/>
        </w:rPr>
        <w:sym w:font="Symbol" w:char="F022"/>
      </w:r>
      <w:r w:rsidR="008F2B5A">
        <w:rPr>
          <w:rFonts w:ascii="Times New Roman" w:hAnsi="Times New Roman" w:cs="Times New Roman"/>
          <w:i/>
          <w:sz w:val="20"/>
          <w:szCs w:val="20"/>
          <w:lang w:val="es-ES"/>
        </w:rPr>
        <w:t>o</w:t>
      </w:r>
      <w:r w:rsidR="008F2B5A">
        <w:rPr>
          <w:rFonts w:ascii="Times New Roman" w:hAnsi="Times New Roman" w:cs="Times New Roman"/>
          <w:sz w:val="20"/>
          <w:szCs w:val="20"/>
          <w:lang w:val="es-ES"/>
        </w:rPr>
        <w:t xml:space="preserve">, </w:t>
      </w:r>
      <w:r w:rsidR="008F2B5A">
        <w:rPr>
          <w:rFonts w:ascii="Times New Roman" w:hAnsi="Times New Roman" w:cs="Times New Roman"/>
          <w:i/>
          <w:sz w:val="20"/>
          <w:szCs w:val="20"/>
          <w:lang w:val="es-ES"/>
        </w:rPr>
        <w:t>d</w:t>
      </w:r>
      <w:r w:rsidR="008F2B5A">
        <w:rPr>
          <w:rFonts w:ascii="Times New Roman" w:hAnsi="Times New Roman" w:cs="Times New Roman"/>
          <w:sz w:val="20"/>
          <w:szCs w:val="20"/>
          <w:lang w:val="es-ES"/>
        </w:rPr>
        <w:t xml:space="preserve">, and </w:t>
      </w:r>
      <w:r w:rsidR="008F2B5A">
        <w:rPr>
          <w:rFonts w:ascii="Times New Roman" w:hAnsi="Times New Roman" w:cs="Times New Roman"/>
          <w:i/>
          <w:iCs/>
          <w:sz w:val="20"/>
          <w:szCs w:val="20"/>
          <w:lang w:val="es-ES"/>
        </w:rPr>
        <w:t>p</w:t>
      </w:r>
      <w:r w:rsidR="008F2B5A">
        <w:rPr>
          <w:rFonts w:ascii="Times New Roman" w:hAnsi="Times New Roman" w:cs="Times New Roman"/>
          <w:sz w:val="20"/>
          <w:szCs w:val="20"/>
        </w:rPr>
        <w:sym w:font="Symbol" w:char="F0CE"/>
      </w:r>
      <w:r w:rsidR="008F2B5A">
        <w:rPr>
          <w:rFonts w:ascii="Times New Roman" w:hAnsi="Times New Roman" w:cs="Times New Roman"/>
          <w:i/>
          <w:iCs/>
          <w:sz w:val="20"/>
          <w:szCs w:val="20"/>
          <w:lang w:val="es-ES"/>
        </w:rPr>
        <w:t>P</w:t>
      </w:r>
      <w:r w:rsidR="008F2B5A">
        <w:rPr>
          <w:rFonts w:ascii="Times New Roman" w:hAnsi="Times New Roman" w:cs="Times New Roman"/>
          <w:sz w:val="20"/>
          <w:szCs w:val="20"/>
          <w:lang w:val="es-ES"/>
        </w:rPr>
        <w:t>(</w:t>
      </w:r>
      <w:r w:rsidR="008F2B5A">
        <w:rPr>
          <w:rFonts w:ascii="Times New Roman" w:hAnsi="Times New Roman" w:cs="Times New Roman"/>
          <w:i/>
          <w:sz w:val="20"/>
          <w:szCs w:val="20"/>
          <w:lang w:val="es-ES"/>
        </w:rPr>
        <w:t>o</w:t>
      </w:r>
      <w:r w:rsidR="008F2B5A">
        <w:rPr>
          <w:rFonts w:ascii="Times New Roman" w:hAnsi="Times New Roman" w:cs="Times New Roman"/>
          <w:sz w:val="20"/>
          <w:szCs w:val="20"/>
          <w:lang w:val="es-ES"/>
        </w:rPr>
        <w:t xml:space="preserve">, </w:t>
      </w:r>
      <w:r w:rsidR="008F2B5A">
        <w:rPr>
          <w:rFonts w:ascii="Times New Roman" w:hAnsi="Times New Roman" w:cs="Times New Roman"/>
          <w:i/>
          <w:sz w:val="20"/>
          <w:szCs w:val="20"/>
          <w:lang w:val="es-ES"/>
        </w:rPr>
        <w:t>d</w:t>
      </w:r>
      <w:r w:rsidR="008F2B5A">
        <w:rPr>
          <w:rFonts w:ascii="Times New Roman" w:hAnsi="Times New Roman" w:cs="Times New Roman"/>
          <w:sz w:val="20"/>
          <w:szCs w:val="20"/>
          <w:lang w:val="es-ES"/>
        </w:rPr>
        <w:t>)</w:t>
      </w:r>
      <w:r w:rsidR="008F2B5A">
        <w:rPr>
          <w:rFonts w:ascii="Times New Roman" w:hAnsi="Times New Roman" w:cs="Times New Roman"/>
          <w:sz w:val="20"/>
          <w:szCs w:val="20"/>
          <w:lang w:val="es-ES"/>
        </w:rPr>
        <w:tab/>
        <w:t>(3)</w:t>
      </w:r>
    </w:p>
    <w:p w14:paraId="2D20EEB2" w14:textId="77777777" w:rsidR="004D2C35" w:rsidRDefault="00000000">
      <w:pPr>
        <w:tabs>
          <w:tab w:val="right" w:pos="9180"/>
        </w:tabs>
        <w:snapToGrid w:val="0"/>
        <w:ind w:left="288" w:firstLineChars="750" w:firstLine="1500"/>
        <w:jc w:val="left"/>
        <w:rPr>
          <w:rFonts w:ascii="Times New Roman" w:hAnsi="Times New Roman" w:cs="Times New Roman"/>
          <w:sz w:val="20"/>
          <w:szCs w:val="20"/>
          <w:lang w:val="es-ES"/>
        </w:rPr>
      </w:pPr>
      <m:oMath>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odp</m:t>
            </m:r>
          </m:sub>
        </m:sSub>
        <m:r>
          <w:rPr>
            <w:rFonts w:ascii="Cambria Math" w:hAnsi="Cambria Math" w:cs="Times New Roman"/>
            <w:sz w:val="20"/>
            <w:szCs w:val="20"/>
            <w:lang w:val="es-ES"/>
          </w:rPr>
          <m:t>≥0</m:t>
        </m:r>
      </m:oMath>
      <w:r w:rsidR="008F2B5A">
        <w:rPr>
          <w:rFonts w:ascii="Times New Roman" w:hAnsi="Times New Roman" w:cs="Times New Roman"/>
          <w:sz w:val="20"/>
          <w:szCs w:val="20"/>
          <w:lang w:val="es-ES"/>
        </w:rPr>
        <w:t xml:space="preserve">, </w:t>
      </w:r>
      <w:r w:rsidR="008F2B5A">
        <w:rPr>
          <w:rFonts w:ascii="Times New Roman" w:hAnsi="Times New Roman" w:cs="Times New Roman"/>
          <w:sz w:val="20"/>
          <w:szCs w:val="20"/>
        </w:rPr>
        <w:sym w:font="Symbol" w:char="F022"/>
      </w:r>
      <w:r w:rsidR="008F2B5A">
        <w:rPr>
          <w:rFonts w:ascii="Times New Roman" w:hAnsi="Times New Roman" w:cs="Times New Roman"/>
          <w:i/>
          <w:sz w:val="20"/>
          <w:szCs w:val="20"/>
          <w:lang w:val="es-ES"/>
        </w:rPr>
        <w:t xml:space="preserve"> o</w:t>
      </w:r>
      <w:r w:rsidR="008F2B5A">
        <w:rPr>
          <w:rFonts w:ascii="Times New Roman" w:hAnsi="Times New Roman" w:cs="Times New Roman"/>
          <w:sz w:val="20"/>
          <w:szCs w:val="20"/>
          <w:lang w:val="es-ES"/>
        </w:rPr>
        <w:t xml:space="preserve">, </w:t>
      </w:r>
      <w:r w:rsidR="008F2B5A">
        <w:rPr>
          <w:rFonts w:ascii="Times New Roman" w:hAnsi="Times New Roman" w:cs="Times New Roman"/>
          <w:i/>
          <w:sz w:val="20"/>
          <w:szCs w:val="20"/>
          <w:lang w:val="es-ES"/>
        </w:rPr>
        <w:t>d</w:t>
      </w:r>
      <w:r w:rsidR="008F2B5A">
        <w:rPr>
          <w:rFonts w:ascii="Times New Roman" w:hAnsi="Times New Roman" w:cs="Times New Roman"/>
          <w:sz w:val="20"/>
          <w:szCs w:val="20"/>
          <w:lang w:val="es-ES"/>
        </w:rPr>
        <w:t xml:space="preserve">, and </w:t>
      </w:r>
      <w:r w:rsidR="008F2B5A">
        <w:rPr>
          <w:rFonts w:ascii="Times New Roman" w:hAnsi="Times New Roman" w:cs="Times New Roman"/>
          <w:i/>
          <w:iCs/>
          <w:sz w:val="20"/>
          <w:szCs w:val="20"/>
          <w:lang w:val="es-ES"/>
        </w:rPr>
        <w:t>p</w:t>
      </w:r>
      <w:r w:rsidR="008F2B5A">
        <w:rPr>
          <w:rFonts w:ascii="Times New Roman" w:hAnsi="Times New Roman" w:cs="Times New Roman"/>
          <w:sz w:val="20"/>
          <w:szCs w:val="20"/>
        </w:rPr>
        <w:sym w:font="Symbol" w:char="F0CE"/>
      </w:r>
      <w:r w:rsidR="008F2B5A">
        <w:rPr>
          <w:rFonts w:ascii="Times New Roman" w:hAnsi="Times New Roman" w:cs="Times New Roman"/>
          <w:i/>
          <w:iCs/>
          <w:sz w:val="20"/>
          <w:szCs w:val="20"/>
          <w:lang w:val="es-ES"/>
        </w:rPr>
        <w:t>P</w:t>
      </w:r>
      <w:r w:rsidR="008F2B5A">
        <w:rPr>
          <w:rFonts w:ascii="Times New Roman" w:hAnsi="Times New Roman" w:cs="Times New Roman"/>
          <w:sz w:val="20"/>
          <w:szCs w:val="20"/>
          <w:lang w:val="es-ES"/>
        </w:rPr>
        <w:t>(</w:t>
      </w:r>
      <w:r w:rsidR="008F2B5A">
        <w:rPr>
          <w:rFonts w:ascii="Times New Roman" w:hAnsi="Times New Roman" w:cs="Times New Roman"/>
          <w:i/>
          <w:sz w:val="20"/>
          <w:szCs w:val="20"/>
          <w:lang w:val="es-ES"/>
        </w:rPr>
        <w:t>o</w:t>
      </w:r>
      <w:r w:rsidR="008F2B5A">
        <w:rPr>
          <w:rFonts w:ascii="Times New Roman" w:hAnsi="Times New Roman" w:cs="Times New Roman"/>
          <w:sz w:val="20"/>
          <w:szCs w:val="20"/>
          <w:lang w:val="es-ES"/>
        </w:rPr>
        <w:t xml:space="preserve">, </w:t>
      </w:r>
      <w:r w:rsidR="008F2B5A">
        <w:rPr>
          <w:rFonts w:ascii="Times New Roman" w:hAnsi="Times New Roman" w:cs="Times New Roman"/>
          <w:i/>
          <w:sz w:val="20"/>
          <w:szCs w:val="20"/>
          <w:lang w:val="es-ES"/>
        </w:rPr>
        <w:t>d</w:t>
      </w:r>
      <w:r w:rsidR="008F2B5A">
        <w:rPr>
          <w:rFonts w:ascii="Times New Roman" w:hAnsi="Times New Roman" w:cs="Times New Roman"/>
          <w:sz w:val="20"/>
          <w:szCs w:val="20"/>
          <w:lang w:val="es-ES"/>
        </w:rPr>
        <w:t>)</w:t>
      </w:r>
      <w:r w:rsidR="008F2B5A">
        <w:rPr>
          <w:rFonts w:ascii="Times New Roman" w:hAnsi="Times New Roman" w:cs="Times New Roman"/>
          <w:sz w:val="20"/>
          <w:szCs w:val="20"/>
          <w:lang w:val="es-ES"/>
        </w:rPr>
        <w:tab/>
        <w:t>(4)</w:t>
      </w:r>
    </w:p>
    <w:p w14:paraId="6371E7BF" w14:textId="77777777" w:rsidR="004D2C35" w:rsidRDefault="008F2B5A">
      <w:pPr>
        <w:ind w:left="288"/>
        <w:jc w:val="left"/>
        <w:rPr>
          <w:rFonts w:ascii="Times New Roman" w:hAnsi="Times New Roman" w:cs="Times New Roman"/>
          <w:sz w:val="20"/>
          <w:szCs w:val="20"/>
        </w:rPr>
      </w:pPr>
      <w:r w:rsidRPr="00D53FB3">
        <w:rPr>
          <w:rFonts w:ascii="Times New Roman" w:hAnsi="Times New Roman" w:cs="Times New Roman"/>
          <w:sz w:val="20"/>
          <w:szCs w:val="20"/>
        </w:rPr>
        <w:t>I</w:t>
      </w:r>
      <w:r>
        <w:rPr>
          <w:rFonts w:ascii="Times New Roman" w:hAnsi="Times New Roman" w:cs="Times New Roman"/>
          <w:sz w:val="20"/>
          <w:szCs w:val="20"/>
        </w:rPr>
        <w:t xml:space="preserve">n the above NMP reformulation, both </w:t>
      </w:r>
      <w:r>
        <w:rPr>
          <w:rFonts w:ascii="Times New Roman" w:hAnsi="Times New Roman" w:cs="Times New Roman"/>
          <w:i/>
          <w:sz w:val="20"/>
          <w:szCs w:val="20"/>
        </w:rPr>
        <w:sym w:font="Symbol" w:char="F070"/>
      </w:r>
      <w:r>
        <w:rPr>
          <w:rFonts w:ascii="Times New Roman" w:hAnsi="Times New Roman" w:cs="Times New Roman"/>
          <w:sz w:val="20"/>
          <w:szCs w:val="20"/>
        </w:rPr>
        <w:t xml:space="preserve"> and </w:t>
      </w:r>
      <w:r>
        <w:rPr>
          <w:rFonts w:ascii="Times New Roman" w:hAnsi="Times New Roman" w:cs="Times New Roman"/>
          <w:i/>
          <w:sz w:val="20"/>
          <w:szCs w:val="20"/>
        </w:rPr>
        <w:t>r</w:t>
      </w:r>
      <w:r>
        <w:rPr>
          <w:rFonts w:ascii="Times New Roman" w:hAnsi="Times New Roman" w:cs="Times New Roman"/>
          <w:sz w:val="20"/>
          <w:szCs w:val="20"/>
        </w:rPr>
        <w:t xml:space="preserve"> are </w:t>
      </w:r>
      <w:r>
        <w:rPr>
          <w:rFonts w:ascii="Times New Roman" w:hAnsi="Times New Roman" w:cs="Times New Roman"/>
          <w:i/>
          <w:sz w:val="20"/>
          <w:szCs w:val="20"/>
        </w:rPr>
        <w:t>independent</w:t>
      </w:r>
      <w:r>
        <w:rPr>
          <w:rFonts w:ascii="Times New Roman" w:hAnsi="Times New Roman" w:cs="Times New Roman"/>
          <w:sz w:val="20"/>
          <w:szCs w:val="20"/>
        </w:rPr>
        <w:t xml:space="preserve"> decision variables and hence the gap function is a function of both </w:t>
      </w:r>
      <w:r>
        <w:rPr>
          <w:rFonts w:ascii="Times New Roman" w:hAnsi="Times New Roman" w:cs="Times New Roman"/>
          <w:i/>
          <w:sz w:val="20"/>
          <w:szCs w:val="20"/>
        </w:rPr>
        <w:t>r</w:t>
      </w:r>
      <w:r>
        <w:rPr>
          <w:rFonts w:ascii="Times New Roman" w:hAnsi="Times New Roman" w:cs="Times New Roman"/>
          <w:sz w:val="20"/>
          <w:szCs w:val="20"/>
        </w:rPr>
        <w:t xml:space="preserve"> and </w:t>
      </w:r>
      <w:r>
        <w:rPr>
          <w:rFonts w:ascii="Times New Roman" w:hAnsi="Times New Roman" w:cs="Times New Roman"/>
          <w:i/>
          <w:sz w:val="20"/>
          <w:szCs w:val="20"/>
        </w:rPr>
        <w:sym w:font="Symbol" w:char="F070"/>
      </w:r>
      <w:r>
        <w:rPr>
          <w:rFonts w:ascii="Times New Roman" w:hAnsi="Times New Roman" w:cs="Times New Roman"/>
          <w:sz w:val="20"/>
          <w:szCs w:val="20"/>
        </w:rPr>
        <w:t xml:space="preserve"> (i.e., </w:t>
      </w:r>
      <w:r>
        <w:rPr>
          <w:rFonts w:ascii="Times New Roman" w:hAnsi="Times New Roman" w:cs="Times New Roman"/>
          <w:i/>
          <w:sz w:val="20"/>
          <w:szCs w:val="20"/>
        </w:rPr>
        <w:t>Gap</w:t>
      </w:r>
      <w:r>
        <w:rPr>
          <w:rFonts w:ascii="Times New Roman" w:hAnsi="Times New Roman" w:cs="Times New Roman"/>
          <w:sz w:val="20"/>
          <w:szCs w:val="20"/>
        </w:rPr>
        <w:t>(</w:t>
      </w:r>
      <w:r>
        <w:rPr>
          <w:rFonts w:ascii="Times New Roman" w:hAnsi="Times New Roman" w:cs="Times New Roman"/>
          <w:i/>
          <w:sz w:val="20"/>
          <w:szCs w:val="20"/>
        </w:rPr>
        <w:t>r</w:t>
      </w:r>
      <w:r>
        <w:rPr>
          <w:rFonts w:ascii="Times New Roman" w:hAnsi="Times New Roman" w:cs="Times New Roman"/>
          <w:sz w:val="20"/>
          <w:szCs w:val="20"/>
        </w:rPr>
        <w:t xml:space="preserve">, </w:t>
      </w:r>
      <w:r>
        <w:rPr>
          <w:rFonts w:ascii="Times New Roman" w:hAnsi="Times New Roman" w:cs="Times New Roman"/>
          <w:i/>
          <w:sz w:val="20"/>
          <w:szCs w:val="20"/>
        </w:rPr>
        <w:sym w:font="Symbol" w:char="F070"/>
      </w:r>
      <w:r>
        <w:rPr>
          <w:rFonts w:ascii="Times New Roman" w:hAnsi="Times New Roman" w:cs="Times New Roman"/>
          <w:sz w:val="20"/>
          <w:szCs w:val="20"/>
        </w:rPr>
        <w:t xml:space="preserve">)), where </w:t>
      </w:r>
      <w:r>
        <w:rPr>
          <w:rFonts w:ascii="Times New Roman" w:hAnsi="Times New Roman" w:cs="Times New Roman"/>
          <w:i/>
          <w:sz w:val="20"/>
          <w:szCs w:val="20"/>
        </w:rPr>
        <w:sym w:font="Symbol" w:char="F070"/>
      </w:r>
      <w:r>
        <w:rPr>
          <w:rFonts w:ascii="Times New Roman" w:hAnsi="Times New Roman" w:cs="Times New Roman"/>
          <w:sz w:val="20"/>
          <w:szCs w:val="20"/>
        </w:rPr>
        <w:t xml:space="preserve"> and </w:t>
      </w:r>
      <w:r>
        <w:rPr>
          <w:rFonts w:ascii="Times New Roman" w:hAnsi="Times New Roman" w:cs="Times New Roman"/>
          <w:i/>
          <w:sz w:val="20"/>
          <w:szCs w:val="20"/>
        </w:rPr>
        <w:t>r</w:t>
      </w:r>
      <w:r>
        <w:rPr>
          <w:rFonts w:ascii="Times New Roman" w:hAnsi="Times New Roman" w:cs="Times New Roman"/>
          <w:sz w:val="20"/>
          <w:szCs w:val="20"/>
        </w:rPr>
        <w:t xml:space="preserve"> are connected with each other through inequality constraint (3). </w:t>
      </w:r>
      <w:r>
        <w:rPr>
          <w:rFonts w:ascii="Times New Roman" w:hAnsi="Times New Roman" w:cs="Times New Roman"/>
          <w:i/>
          <w:sz w:val="20"/>
          <w:szCs w:val="20"/>
        </w:rPr>
        <w:t>Gap</w:t>
      </w:r>
      <w:r>
        <w:rPr>
          <w:rFonts w:ascii="Times New Roman" w:hAnsi="Times New Roman" w:cs="Times New Roman"/>
          <w:sz w:val="20"/>
          <w:szCs w:val="20"/>
        </w:rPr>
        <w:t>(</w:t>
      </w:r>
      <w:r>
        <w:rPr>
          <w:rFonts w:ascii="Times New Roman" w:hAnsi="Times New Roman" w:cs="Times New Roman"/>
          <w:i/>
          <w:sz w:val="20"/>
          <w:szCs w:val="20"/>
        </w:rPr>
        <w:t>r</w:t>
      </w:r>
      <w:r>
        <w:rPr>
          <w:rFonts w:ascii="Times New Roman" w:hAnsi="Times New Roman" w:cs="Times New Roman"/>
          <w:sz w:val="20"/>
          <w:szCs w:val="20"/>
        </w:rPr>
        <w:t xml:space="preserve">, </w:t>
      </w:r>
      <w:r>
        <w:rPr>
          <w:rFonts w:ascii="Times New Roman" w:hAnsi="Times New Roman" w:cs="Times New Roman"/>
          <w:i/>
          <w:sz w:val="20"/>
          <w:szCs w:val="20"/>
        </w:rPr>
        <w:sym w:font="Symbol" w:char="F070"/>
      </w:r>
      <w:r>
        <w:rPr>
          <w:rFonts w:ascii="Times New Roman" w:hAnsi="Times New Roman" w:cs="Times New Roman"/>
          <w:sz w:val="20"/>
          <w:szCs w:val="20"/>
        </w:rPr>
        <w:t xml:space="preserve">) provides a measure of the violation of the UE conditions in terms of the difference between the total actual experienced path travel cost and the total shortest path cost evaluated at any given path flow pattern </w:t>
      </w:r>
      <w:r>
        <w:rPr>
          <w:rFonts w:ascii="Times New Roman" w:hAnsi="Times New Roman" w:cs="Times New Roman"/>
          <w:i/>
          <w:sz w:val="20"/>
          <w:szCs w:val="20"/>
        </w:rPr>
        <w:t>r</w:t>
      </w:r>
      <w:r>
        <w:rPr>
          <w:rFonts w:ascii="Times New Roman" w:hAnsi="Times New Roman" w:cs="Times New Roman"/>
          <w:sz w:val="20"/>
          <w:szCs w:val="20"/>
        </w:rPr>
        <w:sym w:font="Symbol" w:char="F0CE"/>
      </w:r>
      <w:r>
        <w:rPr>
          <w:rFonts w:ascii="Times New Roman" w:hAnsi="Times New Roman" w:cs="Times New Roman"/>
          <w:sz w:val="20"/>
          <w:szCs w:val="20"/>
        </w:rPr>
        <w:sym w:font="Symbol" w:char="F057"/>
      </w:r>
      <w:r>
        <w:rPr>
          <w:rFonts w:ascii="Times New Roman" w:hAnsi="Times New Roman" w:cs="Times New Roman"/>
          <w:sz w:val="20"/>
          <w:szCs w:val="20"/>
        </w:rPr>
        <w:t xml:space="preserve">. The difference vanishes when the path flow vector </w:t>
      </w:r>
      <w:r>
        <w:rPr>
          <w:rFonts w:ascii="Times New Roman" w:hAnsi="Times New Roman" w:cs="Times New Roman"/>
          <w:i/>
          <w:sz w:val="20"/>
          <w:szCs w:val="20"/>
        </w:rPr>
        <w:t>r</w:t>
      </w:r>
      <w:r>
        <w:rPr>
          <w:rFonts w:ascii="Times New Roman" w:hAnsi="Times New Roman" w:cs="Times New Roman"/>
          <w:sz w:val="20"/>
          <w:szCs w:val="20"/>
        </w:rPr>
        <w:t xml:space="preserve">* satisfies the UE conditions. Thus, solving the UE problem can be viewed as a process of finding the path flow vector </w:t>
      </w:r>
      <w:r>
        <w:rPr>
          <w:rFonts w:ascii="Times New Roman" w:hAnsi="Times New Roman" w:cs="Times New Roman"/>
          <w:i/>
          <w:sz w:val="20"/>
          <w:szCs w:val="20"/>
        </w:rPr>
        <w:t>r</w:t>
      </w:r>
      <w:r>
        <w:rPr>
          <w:rFonts w:ascii="Times New Roman" w:hAnsi="Times New Roman" w:cs="Times New Roman"/>
          <w:sz w:val="20"/>
          <w:szCs w:val="20"/>
        </w:rPr>
        <w:t>*</w:t>
      </w:r>
      <w:r>
        <w:rPr>
          <w:rFonts w:ascii="Times New Roman" w:hAnsi="Times New Roman" w:cs="Times New Roman"/>
          <w:sz w:val="20"/>
          <w:szCs w:val="20"/>
        </w:rPr>
        <w:sym w:font="Symbol" w:char="F0CE"/>
      </w:r>
      <w:r>
        <w:rPr>
          <w:rFonts w:ascii="Times New Roman" w:hAnsi="Times New Roman" w:cs="Times New Roman"/>
          <w:sz w:val="20"/>
          <w:szCs w:val="20"/>
        </w:rPr>
        <w:sym w:font="Symbol" w:char="F057"/>
      </w:r>
      <w:r>
        <w:rPr>
          <w:rFonts w:ascii="Times New Roman" w:hAnsi="Times New Roman" w:cs="Times New Roman"/>
          <w:sz w:val="20"/>
          <w:szCs w:val="20"/>
        </w:rPr>
        <w:t xml:space="preserve"> and </w:t>
      </w:r>
      <w:r>
        <w:rPr>
          <w:rFonts w:ascii="Times New Roman" w:hAnsi="Times New Roman" w:cs="Times New Roman"/>
          <w:i/>
          <w:sz w:val="20"/>
          <w:szCs w:val="20"/>
        </w:rPr>
        <w:sym w:font="Symbol" w:char="F070"/>
      </w:r>
      <w:r>
        <w:rPr>
          <w:rFonts w:ascii="Times New Roman" w:hAnsi="Times New Roman" w:cs="Times New Roman"/>
          <w:sz w:val="20"/>
          <w:szCs w:val="20"/>
        </w:rPr>
        <w:t xml:space="preserve">* such that </w:t>
      </w:r>
      <w:r>
        <w:rPr>
          <w:rFonts w:ascii="Times New Roman" w:hAnsi="Times New Roman" w:cs="Times New Roman"/>
          <w:i/>
          <w:sz w:val="20"/>
          <w:szCs w:val="20"/>
        </w:rPr>
        <w:t>Gap</w:t>
      </w:r>
      <w:r>
        <w:rPr>
          <w:rFonts w:ascii="Times New Roman" w:hAnsi="Times New Roman" w:cs="Times New Roman"/>
          <w:sz w:val="20"/>
          <w:szCs w:val="20"/>
        </w:rPr>
        <w:t>(</w:t>
      </w:r>
      <w:r>
        <w:rPr>
          <w:rFonts w:ascii="Times New Roman" w:hAnsi="Times New Roman" w:cs="Times New Roman"/>
          <w:i/>
          <w:sz w:val="20"/>
          <w:szCs w:val="20"/>
        </w:rPr>
        <w:t>r*</w:t>
      </w:r>
      <w:r>
        <w:rPr>
          <w:rFonts w:ascii="Times New Roman" w:hAnsi="Times New Roman" w:cs="Times New Roman"/>
          <w:sz w:val="20"/>
          <w:szCs w:val="20"/>
        </w:rPr>
        <w:t xml:space="preserve">, </w:t>
      </w:r>
      <w:r>
        <w:rPr>
          <w:rFonts w:ascii="Times New Roman" w:hAnsi="Times New Roman" w:cs="Times New Roman"/>
          <w:i/>
          <w:sz w:val="20"/>
          <w:szCs w:val="20"/>
        </w:rPr>
        <w:sym w:font="Symbol" w:char="F070"/>
      </w:r>
      <w:r>
        <w:rPr>
          <w:rFonts w:ascii="Times New Roman" w:hAnsi="Times New Roman" w:cs="Times New Roman"/>
          <w:sz w:val="20"/>
          <w:szCs w:val="20"/>
        </w:rPr>
        <w:t>*) = 0.</w:t>
      </w:r>
    </w:p>
    <w:p w14:paraId="23D4765C" w14:textId="468D7E9F" w:rsidR="004D2C35" w:rsidRDefault="00000000">
      <w:pPr>
        <w:ind w:left="288"/>
        <w:jc w:val="center"/>
        <w:rPr>
          <w:rFonts w:ascii="Times New Roman" w:hAnsi="Times New Roman" w:cs="Times New Roman"/>
          <w:sz w:val="20"/>
          <w:szCs w:val="20"/>
        </w:rPr>
      </w:pPr>
      <w:hyperlink r:id="rId40" w:history="1">
        <w:r w:rsidR="006355E1">
          <w:rPr>
            <w:rStyle w:val="Hyperlink"/>
          </w:rPr>
          <w:t>DTALite/dataset at main · asu-trans-ai-lab/DTALite (github.com)</w:t>
        </w:r>
      </w:hyperlink>
    </w:p>
    <w:p w14:paraId="68170B17" w14:textId="77777777" w:rsidR="00C30F24" w:rsidRDefault="00C30F24">
      <w:pPr>
        <w:ind w:left="288"/>
        <w:jc w:val="center"/>
        <w:rPr>
          <w:rFonts w:ascii="Times New Roman" w:hAnsi="Times New Roman" w:cs="Times New Roman"/>
          <w:sz w:val="20"/>
          <w:szCs w:val="20"/>
        </w:rPr>
      </w:pPr>
    </w:p>
    <w:p w14:paraId="6D6C29F3" w14:textId="6299A16C" w:rsidR="004D2C35" w:rsidRDefault="0084366D" w:rsidP="0084366D">
      <w:pPr>
        <w:pStyle w:val="Heading1"/>
        <w:rPr>
          <w:rFonts w:ascii="Times New Roman" w:hAnsi="Times New Roman" w:cs="Times New Roman"/>
          <w:sz w:val="20"/>
          <w:szCs w:val="20"/>
        </w:rPr>
      </w:pPr>
      <w:bookmarkStart w:id="156" w:name="_Toc110979266"/>
      <w:r>
        <w:rPr>
          <w:rFonts w:ascii="Times New Roman" w:eastAsia="SimSun" w:hAnsi="Times New Roman" w:cs="Times New Roman"/>
          <w:sz w:val="24"/>
          <w:szCs w:val="20"/>
        </w:rPr>
        <w:t xml:space="preserve">Appendix B: </w:t>
      </w:r>
      <w:r>
        <w:rPr>
          <w:rFonts w:ascii="Times New Roman" w:hAnsi="Times New Roman" w:cs="Times New Roman"/>
          <w:sz w:val="20"/>
          <w:szCs w:val="20"/>
        </w:rPr>
        <w:t>T</w:t>
      </w:r>
      <w:r w:rsidRPr="0084366D">
        <w:rPr>
          <w:rFonts w:ascii="Times New Roman" w:hAnsi="Times New Roman" w:cs="Times New Roman"/>
          <w:sz w:val="20"/>
          <w:szCs w:val="20"/>
        </w:rPr>
        <w:t xml:space="preserve">he method of </w:t>
      </w:r>
      <w:r w:rsidR="006E3A89">
        <w:rPr>
          <w:rFonts w:ascii="Times New Roman" w:hAnsi="Times New Roman" w:cs="Times New Roman"/>
          <w:sz w:val="20"/>
          <w:szCs w:val="20"/>
        </w:rPr>
        <w:t>p</w:t>
      </w:r>
      <w:r w:rsidR="006E3A89" w:rsidRPr="006E3A89">
        <w:rPr>
          <w:rFonts w:ascii="Times New Roman" w:hAnsi="Times New Roman" w:cs="Times New Roman"/>
          <w:sz w:val="20"/>
          <w:szCs w:val="20"/>
        </w:rPr>
        <w:t>repar</w:t>
      </w:r>
      <w:r w:rsidR="006E3A89">
        <w:rPr>
          <w:rFonts w:ascii="Times New Roman" w:hAnsi="Times New Roman" w:cs="Times New Roman"/>
          <w:sz w:val="20"/>
          <w:szCs w:val="20"/>
        </w:rPr>
        <w:t>ing</w:t>
      </w:r>
      <w:r w:rsidR="006E3A89" w:rsidRPr="006E3A89">
        <w:rPr>
          <w:rFonts w:ascii="Times New Roman" w:hAnsi="Times New Roman" w:cs="Times New Roman"/>
          <w:sz w:val="20"/>
          <w:szCs w:val="20"/>
        </w:rPr>
        <w:t xml:space="preserve"> </w:t>
      </w:r>
      <w:r>
        <w:rPr>
          <w:rFonts w:ascii="Times New Roman" w:hAnsi="Times New Roman" w:cs="Times New Roman"/>
          <w:sz w:val="20"/>
          <w:szCs w:val="20"/>
        </w:rPr>
        <w:t>the</w:t>
      </w:r>
      <w:r w:rsidRPr="0084366D">
        <w:rPr>
          <w:rFonts w:ascii="Times New Roman" w:hAnsi="Times New Roman" w:cs="Times New Roman"/>
          <w:sz w:val="20"/>
          <w:szCs w:val="20"/>
        </w:rPr>
        <w:t xml:space="preserve"> zone id</w:t>
      </w:r>
      <w:r>
        <w:rPr>
          <w:rFonts w:ascii="Times New Roman" w:hAnsi="Times New Roman" w:cs="Times New Roman"/>
          <w:sz w:val="20"/>
          <w:szCs w:val="20"/>
        </w:rPr>
        <w:t>s</w:t>
      </w:r>
      <w:bookmarkEnd w:id="156"/>
    </w:p>
    <w:p w14:paraId="212D66FC" w14:textId="4EC2B8A6" w:rsidR="006E3A89" w:rsidRPr="006E3A89" w:rsidRDefault="006E3A89" w:rsidP="006E3A89">
      <w:pPr>
        <w:rPr>
          <w:rFonts w:ascii="Times New Roman" w:hAnsi="Times New Roman" w:cs="Times New Roman"/>
          <w:sz w:val="20"/>
          <w:szCs w:val="20"/>
        </w:rPr>
      </w:pPr>
      <w:r w:rsidRPr="006E3A89">
        <w:rPr>
          <w:rFonts w:ascii="Times New Roman" w:hAnsi="Times New Roman" w:cs="Times New Roman"/>
          <w:sz w:val="20"/>
          <w:szCs w:val="20"/>
        </w:rPr>
        <w:t xml:space="preserve">Three files are required for </w:t>
      </w:r>
      <w:r w:rsidRPr="006E3A89">
        <w:rPr>
          <w:rFonts w:ascii="Times New Roman" w:hAnsi="Times New Roman" w:cs="Times New Roman" w:hint="eastAsia"/>
          <w:sz w:val="20"/>
          <w:szCs w:val="20"/>
        </w:rPr>
        <w:t>processing</w:t>
      </w:r>
      <w:r w:rsidRPr="006E3A89">
        <w:rPr>
          <w:rFonts w:ascii="Times New Roman" w:hAnsi="Times New Roman" w:cs="Times New Roman"/>
          <w:sz w:val="20"/>
          <w:szCs w:val="20"/>
        </w:rPr>
        <w:t xml:space="preserve"> dynamic traffic </w:t>
      </w:r>
      <w:r w:rsidRPr="006E3A89">
        <w:rPr>
          <w:rFonts w:ascii="Times New Roman" w:hAnsi="Times New Roman" w:cs="Times New Roman" w:hint="eastAsia"/>
          <w:sz w:val="20"/>
          <w:szCs w:val="20"/>
        </w:rPr>
        <w:t>assignments</w:t>
      </w:r>
      <w:r w:rsidRPr="006E3A89">
        <w:rPr>
          <w:rFonts w:ascii="Times New Roman" w:hAnsi="Times New Roman" w:cs="Times New Roman"/>
          <w:sz w:val="20"/>
          <w:szCs w:val="20"/>
        </w:rPr>
        <w:t xml:space="preserve">, TAZ.csv, node.csv, and link.csv. In the classic version of DTALite, the zone-to-node mapping is specified in node.csv through the field of zone_id, as Figure 1 shown. However, there is a challenge when mapping </w:t>
      </w:r>
      <w:r w:rsidRPr="006E3A89">
        <w:rPr>
          <w:rFonts w:ascii="Times New Roman" w:hAnsi="Times New Roman" w:cs="Times New Roman" w:hint="eastAsia"/>
          <w:sz w:val="20"/>
          <w:szCs w:val="20"/>
        </w:rPr>
        <w:t>TAZ-based</w:t>
      </w:r>
      <w:r w:rsidRPr="006E3A89">
        <w:rPr>
          <w:rFonts w:ascii="Times New Roman" w:hAnsi="Times New Roman" w:cs="Times New Roman"/>
          <w:sz w:val="20"/>
          <w:szCs w:val="20"/>
        </w:rPr>
        <w:t xml:space="preserve"> information to the network at different resolutions.</w:t>
      </w:r>
    </w:p>
    <w:p w14:paraId="65D499C7" w14:textId="77777777" w:rsidR="006E3A89" w:rsidRPr="006E3A89" w:rsidRDefault="006E3A89" w:rsidP="006E3A89">
      <w:pPr>
        <w:widowControl/>
        <w:jc w:val="center"/>
        <w:rPr>
          <w:rFonts w:ascii="Times New Roman" w:eastAsia="Times New Roman" w:hAnsi="Times New Roman" w:cs="Times New Roman"/>
          <w:kern w:val="0"/>
          <w:sz w:val="24"/>
          <w:szCs w:val="24"/>
        </w:rPr>
      </w:pPr>
      <w:r w:rsidRPr="006E3A89">
        <w:rPr>
          <w:rFonts w:ascii="Times New Roman" w:eastAsia="Times New Roman" w:hAnsi="Times New Roman" w:cs="Times New Roman"/>
          <w:noProof/>
          <w:kern w:val="0"/>
          <w:sz w:val="24"/>
          <w:szCs w:val="24"/>
        </w:rPr>
        <w:lastRenderedPageBreak/>
        <w:drawing>
          <wp:inline distT="0" distB="0" distL="0" distR="0" wp14:anchorId="441300E5" wp14:editId="1239CEE4">
            <wp:extent cx="4640893" cy="2026920"/>
            <wp:effectExtent l="0" t="0" r="7620" b="0"/>
            <wp:docPr id="9" name="Picture 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 Excel&#10;&#10;Description automatically generated"/>
                    <pic:cNvPicPr/>
                  </pic:nvPicPr>
                  <pic:blipFill>
                    <a:blip r:embed="rId41"/>
                    <a:stretch>
                      <a:fillRect/>
                    </a:stretch>
                  </pic:blipFill>
                  <pic:spPr>
                    <a:xfrm>
                      <a:off x="0" y="0"/>
                      <a:ext cx="4642294" cy="2027532"/>
                    </a:xfrm>
                    <a:prstGeom prst="rect">
                      <a:avLst/>
                    </a:prstGeom>
                  </pic:spPr>
                </pic:pic>
              </a:graphicData>
            </a:graphic>
          </wp:inline>
        </w:drawing>
      </w:r>
    </w:p>
    <w:p w14:paraId="5F91004C" w14:textId="13B71220" w:rsidR="006E3A89" w:rsidRPr="006E3A89" w:rsidRDefault="006E3A89" w:rsidP="006E3A89">
      <w:pPr>
        <w:widowControl/>
        <w:jc w:val="center"/>
        <w:rPr>
          <w:rFonts w:ascii="Times New Roman" w:hAnsi="Times New Roman" w:cs="Times New Roman"/>
          <w:kern w:val="0"/>
          <w:sz w:val="20"/>
          <w:szCs w:val="20"/>
        </w:rPr>
      </w:pPr>
      <w:r w:rsidRPr="006E3A89">
        <w:rPr>
          <w:rFonts w:ascii="Times New Roman" w:eastAsia="Times New Roman" w:hAnsi="Times New Roman" w:cs="Times New Roman"/>
          <w:b/>
          <w:bCs/>
          <w:kern w:val="0"/>
          <w:sz w:val="20"/>
          <w:szCs w:val="20"/>
        </w:rPr>
        <w:t>Figure 1</w:t>
      </w:r>
      <w:r w:rsidRPr="006E3A89">
        <w:rPr>
          <w:rFonts w:ascii="Times New Roman" w:eastAsia="Times New Roman" w:hAnsi="Times New Roman" w:cs="Times New Roman"/>
          <w:kern w:val="0"/>
          <w:sz w:val="20"/>
          <w:szCs w:val="20"/>
        </w:rPr>
        <w:t xml:space="preserve"> node.csv</w:t>
      </w:r>
    </w:p>
    <w:p w14:paraId="24235BCF" w14:textId="0061AAE3" w:rsidR="006E3A89" w:rsidRPr="006E3A89" w:rsidRDefault="006E3A89" w:rsidP="006E3A89">
      <w:pPr>
        <w:rPr>
          <w:rFonts w:ascii="Times New Roman" w:hAnsi="Times New Roman" w:cs="Times New Roman"/>
          <w:sz w:val="20"/>
          <w:szCs w:val="20"/>
        </w:rPr>
      </w:pPr>
      <w:r w:rsidRPr="006E3A89">
        <w:rPr>
          <w:rFonts w:ascii="Times New Roman" w:hAnsi="Times New Roman" w:cs="Times New Roman"/>
          <w:sz w:val="20"/>
          <w:szCs w:val="20"/>
        </w:rPr>
        <w:t>Thus, i</w:t>
      </w:r>
      <w:r w:rsidRPr="006E3A89">
        <w:rPr>
          <w:rFonts w:ascii="Times New Roman" w:hAnsi="Times New Roman" w:cs="Times New Roman" w:hint="eastAsia"/>
          <w:sz w:val="20"/>
          <w:szCs w:val="20"/>
        </w:rPr>
        <w:t>n</w:t>
      </w:r>
      <w:r w:rsidRPr="006E3A89">
        <w:rPr>
          <w:rFonts w:ascii="Times New Roman" w:hAnsi="Times New Roman" w:cs="Times New Roman"/>
          <w:sz w:val="20"/>
          <w:szCs w:val="20"/>
        </w:rPr>
        <w:t xml:space="preserve"> the preprocessing stage, </w:t>
      </w:r>
      <w:r w:rsidRPr="006E3A89">
        <w:rPr>
          <w:rFonts w:ascii="Times New Roman" w:hAnsi="Times New Roman" w:cs="Times New Roman" w:hint="eastAsia"/>
          <w:sz w:val="20"/>
          <w:szCs w:val="20"/>
        </w:rPr>
        <w:t>w</w:t>
      </w:r>
      <w:r w:rsidRPr="006E3A89">
        <w:rPr>
          <w:rFonts w:ascii="Times New Roman" w:hAnsi="Times New Roman" w:cs="Times New Roman"/>
          <w:sz w:val="20"/>
          <w:szCs w:val="20"/>
        </w:rPr>
        <w:t>e allow users to prepare (1) TAZ with boundary information, and then (2) DTALite will generate the zone.csv as an explicit mapping between zone_id and access node vector. Then users can still manually edit the accesss_node_vector to refine the zone-to-node mapping in zone.csv</w:t>
      </w:r>
    </w:p>
    <w:p w14:paraId="5B3AD09D" w14:textId="3DE578D1" w:rsidR="006E3A89" w:rsidRPr="006E3A89" w:rsidRDefault="006E3A89" w:rsidP="006E3A89">
      <w:pPr>
        <w:rPr>
          <w:rFonts w:ascii="Times New Roman" w:hAnsi="Times New Roman" w:cs="Times New Roman"/>
          <w:sz w:val="20"/>
          <w:szCs w:val="20"/>
        </w:rPr>
      </w:pPr>
      <w:r w:rsidRPr="006E3A89">
        <w:rPr>
          <w:rFonts w:ascii="Times New Roman" w:hAnsi="Times New Roman" w:cs="Times New Roman"/>
          <w:sz w:val="20"/>
          <w:szCs w:val="20"/>
        </w:rPr>
        <w:t xml:space="preserve">In the assignment stage, DTALite reads the zone-to-node mapping from zone.csv or node.csv, and </w:t>
      </w:r>
      <w:r w:rsidRPr="006E3A89">
        <w:rPr>
          <w:rFonts w:ascii="Times New Roman" w:hAnsi="Times New Roman" w:cs="Times New Roman" w:hint="eastAsia"/>
          <w:sz w:val="20"/>
          <w:szCs w:val="20"/>
        </w:rPr>
        <w:t>reads</w:t>
      </w:r>
      <w:r w:rsidRPr="006E3A89">
        <w:rPr>
          <w:rFonts w:ascii="Times New Roman" w:hAnsi="Times New Roman" w:cs="Times New Roman"/>
          <w:sz w:val="20"/>
          <w:szCs w:val="20"/>
        </w:rPr>
        <w:t xml:space="preserve"> the related OD demand table (defined in terms of o zone id and d zone id) to assign the OD volume to different routes connecting the origin activity node to the destination activity node.</w:t>
      </w:r>
    </w:p>
    <w:p w14:paraId="1E8FE2F1" w14:textId="2758C62A" w:rsidR="006E3A89" w:rsidRPr="006E3A89" w:rsidRDefault="006E3A89" w:rsidP="006E3A89">
      <w:pPr>
        <w:rPr>
          <w:rFonts w:ascii="Times New Roman" w:hAnsi="Times New Roman" w:cs="Times New Roman"/>
          <w:sz w:val="20"/>
          <w:szCs w:val="20"/>
        </w:rPr>
      </w:pPr>
      <w:r w:rsidRPr="006E3A89">
        <w:rPr>
          <w:rFonts w:ascii="Times New Roman" w:hAnsi="Times New Roman" w:cs="Times New Roman"/>
          <w:sz w:val="20"/>
          <w:szCs w:val="20"/>
        </w:rPr>
        <w:t xml:space="preserve">This guide provides an instruction to help users prepare the TAZ.csv (take Phoenix as an example). </w:t>
      </w:r>
    </w:p>
    <w:p w14:paraId="1101EC3B" w14:textId="77777777" w:rsidR="006E3A89" w:rsidRPr="006E3A89" w:rsidRDefault="006E3A89" w:rsidP="006E3A89">
      <w:pPr>
        <w:widowControl/>
        <w:jc w:val="left"/>
        <w:rPr>
          <w:rFonts w:ascii="Times New Roman" w:eastAsia="Times New Roman" w:hAnsi="Times New Roman" w:cs="Times New Roman"/>
          <w:kern w:val="0"/>
          <w:sz w:val="24"/>
          <w:szCs w:val="24"/>
        </w:rPr>
      </w:pPr>
    </w:p>
    <w:p w14:paraId="7C79DE9E" w14:textId="347AF63D" w:rsidR="006E3A89" w:rsidRPr="006E3A89" w:rsidRDefault="006E3A89" w:rsidP="006E3A89">
      <w:pPr>
        <w:widowControl/>
        <w:jc w:val="left"/>
        <w:rPr>
          <w:rFonts w:ascii="Times New Roman" w:hAnsi="Times New Roman" w:cs="Times New Roman"/>
          <w:kern w:val="0"/>
          <w:sz w:val="24"/>
          <w:szCs w:val="24"/>
        </w:rPr>
      </w:pPr>
      <w:r w:rsidRPr="006E3A89">
        <w:rPr>
          <w:rFonts w:ascii="Times New Roman" w:eastAsia="Times New Roman" w:hAnsi="Times New Roman" w:cs="Times New Roman"/>
          <w:b/>
          <w:bCs/>
          <w:kern w:val="0"/>
          <w:sz w:val="24"/>
          <w:szCs w:val="24"/>
        </w:rPr>
        <w:t>Step 1</w:t>
      </w:r>
      <w:r w:rsidRPr="006E3A89">
        <w:rPr>
          <w:rFonts w:ascii="Times New Roman" w:eastAsia="Times New Roman" w:hAnsi="Times New Roman" w:cs="Times New Roman"/>
          <w:kern w:val="0"/>
          <w:sz w:val="24"/>
          <w:szCs w:val="24"/>
        </w:rPr>
        <w:t xml:space="preserve"> Download census shapefiles of Phoenix on the </w:t>
      </w:r>
      <w:hyperlink r:id="rId42" w:history="1">
        <w:r w:rsidRPr="006E3A89">
          <w:rPr>
            <w:rFonts w:ascii="Times New Roman" w:eastAsia="Times New Roman" w:hAnsi="Times New Roman" w:cs="Times New Roman"/>
            <w:color w:val="0563C1"/>
            <w:kern w:val="0"/>
            <w:sz w:val="24"/>
            <w:szCs w:val="24"/>
            <w:u w:val="single"/>
          </w:rPr>
          <w:t>DATA.GOV</w:t>
        </w:r>
      </w:hyperlink>
      <w:r w:rsidRPr="006E3A89">
        <w:rPr>
          <w:rFonts w:ascii="Times New Roman" w:eastAsia="Times New Roman" w:hAnsi="Times New Roman" w:cs="Times New Roman"/>
          <w:kern w:val="0"/>
          <w:sz w:val="24"/>
          <w:szCs w:val="24"/>
        </w:rPr>
        <w:t xml:space="preserve"> </w:t>
      </w:r>
    </w:p>
    <w:p w14:paraId="3EE27651" w14:textId="7EE50EEF" w:rsidR="006E3A89" w:rsidRPr="006E3A89" w:rsidRDefault="006E3A89" w:rsidP="006E3A89">
      <w:pPr>
        <w:rPr>
          <w:rFonts w:ascii="Times New Roman" w:hAnsi="Times New Roman" w:cs="Times New Roman"/>
          <w:sz w:val="20"/>
          <w:szCs w:val="20"/>
        </w:rPr>
      </w:pPr>
      <w:r w:rsidRPr="006E3A89">
        <w:rPr>
          <w:rFonts w:ascii="Times New Roman" w:hAnsi="Times New Roman" w:cs="Times New Roman"/>
          <w:sz w:val="20"/>
          <w:szCs w:val="20"/>
        </w:rPr>
        <w:t xml:space="preserve">In addition, we </w:t>
      </w:r>
      <w:r w:rsidRPr="006E3A89">
        <w:rPr>
          <w:rFonts w:ascii="Times New Roman" w:hAnsi="Times New Roman" w:cs="Times New Roman" w:hint="eastAsia"/>
          <w:sz w:val="20"/>
          <w:szCs w:val="20"/>
        </w:rPr>
        <w:t>summarize</w:t>
      </w:r>
      <w:r w:rsidRPr="006E3A89">
        <w:rPr>
          <w:rFonts w:ascii="Times New Roman" w:hAnsi="Times New Roman" w:cs="Times New Roman"/>
          <w:sz w:val="20"/>
          <w:szCs w:val="20"/>
        </w:rPr>
        <w:t xml:space="preserve"> the other two </w:t>
      </w:r>
      <w:r w:rsidRPr="006E3A89">
        <w:rPr>
          <w:rFonts w:ascii="Times New Roman" w:hAnsi="Times New Roman" w:cs="Times New Roman" w:hint="eastAsia"/>
          <w:sz w:val="20"/>
          <w:szCs w:val="20"/>
        </w:rPr>
        <w:t>websites</w:t>
      </w:r>
      <w:r w:rsidRPr="006E3A89">
        <w:rPr>
          <w:rFonts w:ascii="Times New Roman" w:hAnsi="Times New Roman" w:cs="Times New Roman"/>
          <w:sz w:val="20"/>
          <w:szCs w:val="20"/>
        </w:rPr>
        <w:t xml:space="preserve"> to download shapefiles: 1) we can use census tracts as TAZs, the shapefiles of census tracts for all US states are available </w:t>
      </w:r>
      <w:hyperlink r:id="rId43" w:history="1">
        <w:r w:rsidRPr="006E3A89">
          <w:rPr>
            <w:rFonts w:ascii="Times New Roman" w:hAnsi="Times New Roman" w:cs="Times New Roman"/>
            <w:sz w:val="20"/>
            <w:szCs w:val="20"/>
          </w:rPr>
          <w:t>here</w:t>
        </w:r>
      </w:hyperlink>
      <w:r w:rsidRPr="006E3A89">
        <w:rPr>
          <w:rFonts w:ascii="Times New Roman" w:hAnsi="Times New Roman" w:cs="Times New Roman"/>
          <w:sz w:val="20"/>
          <w:szCs w:val="20"/>
        </w:rPr>
        <w:t xml:space="preserve"> and 2) for some cities can be found </w:t>
      </w:r>
      <w:hyperlink r:id="rId44" w:history="1">
        <w:r w:rsidRPr="006E3A89">
          <w:rPr>
            <w:rFonts w:ascii="Times New Roman" w:hAnsi="Times New Roman" w:cs="Times New Roman"/>
            <w:sz w:val="20"/>
            <w:szCs w:val="20"/>
          </w:rPr>
          <w:t>here</w:t>
        </w:r>
      </w:hyperlink>
      <w:r w:rsidRPr="006E3A89">
        <w:rPr>
          <w:rFonts w:ascii="Times New Roman" w:hAnsi="Times New Roman" w:cs="Times New Roman"/>
          <w:sz w:val="20"/>
          <w:szCs w:val="20"/>
        </w:rPr>
        <w:t xml:space="preserve">. </w:t>
      </w:r>
    </w:p>
    <w:p w14:paraId="10E1DCFE" w14:textId="77777777" w:rsidR="006E3A89" w:rsidRPr="006E3A89" w:rsidRDefault="006E3A89" w:rsidP="006E3A89">
      <w:pPr>
        <w:rPr>
          <w:rFonts w:ascii="Times New Roman" w:hAnsi="Times New Roman" w:cs="Times New Roman"/>
          <w:sz w:val="20"/>
          <w:szCs w:val="20"/>
        </w:rPr>
      </w:pPr>
      <w:r w:rsidRPr="006E3A89">
        <w:rPr>
          <w:rFonts w:ascii="Times New Roman" w:hAnsi="Times New Roman" w:cs="Times New Roman"/>
          <w:sz w:val="20"/>
          <w:szCs w:val="20"/>
        </w:rPr>
        <w:t>1. Search the Census data.</w:t>
      </w:r>
    </w:p>
    <w:p w14:paraId="43E7AE67" w14:textId="77777777" w:rsidR="006E3A89" w:rsidRPr="006E3A89" w:rsidRDefault="006E3A89" w:rsidP="006E3A89">
      <w:pPr>
        <w:widowControl/>
        <w:jc w:val="center"/>
        <w:rPr>
          <w:rFonts w:ascii="Times New Roman" w:eastAsia="Times New Roman" w:hAnsi="Times New Roman" w:cs="Times New Roman"/>
          <w:kern w:val="0"/>
          <w:sz w:val="24"/>
          <w:szCs w:val="24"/>
        </w:rPr>
      </w:pPr>
      <w:r w:rsidRPr="006E3A89">
        <w:rPr>
          <w:rFonts w:ascii="Times New Roman" w:eastAsia="Times New Roman" w:hAnsi="Times New Roman" w:cs="Times New Roman"/>
          <w:noProof/>
          <w:kern w:val="0"/>
          <w:sz w:val="24"/>
          <w:szCs w:val="24"/>
        </w:rPr>
        <w:drawing>
          <wp:inline distT="0" distB="0" distL="0" distR="0" wp14:anchorId="755E04FF" wp14:editId="63505E79">
            <wp:extent cx="3911600" cy="3400161"/>
            <wp:effectExtent l="0" t="0" r="0" b="0"/>
            <wp:docPr id="8" name="Picture 8"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website&#10;&#10;Description automatically generated"/>
                    <pic:cNvPicPr/>
                  </pic:nvPicPr>
                  <pic:blipFill>
                    <a:blip r:embed="rId45"/>
                    <a:stretch>
                      <a:fillRect/>
                    </a:stretch>
                  </pic:blipFill>
                  <pic:spPr>
                    <a:xfrm>
                      <a:off x="0" y="0"/>
                      <a:ext cx="3953441" cy="3436531"/>
                    </a:xfrm>
                    <a:prstGeom prst="rect">
                      <a:avLst/>
                    </a:prstGeom>
                  </pic:spPr>
                </pic:pic>
              </a:graphicData>
            </a:graphic>
          </wp:inline>
        </w:drawing>
      </w:r>
    </w:p>
    <w:p w14:paraId="2A1A6CC0" w14:textId="77777777" w:rsidR="006E3A89" w:rsidRPr="006E3A89" w:rsidRDefault="006E3A89" w:rsidP="006E3A89">
      <w:pPr>
        <w:widowControl/>
        <w:jc w:val="left"/>
        <w:rPr>
          <w:rFonts w:ascii="Times New Roman" w:eastAsia="Times New Roman" w:hAnsi="Times New Roman" w:cs="Times New Roman"/>
          <w:kern w:val="0"/>
          <w:sz w:val="24"/>
          <w:szCs w:val="24"/>
        </w:rPr>
      </w:pPr>
    </w:p>
    <w:p w14:paraId="52CAD897" w14:textId="77777777" w:rsidR="006E3A89" w:rsidRPr="006E3A89" w:rsidRDefault="006E3A89" w:rsidP="006E3A89">
      <w:pPr>
        <w:rPr>
          <w:rFonts w:ascii="Times New Roman" w:hAnsi="Times New Roman" w:cs="Times New Roman"/>
          <w:sz w:val="20"/>
          <w:szCs w:val="20"/>
        </w:rPr>
      </w:pPr>
      <w:r w:rsidRPr="006E3A89">
        <w:rPr>
          <w:rFonts w:ascii="Times New Roman" w:hAnsi="Times New Roman" w:cs="Times New Roman"/>
          <w:sz w:val="20"/>
          <w:szCs w:val="20"/>
        </w:rPr>
        <w:t>2. Download one dataset which includes a .shp file.</w:t>
      </w:r>
    </w:p>
    <w:p w14:paraId="4AE406B3" w14:textId="77777777" w:rsidR="006E3A89" w:rsidRPr="006E3A89" w:rsidRDefault="006E3A89" w:rsidP="006E3A89">
      <w:pPr>
        <w:widowControl/>
        <w:jc w:val="left"/>
        <w:rPr>
          <w:rFonts w:ascii="Times New Roman" w:eastAsia="Times New Roman" w:hAnsi="Times New Roman" w:cs="Times New Roman"/>
          <w:kern w:val="0"/>
          <w:sz w:val="24"/>
          <w:szCs w:val="24"/>
        </w:rPr>
      </w:pPr>
      <w:r w:rsidRPr="006E3A89">
        <w:rPr>
          <w:rFonts w:ascii="Times New Roman" w:eastAsia="Times New Roman" w:hAnsi="Times New Roman" w:cs="Times New Roman"/>
          <w:noProof/>
          <w:kern w:val="0"/>
          <w:sz w:val="24"/>
          <w:szCs w:val="24"/>
        </w:rPr>
        <w:drawing>
          <wp:inline distT="0" distB="0" distL="0" distR="0" wp14:anchorId="238AE0AE" wp14:editId="4D83AF95">
            <wp:extent cx="2514600" cy="1279096"/>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46"/>
                    <a:stretch>
                      <a:fillRect/>
                    </a:stretch>
                  </pic:blipFill>
                  <pic:spPr>
                    <a:xfrm>
                      <a:off x="0" y="0"/>
                      <a:ext cx="2562694" cy="1303560"/>
                    </a:xfrm>
                    <a:prstGeom prst="rect">
                      <a:avLst/>
                    </a:prstGeom>
                  </pic:spPr>
                </pic:pic>
              </a:graphicData>
            </a:graphic>
          </wp:inline>
        </w:drawing>
      </w:r>
      <w:r w:rsidRPr="006E3A89">
        <w:rPr>
          <w:rFonts w:ascii="Times New Roman" w:eastAsia="Times New Roman" w:hAnsi="Times New Roman" w:cs="Times New Roman"/>
          <w:noProof/>
          <w:kern w:val="0"/>
          <w:sz w:val="24"/>
          <w:szCs w:val="24"/>
        </w:rPr>
        <w:drawing>
          <wp:inline distT="0" distB="0" distL="0" distR="0" wp14:anchorId="49139F39" wp14:editId="0E9B6246">
            <wp:extent cx="2513487" cy="1160890"/>
            <wp:effectExtent l="0" t="0" r="127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47"/>
                    <a:stretch>
                      <a:fillRect/>
                    </a:stretch>
                  </pic:blipFill>
                  <pic:spPr>
                    <a:xfrm>
                      <a:off x="0" y="0"/>
                      <a:ext cx="2513487" cy="1160890"/>
                    </a:xfrm>
                    <a:prstGeom prst="rect">
                      <a:avLst/>
                    </a:prstGeom>
                  </pic:spPr>
                </pic:pic>
              </a:graphicData>
            </a:graphic>
          </wp:inline>
        </w:drawing>
      </w:r>
    </w:p>
    <w:p w14:paraId="1029AE47" w14:textId="1D452266" w:rsidR="006E3A89" w:rsidRDefault="006E3A89" w:rsidP="006E3A89">
      <w:pPr>
        <w:rPr>
          <w:rFonts w:ascii="Times New Roman" w:hAnsi="Times New Roman" w:cs="Times New Roman"/>
          <w:sz w:val="20"/>
          <w:szCs w:val="20"/>
        </w:rPr>
      </w:pPr>
    </w:p>
    <w:p w14:paraId="00455FC0" w14:textId="0077012D" w:rsidR="006E3A89" w:rsidRDefault="006E3A89" w:rsidP="006E3A89">
      <w:pPr>
        <w:rPr>
          <w:rFonts w:ascii="Times New Roman" w:hAnsi="Times New Roman" w:cs="Times New Roman"/>
          <w:sz w:val="20"/>
          <w:szCs w:val="20"/>
        </w:rPr>
      </w:pPr>
    </w:p>
    <w:p w14:paraId="452F8EE2" w14:textId="77777777" w:rsidR="006E3A89" w:rsidRPr="006E3A89" w:rsidRDefault="006E3A89" w:rsidP="006E3A89">
      <w:pPr>
        <w:rPr>
          <w:rFonts w:ascii="Times New Roman" w:hAnsi="Times New Roman" w:cs="Times New Roman"/>
          <w:sz w:val="20"/>
          <w:szCs w:val="20"/>
        </w:rPr>
      </w:pPr>
    </w:p>
    <w:p w14:paraId="3389AF37" w14:textId="2A0F9EA8" w:rsidR="006E3A89" w:rsidRPr="006E3A89" w:rsidRDefault="006E3A89" w:rsidP="006E3A89">
      <w:pPr>
        <w:widowControl/>
        <w:jc w:val="left"/>
        <w:rPr>
          <w:rFonts w:ascii="Times New Roman" w:hAnsi="Times New Roman" w:cs="Times New Roman"/>
          <w:kern w:val="0"/>
          <w:sz w:val="24"/>
          <w:szCs w:val="24"/>
        </w:rPr>
      </w:pPr>
      <w:r w:rsidRPr="006E3A89">
        <w:rPr>
          <w:rFonts w:ascii="Times New Roman" w:eastAsia="Times New Roman" w:hAnsi="Times New Roman" w:cs="Times New Roman" w:hint="eastAsia"/>
          <w:b/>
          <w:bCs/>
          <w:kern w:val="0"/>
          <w:sz w:val="24"/>
          <w:szCs w:val="24"/>
        </w:rPr>
        <w:t>Ste</w:t>
      </w:r>
      <w:r w:rsidRPr="006E3A89">
        <w:rPr>
          <w:rFonts w:ascii="Times New Roman" w:eastAsia="Times New Roman" w:hAnsi="Times New Roman" w:cs="Times New Roman"/>
          <w:b/>
          <w:bCs/>
          <w:kern w:val="0"/>
          <w:sz w:val="24"/>
          <w:szCs w:val="24"/>
        </w:rPr>
        <w:t>p 2</w:t>
      </w:r>
      <w:r w:rsidRPr="006E3A89">
        <w:rPr>
          <w:rFonts w:ascii="Times New Roman" w:eastAsia="Times New Roman" w:hAnsi="Times New Roman" w:cs="Times New Roman"/>
          <w:kern w:val="0"/>
          <w:sz w:val="24"/>
          <w:szCs w:val="24"/>
        </w:rPr>
        <w:t xml:space="preserve"> Use QGIS to export TAZ shapefile as TAZ.csv</w:t>
      </w:r>
    </w:p>
    <w:p w14:paraId="4413AF9D" w14:textId="77777777" w:rsidR="006E3A89" w:rsidRPr="006E3A89" w:rsidRDefault="006E3A89" w:rsidP="006E3A89">
      <w:pPr>
        <w:rPr>
          <w:rFonts w:ascii="Times New Roman" w:hAnsi="Times New Roman" w:cs="Times New Roman"/>
          <w:sz w:val="20"/>
          <w:szCs w:val="20"/>
        </w:rPr>
      </w:pPr>
      <w:r w:rsidRPr="006E3A89">
        <w:rPr>
          <w:rFonts w:ascii="Times New Roman" w:hAnsi="Times New Roman" w:cs="Times New Roman"/>
          <w:sz w:val="20"/>
          <w:szCs w:val="20"/>
        </w:rPr>
        <w:t xml:space="preserve">1. </w:t>
      </w:r>
      <w:r w:rsidRPr="006E3A89">
        <w:rPr>
          <w:rFonts w:ascii="Times New Roman" w:hAnsi="Times New Roman" w:cs="Times New Roman" w:hint="eastAsia"/>
          <w:sz w:val="20"/>
          <w:szCs w:val="20"/>
        </w:rPr>
        <w:t>Right-click</w:t>
      </w:r>
      <w:r w:rsidRPr="006E3A89">
        <w:rPr>
          <w:rFonts w:ascii="Times New Roman" w:hAnsi="Times New Roman" w:cs="Times New Roman"/>
          <w:sz w:val="20"/>
          <w:szCs w:val="20"/>
        </w:rPr>
        <w:t xml:space="preserve"> the TAZ layer -- "Export"-- "Save Features As"</w:t>
      </w:r>
    </w:p>
    <w:p w14:paraId="6CAB2EC2" w14:textId="34464F3D" w:rsidR="006E3A89" w:rsidRPr="006E3A89" w:rsidRDefault="006E3A89" w:rsidP="006E3A89">
      <w:pPr>
        <w:widowControl/>
        <w:jc w:val="center"/>
        <w:rPr>
          <w:rFonts w:ascii="Times New Roman" w:hAnsi="Times New Roman" w:cs="Times New Roman"/>
          <w:kern w:val="0"/>
          <w:sz w:val="24"/>
          <w:szCs w:val="24"/>
        </w:rPr>
      </w:pPr>
      <w:r w:rsidRPr="006E3A89">
        <w:rPr>
          <w:rFonts w:ascii="Times New Roman" w:eastAsia="Times New Roman" w:hAnsi="Times New Roman" w:cs="Times New Roman"/>
          <w:noProof/>
          <w:kern w:val="0"/>
          <w:sz w:val="24"/>
          <w:szCs w:val="24"/>
        </w:rPr>
        <w:drawing>
          <wp:inline distT="0" distB="0" distL="0" distR="0" wp14:anchorId="1A9E6DA6" wp14:editId="5541B2AF">
            <wp:extent cx="3507527" cy="2309495"/>
            <wp:effectExtent l="0" t="0" r="0" b="0"/>
            <wp:docPr id="21" name="Picture 21"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map&#10;&#10;Description automatically generated"/>
                    <pic:cNvPicPr/>
                  </pic:nvPicPr>
                  <pic:blipFill>
                    <a:blip r:embed="rId48"/>
                    <a:stretch>
                      <a:fillRect/>
                    </a:stretch>
                  </pic:blipFill>
                  <pic:spPr>
                    <a:xfrm>
                      <a:off x="0" y="0"/>
                      <a:ext cx="3509045" cy="2310495"/>
                    </a:xfrm>
                    <a:prstGeom prst="rect">
                      <a:avLst/>
                    </a:prstGeom>
                  </pic:spPr>
                </pic:pic>
              </a:graphicData>
            </a:graphic>
          </wp:inline>
        </w:drawing>
      </w:r>
    </w:p>
    <w:p w14:paraId="7E2DAEAD" w14:textId="77777777" w:rsidR="006E3A89" w:rsidRPr="006E3A89" w:rsidRDefault="006E3A89" w:rsidP="006E3A89">
      <w:pPr>
        <w:rPr>
          <w:rFonts w:ascii="Times New Roman" w:hAnsi="Times New Roman" w:cs="Times New Roman"/>
          <w:sz w:val="20"/>
          <w:szCs w:val="20"/>
        </w:rPr>
      </w:pPr>
      <w:r w:rsidRPr="006E3A89">
        <w:rPr>
          <w:rFonts w:ascii="Times New Roman" w:hAnsi="Times New Roman" w:cs="Times New Roman"/>
          <w:sz w:val="20"/>
          <w:szCs w:val="20"/>
        </w:rPr>
        <w:t xml:space="preserve">2. Save the </w:t>
      </w:r>
      <w:r w:rsidRPr="006E3A89">
        <w:rPr>
          <w:rFonts w:ascii="Times New Roman" w:hAnsi="Times New Roman" w:cs="Times New Roman" w:hint="eastAsia"/>
          <w:sz w:val="20"/>
          <w:szCs w:val="20"/>
        </w:rPr>
        <w:t>features</w:t>
      </w:r>
      <w:r w:rsidRPr="006E3A89">
        <w:rPr>
          <w:rFonts w:ascii="Times New Roman" w:hAnsi="Times New Roman" w:cs="Times New Roman"/>
          <w:sz w:val="20"/>
          <w:szCs w:val="20"/>
        </w:rPr>
        <w:t xml:space="preserve"> as TAZ.csv</w:t>
      </w:r>
    </w:p>
    <w:p w14:paraId="399319C2" w14:textId="77777777" w:rsidR="006E3A89" w:rsidRPr="006E3A89" w:rsidRDefault="006E3A89" w:rsidP="006E3A89">
      <w:pPr>
        <w:rPr>
          <w:rFonts w:ascii="Times New Roman" w:hAnsi="Times New Roman" w:cs="Times New Roman"/>
          <w:sz w:val="20"/>
          <w:szCs w:val="20"/>
        </w:rPr>
      </w:pPr>
      <w:r w:rsidRPr="006E3A89">
        <w:rPr>
          <w:rFonts w:ascii="Times New Roman" w:hAnsi="Times New Roman" w:cs="Times New Roman"/>
          <w:sz w:val="20"/>
          <w:szCs w:val="20"/>
        </w:rPr>
        <w:t>Set up the Format as CSV, and the CRS as WGS 84;</w:t>
      </w:r>
    </w:p>
    <w:p w14:paraId="5B500B81" w14:textId="77777777" w:rsidR="006E3A89" w:rsidRPr="006E3A89" w:rsidRDefault="006E3A89" w:rsidP="006E3A89">
      <w:pPr>
        <w:rPr>
          <w:rFonts w:ascii="Times New Roman" w:hAnsi="Times New Roman" w:cs="Times New Roman"/>
          <w:sz w:val="20"/>
          <w:szCs w:val="20"/>
        </w:rPr>
      </w:pPr>
      <w:r w:rsidRPr="006E3A89">
        <w:rPr>
          <w:rFonts w:ascii="Times New Roman" w:hAnsi="Times New Roman" w:cs="Times New Roman"/>
          <w:sz w:val="20"/>
          <w:szCs w:val="20"/>
        </w:rPr>
        <w:t>Select fields of "TAZCE10", "INTPTLAT10" and "INTPTLON10"  to export;</w:t>
      </w:r>
    </w:p>
    <w:p w14:paraId="28D64083" w14:textId="77777777" w:rsidR="006E3A89" w:rsidRPr="006E3A89" w:rsidRDefault="006E3A89" w:rsidP="006E3A89">
      <w:pPr>
        <w:rPr>
          <w:rFonts w:ascii="Times New Roman" w:hAnsi="Times New Roman" w:cs="Times New Roman"/>
          <w:sz w:val="20"/>
          <w:szCs w:val="20"/>
        </w:rPr>
      </w:pPr>
      <w:r w:rsidRPr="006E3A89">
        <w:rPr>
          <w:rFonts w:ascii="Times New Roman" w:hAnsi="Times New Roman" w:cs="Times New Roman"/>
          <w:sz w:val="20"/>
          <w:szCs w:val="20"/>
        </w:rPr>
        <w:t>Set up the Geometry type as Polygon;</w:t>
      </w:r>
    </w:p>
    <w:p w14:paraId="3E75A39A" w14:textId="77777777" w:rsidR="006E3A89" w:rsidRPr="006E3A89" w:rsidRDefault="006E3A89" w:rsidP="006E3A89">
      <w:pPr>
        <w:rPr>
          <w:rFonts w:ascii="Times New Roman" w:hAnsi="Times New Roman" w:cs="Times New Roman"/>
          <w:sz w:val="20"/>
          <w:szCs w:val="20"/>
        </w:rPr>
      </w:pPr>
      <w:r w:rsidRPr="006E3A89">
        <w:rPr>
          <w:rFonts w:ascii="Times New Roman" w:hAnsi="Times New Roman" w:cs="Times New Roman"/>
          <w:sz w:val="20"/>
          <w:szCs w:val="20"/>
        </w:rPr>
        <w:t>Select the format of GEOMETRY;</w:t>
      </w:r>
    </w:p>
    <w:p w14:paraId="421225C2" w14:textId="77777777" w:rsidR="006E3A89" w:rsidRPr="006E3A89" w:rsidRDefault="006E3A89" w:rsidP="006E3A89">
      <w:pPr>
        <w:rPr>
          <w:rFonts w:ascii="Times New Roman" w:hAnsi="Times New Roman" w:cs="Times New Roman"/>
          <w:sz w:val="20"/>
          <w:szCs w:val="20"/>
        </w:rPr>
      </w:pPr>
      <w:r w:rsidRPr="006E3A89">
        <w:rPr>
          <w:rFonts w:ascii="Times New Roman" w:hAnsi="Times New Roman" w:cs="Times New Roman"/>
          <w:sz w:val="20"/>
          <w:szCs w:val="20"/>
        </w:rPr>
        <w:t>O</w:t>
      </w:r>
      <w:r w:rsidRPr="006E3A89">
        <w:rPr>
          <w:rFonts w:ascii="Times New Roman" w:hAnsi="Times New Roman" w:cs="Times New Roman" w:hint="eastAsia"/>
          <w:sz w:val="20"/>
          <w:szCs w:val="20"/>
        </w:rPr>
        <w:t>K</w:t>
      </w:r>
    </w:p>
    <w:p w14:paraId="13C63446" w14:textId="085A9BD6" w:rsidR="006E3A89" w:rsidRDefault="006E3A89" w:rsidP="006E3A89">
      <w:pPr>
        <w:widowControl/>
        <w:jc w:val="center"/>
        <w:rPr>
          <w:rFonts w:ascii="Times New Roman" w:hAnsi="Times New Roman" w:cs="Times New Roman"/>
          <w:kern w:val="0"/>
          <w:sz w:val="24"/>
          <w:szCs w:val="24"/>
        </w:rPr>
      </w:pPr>
      <w:r w:rsidRPr="006E3A89">
        <w:rPr>
          <w:rFonts w:ascii="Times New Roman" w:eastAsia="Times New Roman" w:hAnsi="Times New Roman" w:cs="Times New Roman"/>
          <w:noProof/>
          <w:kern w:val="0"/>
          <w:sz w:val="24"/>
          <w:szCs w:val="24"/>
        </w:rPr>
        <w:lastRenderedPageBreak/>
        <w:drawing>
          <wp:inline distT="0" distB="0" distL="0" distR="0" wp14:anchorId="3D8DCEA9" wp14:editId="5F788149">
            <wp:extent cx="2869885" cy="4477243"/>
            <wp:effectExtent l="0" t="0" r="6985" b="0"/>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pic:nvPicPr>
                  <pic:blipFill>
                    <a:blip r:embed="rId49"/>
                    <a:stretch>
                      <a:fillRect/>
                    </a:stretch>
                  </pic:blipFill>
                  <pic:spPr>
                    <a:xfrm>
                      <a:off x="0" y="0"/>
                      <a:ext cx="2904568" cy="4531351"/>
                    </a:xfrm>
                    <a:prstGeom prst="rect">
                      <a:avLst/>
                    </a:prstGeom>
                  </pic:spPr>
                </pic:pic>
              </a:graphicData>
            </a:graphic>
          </wp:inline>
        </w:drawing>
      </w:r>
    </w:p>
    <w:p w14:paraId="17191336" w14:textId="77777777" w:rsidR="006E3A89" w:rsidRPr="006E3A89" w:rsidRDefault="006E3A89" w:rsidP="006E3A89">
      <w:pPr>
        <w:widowControl/>
        <w:jc w:val="center"/>
        <w:rPr>
          <w:rFonts w:ascii="Times New Roman" w:hAnsi="Times New Roman" w:cs="Times New Roman"/>
          <w:kern w:val="0"/>
          <w:sz w:val="24"/>
          <w:szCs w:val="24"/>
        </w:rPr>
      </w:pPr>
    </w:p>
    <w:p w14:paraId="35D00E2A" w14:textId="77777777" w:rsidR="006E3A89" w:rsidRPr="006E3A89" w:rsidRDefault="006E3A89" w:rsidP="006E3A89">
      <w:pPr>
        <w:rPr>
          <w:rFonts w:ascii="Times New Roman" w:hAnsi="Times New Roman" w:cs="Times New Roman"/>
          <w:sz w:val="20"/>
          <w:szCs w:val="20"/>
        </w:rPr>
      </w:pPr>
      <w:r w:rsidRPr="006E3A89">
        <w:rPr>
          <w:rFonts w:ascii="Times New Roman" w:hAnsi="Times New Roman" w:cs="Times New Roman"/>
          <w:sz w:val="20"/>
          <w:szCs w:val="20"/>
        </w:rPr>
        <w:t>3. Change the fields' name of "WKT", "TAZCE10", "INTPTLAT10" and "INTPTLON10" as " geometry", "TAZ", "y_coord", and "x_coord " repectively.</w:t>
      </w:r>
    </w:p>
    <w:p w14:paraId="09BC2599" w14:textId="77777777" w:rsidR="006E3A89" w:rsidRPr="006E3A89" w:rsidRDefault="006E3A89" w:rsidP="006E3A89">
      <w:pPr>
        <w:widowControl/>
        <w:jc w:val="left"/>
        <w:rPr>
          <w:rFonts w:ascii="Times New Roman" w:eastAsia="Times New Roman" w:hAnsi="Times New Roman" w:cs="Times New Roman"/>
          <w:kern w:val="0"/>
          <w:sz w:val="24"/>
          <w:szCs w:val="24"/>
        </w:rPr>
      </w:pPr>
      <w:r w:rsidRPr="006E3A89">
        <w:rPr>
          <w:rFonts w:ascii="Times New Roman" w:eastAsia="Times New Roman" w:hAnsi="Times New Roman" w:cs="Times New Roman"/>
          <w:noProof/>
          <w:kern w:val="0"/>
          <w:sz w:val="24"/>
          <w:szCs w:val="24"/>
        </w:rPr>
        <w:drawing>
          <wp:inline distT="0" distB="0" distL="0" distR="0" wp14:anchorId="5BF4B09C" wp14:editId="55284A81">
            <wp:extent cx="2602893" cy="773723"/>
            <wp:effectExtent l="0" t="0" r="635" b="127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50"/>
                    <a:stretch>
                      <a:fillRect/>
                    </a:stretch>
                  </pic:blipFill>
                  <pic:spPr>
                    <a:xfrm>
                      <a:off x="0" y="0"/>
                      <a:ext cx="2708738" cy="805186"/>
                    </a:xfrm>
                    <a:prstGeom prst="rect">
                      <a:avLst/>
                    </a:prstGeom>
                  </pic:spPr>
                </pic:pic>
              </a:graphicData>
            </a:graphic>
          </wp:inline>
        </w:drawing>
      </w:r>
      <w:r w:rsidRPr="006E3A89">
        <w:rPr>
          <w:rFonts w:ascii="Times New Roman" w:eastAsia="SimSun" w:hAnsi="Times New Roman" w:cs="Times New Roman"/>
          <w:kern w:val="0"/>
          <w:sz w:val="24"/>
          <w:szCs w:val="24"/>
        </w:rPr>
        <w:t xml:space="preserve"> </w:t>
      </w:r>
      <w:r w:rsidRPr="006E3A89">
        <w:rPr>
          <w:rFonts w:ascii="Times New Roman" w:eastAsia="SimSun" w:hAnsi="Times New Roman" w:cs="Times New Roman"/>
          <w:noProof/>
          <w:kern w:val="0"/>
          <w:sz w:val="24"/>
          <w:szCs w:val="24"/>
        </w:rPr>
        <w:drawing>
          <wp:inline distT="0" distB="0" distL="0" distR="0" wp14:anchorId="05BF1E0B" wp14:editId="0FF0440C">
            <wp:extent cx="2473650" cy="773723"/>
            <wp:effectExtent l="0" t="0" r="3175" b="1270"/>
            <wp:docPr id="55" name="Picture 5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10;&#10;Description automatically generated"/>
                    <pic:cNvPicPr/>
                  </pic:nvPicPr>
                  <pic:blipFill>
                    <a:blip r:embed="rId51"/>
                    <a:stretch>
                      <a:fillRect/>
                    </a:stretch>
                  </pic:blipFill>
                  <pic:spPr>
                    <a:xfrm>
                      <a:off x="0" y="0"/>
                      <a:ext cx="2499729" cy="781880"/>
                    </a:xfrm>
                    <a:prstGeom prst="rect">
                      <a:avLst/>
                    </a:prstGeom>
                  </pic:spPr>
                </pic:pic>
              </a:graphicData>
            </a:graphic>
          </wp:inline>
        </w:drawing>
      </w:r>
    </w:p>
    <w:p w14:paraId="11FB04E0" w14:textId="77777777" w:rsidR="006E3A89" w:rsidRPr="006E3A89" w:rsidRDefault="006E3A89" w:rsidP="006E3A89">
      <w:pPr>
        <w:rPr>
          <w:rFonts w:ascii="Times New Roman" w:hAnsi="Times New Roman" w:cs="Times New Roman"/>
          <w:sz w:val="20"/>
          <w:szCs w:val="20"/>
        </w:rPr>
      </w:pPr>
      <w:r w:rsidRPr="006E3A89">
        <w:rPr>
          <w:rFonts w:ascii="Times New Roman" w:hAnsi="Times New Roman" w:cs="Times New Roman"/>
          <w:sz w:val="20"/>
          <w:szCs w:val="20"/>
        </w:rPr>
        <w:t>Note: we need to use a text editor to open the TAZ.csv, since there could be some display errors if we use Excel to open it due to the limitation of string length.</w:t>
      </w:r>
    </w:p>
    <w:p w14:paraId="65F6B1E1" w14:textId="77777777" w:rsidR="006E3A89" w:rsidRPr="006E3A89" w:rsidRDefault="006E3A89" w:rsidP="006E3A89">
      <w:pPr>
        <w:widowControl/>
        <w:jc w:val="left"/>
        <w:rPr>
          <w:rFonts w:ascii="Times New Roman" w:eastAsia="Times New Roman" w:hAnsi="Times New Roman" w:cs="Times New Roman"/>
          <w:kern w:val="0"/>
          <w:sz w:val="24"/>
          <w:szCs w:val="24"/>
        </w:rPr>
      </w:pPr>
    </w:p>
    <w:p w14:paraId="1915B523" w14:textId="1F1B8892" w:rsidR="006E3A89" w:rsidRDefault="006E3A89" w:rsidP="006E3A89"/>
    <w:p w14:paraId="7E52FED6" w14:textId="5107419D" w:rsidR="00E2294D" w:rsidRDefault="00E2294D" w:rsidP="006E3A89"/>
    <w:p w14:paraId="1E6D1734" w14:textId="1EF29C60" w:rsidR="00E2294D" w:rsidRDefault="00E2294D" w:rsidP="006E3A89">
      <w:r>
        <w:t>References:</w:t>
      </w:r>
    </w:p>
    <w:p w14:paraId="5C65D53B" w14:textId="16C2D252" w:rsidR="00E2294D" w:rsidRDefault="00000000" w:rsidP="006E3A89">
      <w:hyperlink r:id="rId52" w:history="1">
        <w:r w:rsidR="00E2294D">
          <w:rPr>
            <w:rStyle w:val="Hyperlink"/>
          </w:rPr>
          <w:t>jdlph/Path4GMNS: An open-source, cross-platform, lightweight, and fast Python path engine for networks encoded in GMNS. (github.com)</w:t>
        </w:r>
      </w:hyperlink>
    </w:p>
    <w:p w14:paraId="3E2CC18F" w14:textId="77777777" w:rsidR="00ED4F02" w:rsidRDefault="00ED4F02" w:rsidP="006E3A89"/>
    <w:p w14:paraId="4B0B45D7" w14:textId="3B3011EF" w:rsidR="00E2294D" w:rsidRDefault="00000000" w:rsidP="006E3A89">
      <w:hyperlink r:id="rId53" w:history="1">
        <w:r w:rsidR="00ED4F02">
          <w:rPr>
            <w:rStyle w:val="Hyperlink"/>
          </w:rPr>
          <w:t>jdlph/shortest-path-algorithms: Boost Shortest Path Algorithm Implementations using Proper Data Structures (github.com)</w:t>
        </w:r>
      </w:hyperlink>
    </w:p>
    <w:p w14:paraId="31C05956" w14:textId="77777777" w:rsidR="00ED4F02" w:rsidRDefault="00ED4F02" w:rsidP="006E3A89"/>
    <w:p w14:paraId="10206F3D" w14:textId="27EA8F65" w:rsidR="00E2294D" w:rsidRDefault="00000000" w:rsidP="006E3A89">
      <w:hyperlink r:id="rId54" w:history="1">
        <w:r w:rsidR="00E2294D">
          <w:rPr>
            <w:rStyle w:val="Hyperlink"/>
          </w:rPr>
          <w:t>Transportation Network Analysis -- Boyles, Lownes, and Unnikrishnan (sboyles.github.io)</w:t>
        </w:r>
      </w:hyperlink>
    </w:p>
    <w:p w14:paraId="6C8BE03E" w14:textId="3884349B" w:rsidR="00E2294D" w:rsidRDefault="00E2294D" w:rsidP="006E3A89">
      <w:pPr>
        <w:rPr>
          <w:ins w:id="157" w:author="Xuesong Zhou" w:date="2023-03-04T14:19:00Z"/>
        </w:rPr>
      </w:pPr>
    </w:p>
    <w:p w14:paraId="42E2E138" w14:textId="5E5394E0" w:rsidR="005A5069" w:rsidRDefault="005A5069" w:rsidP="006E3A89">
      <w:pPr>
        <w:rPr>
          <w:ins w:id="158" w:author="Xuesong Zhou" w:date="2023-03-04T14:19:00Z"/>
        </w:rPr>
      </w:pPr>
    </w:p>
    <w:p w14:paraId="47834937" w14:textId="03EFB6F8" w:rsidR="005A5069" w:rsidRDefault="005A5069" w:rsidP="006E3A89">
      <w:pPr>
        <w:rPr>
          <w:ins w:id="159" w:author="Xuesong Zhou" w:date="2023-03-04T14:19:00Z"/>
        </w:rPr>
      </w:pPr>
    </w:p>
    <w:p w14:paraId="1E4AEF49" w14:textId="240EFE9C" w:rsidR="005A5069" w:rsidRDefault="005A5069" w:rsidP="006E3A89">
      <w:pPr>
        <w:rPr>
          <w:ins w:id="160" w:author="Xuesong Zhou" w:date="2023-03-04T14:19:00Z"/>
        </w:rPr>
      </w:pPr>
      <w:ins w:id="161" w:author="Xuesong Zhou" w:date="2023-03-04T14:19:00Z">
        <w:r w:rsidRPr="005A5069">
          <w:drawing>
            <wp:inline distT="0" distB="0" distL="0" distR="0" wp14:anchorId="00B165D0" wp14:editId="309B9A28">
              <wp:extent cx="4359018" cy="2872989"/>
              <wp:effectExtent l="0" t="0" r="3810" b="3810"/>
              <wp:docPr id="22" name="Picture 22"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alendar&#10;&#10;Description automatically generated with medium confidence"/>
                      <pic:cNvPicPr/>
                    </pic:nvPicPr>
                    <pic:blipFill>
                      <a:blip r:embed="rId55"/>
                      <a:stretch>
                        <a:fillRect/>
                      </a:stretch>
                    </pic:blipFill>
                    <pic:spPr>
                      <a:xfrm>
                        <a:off x="0" y="0"/>
                        <a:ext cx="4359018" cy="2872989"/>
                      </a:xfrm>
                      <a:prstGeom prst="rect">
                        <a:avLst/>
                      </a:prstGeom>
                    </pic:spPr>
                  </pic:pic>
                </a:graphicData>
              </a:graphic>
            </wp:inline>
          </w:drawing>
        </w:r>
      </w:ins>
    </w:p>
    <w:p w14:paraId="6E4A5CFE" w14:textId="59592284" w:rsidR="005A5069" w:rsidRDefault="005A5069" w:rsidP="006E3A89">
      <w:pPr>
        <w:rPr>
          <w:ins w:id="162" w:author="Xuesong Zhou" w:date="2023-03-04T14:44:00Z"/>
        </w:rPr>
      </w:pPr>
      <w:ins w:id="163" w:author="Xuesong Zhou" w:date="2023-03-04T14:19:00Z">
        <w:r>
          <w:t xml:space="preserve">Parallel computijng for using different </w:t>
        </w:r>
        <w:proofErr w:type="gramStart"/>
        <w:r>
          <w:t>processors</w:t>
        </w:r>
        <w:proofErr w:type="gramEnd"/>
        <w:r>
          <w:t xml:space="preserve"> </w:t>
        </w:r>
      </w:ins>
    </w:p>
    <w:p w14:paraId="4B8E0828" w14:textId="3A7BD999" w:rsidR="00B613AF" w:rsidRDefault="00B613AF" w:rsidP="006E3A89">
      <w:pPr>
        <w:rPr>
          <w:ins w:id="164" w:author="Xuesong Zhou" w:date="2023-03-04T14:44:00Z"/>
        </w:rPr>
      </w:pPr>
    </w:p>
    <w:p w14:paraId="3C579C32" w14:textId="3E90662D" w:rsidR="00B613AF" w:rsidRDefault="00B613AF" w:rsidP="006E3A89">
      <w:pPr>
        <w:rPr>
          <w:ins w:id="165" w:author="Xuesong Zhou" w:date="2023-03-04T14:44:00Z"/>
        </w:rPr>
      </w:pPr>
      <w:ins w:id="166" w:author="Xuesong Zhou" w:date="2023-03-04T14:44:00Z">
        <w:r>
          <w:t xml:space="preserve">Use nexta to create </w:t>
        </w:r>
        <w:proofErr w:type="gramStart"/>
        <w:r>
          <w:t>subarea.csv</w:t>
        </w:r>
        <w:proofErr w:type="gramEnd"/>
        <w:r>
          <w:t xml:space="preserve"> </w:t>
        </w:r>
      </w:ins>
    </w:p>
    <w:p w14:paraId="44ACA1FE" w14:textId="08CC78D4" w:rsidR="00B613AF" w:rsidRDefault="00B613AF" w:rsidP="006E3A89">
      <w:pPr>
        <w:rPr>
          <w:ins w:id="167" w:author="Xuesong Zhou" w:date="2023-03-04T14:45:00Z"/>
        </w:rPr>
      </w:pPr>
      <w:ins w:id="168" w:author="Xuesong Zhou" w:date="2023-03-04T14:44:00Z">
        <w:r>
          <w:t xml:space="preserve">Menu -&gt; </w:t>
        </w:r>
      </w:ins>
    </w:p>
    <w:p w14:paraId="274407CD" w14:textId="53DCC9AE" w:rsidR="008A6DF8" w:rsidRDefault="008A6DF8" w:rsidP="006E3A89">
      <w:pPr>
        <w:rPr>
          <w:ins w:id="169" w:author="Xuesong Zhou" w:date="2023-03-04T14:45:00Z"/>
        </w:rPr>
      </w:pPr>
      <w:ins w:id="170" w:author="Xuesong Zhou" w:date="2023-03-04T14:45:00Z">
        <w:r w:rsidRPr="008A6DF8">
          <w:drawing>
            <wp:inline distT="0" distB="0" distL="0" distR="0" wp14:anchorId="0262E796" wp14:editId="275B1D3E">
              <wp:extent cx="3330229" cy="1691787"/>
              <wp:effectExtent l="0" t="0" r="3810" b="3810"/>
              <wp:docPr id="25" name="Picture 25"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chart, application&#10;&#10;Description automatically generated"/>
                      <pic:cNvPicPr/>
                    </pic:nvPicPr>
                    <pic:blipFill>
                      <a:blip r:embed="rId56"/>
                      <a:stretch>
                        <a:fillRect/>
                      </a:stretch>
                    </pic:blipFill>
                    <pic:spPr>
                      <a:xfrm>
                        <a:off x="0" y="0"/>
                        <a:ext cx="3330229" cy="1691787"/>
                      </a:xfrm>
                      <a:prstGeom prst="rect">
                        <a:avLst/>
                      </a:prstGeom>
                    </pic:spPr>
                  </pic:pic>
                </a:graphicData>
              </a:graphic>
            </wp:inline>
          </w:drawing>
        </w:r>
      </w:ins>
    </w:p>
    <w:p w14:paraId="5514CC47" w14:textId="2A1F9C79" w:rsidR="00CD4EBE" w:rsidRDefault="00CD4EBE" w:rsidP="006E3A89">
      <w:pPr>
        <w:rPr>
          <w:ins w:id="171" w:author="Xuesong Zhou" w:date="2023-03-04T14:45:00Z"/>
        </w:rPr>
      </w:pPr>
    </w:p>
    <w:p w14:paraId="19C29537" w14:textId="1EEBA704" w:rsidR="00CD4EBE" w:rsidRDefault="00E3681E" w:rsidP="006E3A89">
      <w:pPr>
        <w:rPr>
          <w:ins w:id="172" w:author="Xuesong Zhou" w:date="2023-03-04T14:49:00Z"/>
        </w:rPr>
      </w:pPr>
      <w:ins w:id="173" w:author="Xuesong Zhou" w:date="2023-03-04T14:49:00Z">
        <w:r>
          <w:t xml:space="preserve">En sure </w:t>
        </w:r>
      </w:ins>
      <w:ins w:id="174" w:author="Xuesong Zhou" w:date="2023-03-04T14:45:00Z">
        <w:r w:rsidR="00CD4EBE">
          <w:t>Route_output = 1</w:t>
        </w:r>
      </w:ins>
      <w:ins w:id="175" w:author="Xuesong Zhou" w:date="2023-03-04T14:49:00Z">
        <w:r>
          <w:t xml:space="preserve"> in settings.csv</w:t>
        </w:r>
      </w:ins>
    </w:p>
    <w:p w14:paraId="51730CE8" w14:textId="62909E9E" w:rsidR="00E3681E" w:rsidRDefault="00E3681E" w:rsidP="006E3A89">
      <w:pPr>
        <w:rPr>
          <w:ins w:id="176" w:author="Xuesong Zhou" w:date="2023-03-04T14:49:00Z"/>
        </w:rPr>
      </w:pPr>
    </w:p>
    <w:p w14:paraId="6121F062" w14:textId="6E08DEA6" w:rsidR="00E3681E" w:rsidRDefault="00E3681E" w:rsidP="006E3A89">
      <w:pPr>
        <w:rPr>
          <w:ins w:id="177" w:author="Xuesong Zhou" w:date="2023-03-04T14:49:00Z"/>
        </w:rPr>
      </w:pPr>
      <w:ins w:id="178" w:author="Xuesong Zhou" w:date="2023-03-04T14:49:00Z">
        <w:r>
          <w:t xml:space="preserve">Check </w:t>
        </w:r>
        <w:proofErr w:type="gramStart"/>
        <w:r w:rsidRPr="00E3681E">
          <w:t>subarea_related_zone.csv</w:t>
        </w:r>
        <w:proofErr w:type="gramEnd"/>
      </w:ins>
    </w:p>
    <w:p w14:paraId="655269F5" w14:textId="28E1E20C" w:rsidR="00704997" w:rsidRDefault="00704997" w:rsidP="006E3A89">
      <w:pPr>
        <w:rPr>
          <w:ins w:id="179" w:author="Xuesong Zhou" w:date="2023-03-04T14:49:00Z"/>
        </w:rPr>
      </w:pPr>
    </w:p>
    <w:p w14:paraId="3003B22E" w14:textId="31CAD6AE" w:rsidR="00704997" w:rsidRDefault="00704997" w:rsidP="006E3A89">
      <w:pPr>
        <w:rPr>
          <w:ins w:id="180" w:author="Xuesong Zhou" w:date="2023-03-04T14:52:00Z"/>
        </w:rPr>
      </w:pPr>
      <w:ins w:id="181" w:author="Xuesong Zhou" w:date="2023-03-04T14:49:00Z">
        <w:r>
          <w:t xml:space="preserve">There </w:t>
        </w:r>
        <w:proofErr w:type="gramStart"/>
        <w:r>
          <w:t>are</w:t>
        </w:r>
        <w:proofErr w:type="gramEnd"/>
        <w:r>
          <w:t xml:space="preserve"> zone_id and </w:t>
        </w:r>
      </w:ins>
      <w:ins w:id="182" w:author="Xuesong Zhou" w:date="2023-03-04T14:50:00Z">
        <w:r>
          <w:t>super_zone_id</w:t>
        </w:r>
      </w:ins>
    </w:p>
    <w:p w14:paraId="4D9A9206" w14:textId="56336F57" w:rsidR="00704997" w:rsidRDefault="00704997" w:rsidP="006E3A89">
      <w:pPr>
        <w:rPr>
          <w:ins w:id="183" w:author="Xuesong Zhou" w:date="2023-03-04T14:52:00Z"/>
        </w:rPr>
      </w:pPr>
    </w:p>
    <w:p w14:paraId="0E433626" w14:textId="762FD573" w:rsidR="00704997" w:rsidRDefault="003B0779" w:rsidP="006E3A89">
      <w:pPr>
        <w:rPr>
          <w:ins w:id="184" w:author="Xuesong Zhou" w:date="2023-03-04T14:50:00Z"/>
        </w:rPr>
      </w:pPr>
      <w:ins w:id="185" w:author="Xuesong Zhou" w:date="2023-03-04T14:53:00Z">
        <w:r>
          <w:t xml:space="preserve">Super_zone_id = </w:t>
        </w:r>
      </w:ins>
      <w:ins w:id="186" w:author="Xuesong Zhou" w:date="2023-03-04T14:52:00Z">
        <w:r w:rsidR="00704997">
          <w:t xml:space="preserve">-1 means this zone is not considered in the final assignment. </w:t>
        </w:r>
      </w:ins>
    </w:p>
    <w:p w14:paraId="7CA9C1B2" w14:textId="7741BD2F" w:rsidR="00704997" w:rsidRDefault="00704997" w:rsidP="006E3A89">
      <w:pPr>
        <w:rPr>
          <w:ins w:id="187" w:author="Xuesong Zhou" w:date="2023-03-04T14:49:00Z"/>
        </w:rPr>
      </w:pPr>
      <w:ins w:id="188" w:author="Xuesong Zhou" w:date="2023-03-04T14:50:00Z">
        <w:r>
          <w:t xml:space="preserve"> </w:t>
        </w:r>
      </w:ins>
    </w:p>
    <w:p w14:paraId="5F5DD082" w14:textId="167A5BA6" w:rsidR="00E3681E" w:rsidRDefault="00E3681E" w:rsidP="006E3A89">
      <w:pPr>
        <w:rPr>
          <w:ins w:id="189" w:author="Xuesong Zhou" w:date="2023-03-04T14:49:00Z"/>
        </w:rPr>
      </w:pPr>
    </w:p>
    <w:p w14:paraId="6F1AA434" w14:textId="2C2BC810" w:rsidR="00E3681E" w:rsidRDefault="00E3681E" w:rsidP="006E3A89">
      <w:pPr>
        <w:rPr>
          <w:ins w:id="190" w:author="Xuesong Zhou" w:date="2023-03-04T14:53:00Z"/>
        </w:rPr>
      </w:pPr>
    </w:p>
    <w:p w14:paraId="4D940CF5" w14:textId="77777777" w:rsidR="00AA7581" w:rsidRPr="00AA7581" w:rsidRDefault="00AA7581" w:rsidP="00AA7581">
      <w:pPr>
        <w:rPr>
          <w:ins w:id="191" w:author="Xuesong Zhou" w:date="2023-03-04T14:53:00Z"/>
          <w:lang w:val="es-ES"/>
          <w:rPrChange w:id="192" w:author="Xuesong Zhou" w:date="2023-03-04T14:53:00Z">
            <w:rPr>
              <w:ins w:id="193" w:author="Xuesong Zhou" w:date="2023-03-04T14:53:00Z"/>
            </w:rPr>
          </w:rPrChange>
        </w:rPr>
      </w:pPr>
      <w:proofErr w:type="gramStart"/>
      <w:ins w:id="194" w:author="Xuesong Zhou" w:date="2023-03-04T14:53:00Z">
        <w:r w:rsidRPr="00AA7581">
          <w:rPr>
            <w:lang w:val="es-ES"/>
            <w:rPrChange w:id="195" w:author="Xuesong Zhou" w:date="2023-03-04T14:53:00Z">
              <w:rPr/>
            </w:rPrChange>
          </w:rPr>
          <w:t>total</w:t>
        </w:r>
        <w:proofErr w:type="gramEnd"/>
        <w:r w:rsidRPr="00AA7581">
          <w:rPr>
            <w:lang w:val="es-ES"/>
            <w:rPrChange w:id="196" w:author="Xuesong Zhou" w:date="2023-03-04T14:53:00Z">
              <w:rPr/>
            </w:rPrChange>
          </w:rPr>
          <w:t xml:space="preserve"> pre-load demand = 1.93976e+06</w:t>
        </w:r>
      </w:ins>
    </w:p>
    <w:p w14:paraId="43C1ECEB" w14:textId="77777777" w:rsidR="00AA7581" w:rsidRPr="00AA7581" w:rsidRDefault="00AA7581" w:rsidP="00AA7581">
      <w:pPr>
        <w:rPr>
          <w:ins w:id="197" w:author="Xuesong Zhou" w:date="2023-03-04T14:53:00Z"/>
          <w:lang w:val="es-ES"/>
          <w:rPrChange w:id="198" w:author="Xuesong Zhou" w:date="2023-03-04T14:53:00Z">
            <w:rPr>
              <w:ins w:id="199" w:author="Xuesong Zhou" w:date="2023-03-04T14:53:00Z"/>
            </w:rPr>
          </w:rPrChange>
        </w:rPr>
      </w:pPr>
    </w:p>
    <w:p w14:paraId="01AACC04" w14:textId="1F35B1DE" w:rsidR="00AA7581" w:rsidRDefault="00AA7581" w:rsidP="00AA7581">
      <w:pPr>
        <w:rPr>
          <w:ins w:id="200" w:author="Xuesong Zhou" w:date="2023-03-04T14:53:00Z"/>
        </w:rPr>
      </w:pPr>
      <w:ins w:id="201" w:author="Xuesong Zhou" w:date="2023-03-04T14:53:00Z">
        <w:r>
          <w:t xml:space="preserve">1344 zones are not </w:t>
        </w:r>
        <w:r>
          <w:t>significantly</w:t>
        </w:r>
        <w:r>
          <w:t xml:space="preserve"> related by the subarea. = (0.34828)</w:t>
        </w:r>
      </w:ins>
    </w:p>
    <w:p w14:paraId="1061645D" w14:textId="77777777" w:rsidR="00AA7581" w:rsidRDefault="00AA7581" w:rsidP="00AA7581">
      <w:pPr>
        <w:rPr>
          <w:ins w:id="202" w:author="Xuesong Zhou" w:date="2023-03-04T14:53:00Z"/>
        </w:rPr>
      </w:pPr>
      <w:ins w:id="203" w:author="Xuesong Zhou" w:date="2023-03-04T14:53:00Z">
        <w:r>
          <w:lastRenderedPageBreak/>
          <w:t>243 zones are inside the subarea.</w:t>
        </w:r>
      </w:ins>
    </w:p>
    <w:p w14:paraId="26A6E435" w14:textId="35FB9BEB" w:rsidR="00AA7581" w:rsidRDefault="00AA7581" w:rsidP="00AA7581">
      <w:pPr>
        <w:rPr>
          <w:ins w:id="204" w:author="Xuesong Zhou" w:date="2023-03-04T15:21:00Z"/>
        </w:rPr>
      </w:pPr>
      <w:ins w:id="205" w:author="Xuesong Zhou" w:date="2023-03-04T14:53:00Z">
        <w:r>
          <w:t>total demand = 1.979e+06 total subarea-related demand = 2.7223e+05 (</w:t>
        </w:r>
        <w:proofErr w:type="gramStart"/>
        <w:r>
          <w:t>0.13756 )</w:t>
        </w:r>
      </w:ins>
      <w:proofErr w:type="gramEnd"/>
    </w:p>
    <w:p w14:paraId="1099441D" w14:textId="456E2D0A" w:rsidR="00B96A09" w:rsidRDefault="00B96A09" w:rsidP="00AA7581">
      <w:pPr>
        <w:rPr>
          <w:ins w:id="206" w:author="Xuesong Zhou" w:date="2023-03-04T15:21:00Z"/>
        </w:rPr>
      </w:pPr>
    </w:p>
    <w:p w14:paraId="2EC2B060" w14:textId="6C675068" w:rsidR="00B96A09" w:rsidRDefault="00B96A09" w:rsidP="00AA7581">
      <w:pPr>
        <w:rPr>
          <w:ins w:id="207" w:author="Xuesong Zhou" w:date="2023-03-04T15:22:00Z"/>
        </w:rPr>
      </w:pPr>
      <w:ins w:id="208" w:author="Xuesong Zhou" w:date="2023-03-04T15:21:00Z">
        <w:r>
          <w:t>if we load route.csv we will ignore the colu</w:t>
        </w:r>
      </w:ins>
      <w:ins w:id="209" w:author="Xuesong Zhou" w:date="2023-03-04T15:22:00Z">
        <w:r>
          <w:t>mn generation and ODME process.</w:t>
        </w:r>
      </w:ins>
    </w:p>
    <w:p w14:paraId="5284963F" w14:textId="4E5D0550" w:rsidR="002720B5" w:rsidRDefault="002720B5" w:rsidP="00AA7581">
      <w:pPr>
        <w:rPr>
          <w:ins w:id="210" w:author="Xuesong Zhou" w:date="2023-03-04T15:22:00Z"/>
        </w:rPr>
      </w:pPr>
    </w:p>
    <w:p w14:paraId="61A1B2C4" w14:textId="1F5EFE25" w:rsidR="002720B5" w:rsidRDefault="002720B5" w:rsidP="00AA7581">
      <w:pPr>
        <w:rPr>
          <w:ins w:id="211" w:author="Xuesong Zhou" w:date="2023-03-04T15:22:00Z"/>
        </w:rPr>
      </w:pPr>
    </w:p>
    <w:tbl>
      <w:tblPr>
        <w:tblW w:w="17725" w:type="dxa"/>
        <w:tblLook w:val="04A0" w:firstRow="1" w:lastRow="0" w:firstColumn="1" w:lastColumn="0" w:noHBand="0" w:noVBand="1"/>
      </w:tblPr>
      <w:tblGrid>
        <w:gridCol w:w="960"/>
        <w:gridCol w:w="1720"/>
        <w:gridCol w:w="3820"/>
        <w:gridCol w:w="960"/>
        <w:gridCol w:w="960"/>
        <w:gridCol w:w="960"/>
        <w:gridCol w:w="960"/>
        <w:gridCol w:w="960"/>
        <w:gridCol w:w="960"/>
        <w:gridCol w:w="2641"/>
        <w:gridCol w:w="1412"/>
        <w:gridCol w:w="1412"/>
      </w:tblGrid>
      <w:tr w:rsidR="002720B5" w:rsidRPr="002720B5" w14:paraId="440E2DC4" w14:textId="77777777" w:rsidTr="002720B5">
        <w:trPr>
          <w:trHeight w:val="288"/>
          <w:ins w:id="212" w:author="Xuesong Zhou" w:date="2023-03-04T15:22:00Z"/>
        </w:trPr>
        <w:tc>
          <w:tcPr>
            <w:tcW w:w="960" w:type="dxa"/>
            <w:tcBorders>
              <w:top w:val="nil"/>
              <w:left w:val="nil"/>
              <w:bottom w:val="nil"/>
              <w:right w:val="nil"/>
            </w:tcBorders>
            <w:shd w:val="clear" w:color="auto" w:fill="auto"/>
            <w:noWrap/>
            <w:vAlign w:val="bottom"/>
            <w:hideMark/>
          </w:tcPr>
          <w:p w14:paraId="5F437C7A" w14:textId="77777777" w:rsidR="002720B5" w:rsidRPr="002720B5" w:rsidRDefault="002720B5" w:rsidP="002720B5">
            <w:pPr>
              <w:widowControl/>
              <w:jc w:val="left"/>
              <w:rPr>
                <w:ins w:id="213" w:author="Xuesong Zhou" w:date="2023-03-04T15:22:00Z"/>
                <w:rFonts w:ascii="Times New Roman" w:eastAsia="Times New Roman" w:hAnsi="Times New Roman" w:cs="Times New Roman"/>
                <w:kern w:val="0"/>
                <w:sz w:val="20"/>
                <w:szCs w:val="20"/>
                <w:lang w:eastAsia="en-US"/>
              </w:rPr>
            </w:pPr>
          </w:p>
        </w:tc>
        <w:tc>
          <w:tcPr>
            <w:tcW w:w="1720" w:type="dxa"/>
            <w:tcBorders>
              <w:top w:val="nil"/>
              <w:left w:val="nil"/>
              <w:bottom w:val="nil"/>
              <w:right w:val="nil"/>
            </w:tcBorders>
            <w:shd w:val="clear" w:color="auto" w:fill="auto"/>
            <w:noWrap/>
            <w:vAlign w:val="bottom"/>
            <w:hideMark/>
          </w:tcPr>
          <w:p w14:paraId="3B0B3CD9" w14:textId="77777777" w:rsidR="002720B5" w:rsidRPr="002720B5" w:rsidRDefault="002720B5" w:rsidP="002720B5">
            <w:pPr>
              <w:widowControl/>
              <w:jc w:val="left"/>
              <w:rPr>
                <w:ins w:id="214" w:author="Xuesong Zhou" w:date="2023-03-04T15:22:00Z"/>
                <w:rFonts w:ascii="Times New Roman" w:eastAsia="Times New Roman" w:hAnsi="Times New Roman" w:cs="Times New Roman"/>
                <w:kern w:val="0"/>
                <w:sz w:val="20"/>
                <w:szCs w:val="20"/>
                <w:lang w:eastAsia="en-US"/>
              </w:rPr>
            </w:pPr>
          </w:p>
        </w:tc>
        <w:tc>
          <w:tcPr>
            <w:tcW w:w="3820" w:type="dxa"/>
            <w:tcBorders>
              <w:top w:val="nil"/>
              <w:left w:val="nil"/>
              <w:bottom w:val="nil"/>
              <w:right w:val="nil"/>
            </w:tcBorders>
            <w:shd w:val="clear" w:color="auto" w:fill="auto"/>
            <w:noWrap/>
            <w:vAlign w:val="bottom"/>
            <w:hideMark/>
          </w:tcPr>
          <w:p w14:paraId="392A1338" w14:textId="77777777" w:rsidR="002720B5" w:rsidRPr="002720B5" w:rsidRDefault="002720B5" w:rsidP="002720B5">
            <w:pPr>
              <w:widowControl/>
              <w:jc w:val="left"/>
              <w:rPr>
                <w:ins w:id="215"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1E3022A3" w14:textId="77777777" w:rsidR="002720B5" w:rsidRPr="002720B5" w:rsidRDefault="002720B5" w:rsidP="002720B5">
            <w:pPr>
              <w:widowControl/>
              <w:jc w:val="left"/>
              <w:rPr>
                <w:ins w:id="216"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37AD9225" w14:textId="77777777" w:rsidR="002720B5" w:rsidRPr="002720B5" w:rsidRDefault="002720B5" w:rsidP="002720B5">
            <w:pPr>
              <w:widowControl/>
              <w:jc w:val="left"/>
              <w:rPr>
                <w:ins w:id="217"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18CC617F" w14:textId="77777777" w:rsidR="002720B5" w:rsidRPr="002720B5" w:rsidRDefault="002720B5" w:rsidP="002720B5">
            <w:pPr>
              <w:widowControl/>
              <w:jc w:val="left"/>
              <w:rPr>
                <w:ins w:id="218"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73C5069F" w14:textId="77777777" w:rsidR="002720B5" w:rsidRPr="002720B5" w:rsidRDefault="002720B5" w:rsidP="002720B5">
            <w:pPr>
              <w:widowControl/>
              <w:jc w:val="left"/>
              <w:rPr>
                <w:ins w:id="219"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689BF885" w14:textId="77777777" w:rsidR="002720B5" w:rsidRPr="002720B5" w:rsidRDefault="002720B5" w:rsidP="002720B5">
            <w:pPr>
              <w:widowControl/>
              <w:jc w:val="left"/>
              <w:rPr>
                <w:ins w:id="220"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429A02C6" w14:textId="77777777" w:rsidR="002720B5" w:rsidRPr="002720B5" w:rsidRDefault="002720B5" w:rsidP="002720B5">
            <w:pPr>
              <w:widowControl/>
              <w:jc w:val="left"/>
              <w:rPr>
                <w:ins w:id="221" w:author="Xuesong Zhou" w:date="2023-03-04T15:22:00Z"/>
                <w:rFonts w:ascii="Times New Roman" w:eastAsia="Times New Roman" w:hAnsi="Times New Roman" w:cs="Times New Roman"/>
                <w:kern w:val="0"/>
                <w:sz w:val="20"/>
                <w:szCs w:val="20"/>
                <w:lang w:eastAsia="en-US"/>
              </w:rPr>
            </w:pPr>
          </w:p>
        </w:tc>
        <w:tc>
          <w:tcPr>
            <w:tcW w:w="5465" w:type="dxa"/>
            <w:gridSpan w:val="3"/>
            <w:tcBorders>
              <w:top w:val="nil"/>
              <w:left w:val="nil"/>
              <w:bottom w:val="nil"/>
              <w:right w:val="nil"/>
            </w:tcBorders>
            <w:shd w:val="clear" w:color="auto" w:fill="auto"/>
            <w:noWrap/>
            <w:vAlign w:val="bottom"/>
            <w:hideMark/>
          </w:tcPr>
          <w:p w14:paraId="29693475" w14:textId="77777777" w:rsidR="002720B5" w:rsidRPr="002720B5" w:rsidRDefault="002720B5" w:rsidP="002720B5">
            <w:pPr>
              <w:widowControl/>
              <w:jc w:val="left"/>
              <w:rPr>
                <w:ins w:id="222" w:author="Xuesong Zhou" w:date="2023-03-04T15:22:00Z"/>
                <w:rFonts w:ascii="Calibri" w:eastAsia="Times New Roman" w:hAnsi="Calibri" w:cs="Calibri"/>
                <w:color w:val="000000"/>
                <w:kern w:val="0"/>
                <w:sz w:val="22"/>
                <w:lang w:eastAsia="en-US"/>
              </w:rPr>
            </w:pPr>
            <w:ins w:id="223" w:author="Xuesong Zhou" w:date="2023-03-04T15:22:00Z">
              <w:r w:rsidRPr="002720B5">
                <w:rPr>
                  <w:rFonts w:ascii="Calibri" w:eastAsia="Times New Roman" w:hAnsi="Calibri" w:cs="Calibri"/>
                  <w:color w:val="000000"/>
                  <w:kern w:val="0"/>
                  <w:sz w:val="22"/>
                  <w:lang w:eastAsia="en-US"/>
                </w:rPr>
                <w:t>route.csv based implementation</w:t>
              </w:r>
            </w:ins>
          </w:p>
        </w:tc>
      </w:tr>
      <w:tr w:rsidR="002720B5" w:rsidRPr="002720B5" w14:paraId="56600341" w14:textId="77777777" w:rsidTr="002720B5">
        <w:trPr>
          <w:trHeight w:val="288"/>
          <w:ins w:id="224" w:author="Xuesong Zhou" w:date="2023-03-04T15:22:00Z"/>
        </w:trPr>
        <w:tc>
          <w:tcPr>
            <w:tcW w:w="2680" w:type="dxa"/>
            <w:gridSpan w:val="2"/>
            <w:tcBorders>
              <w:top w:val="nil"/>
              <w:left w:val="nil"/>
              <w:bottom w:val="nil"/>
              <w:right w:val="nil"/>
            </w:tcBorders>
            <w:shd w:val="clear" w:color="auto" w:fill="auto"/>
            <w:noWrap/>
            <w:vAlign w:val="bottom"/>
            <w:hideMark/>
          </w:tcPr>
          <w:p w14:paraId="6EFE9A0F" w14:textId="77777777" w:rsidR="002720B5" w:rsidRPr="002720B5" w:rsidRDefault="002720B5" w:rsidP="002720B5">
            <w:pPr>
              <w:widowControl/>
              <w:jc w:val="left"/>
              <w:rPr>
                <w:ins w:id="225" w:author="Xuesong Zhou" w:date="2023-03-04T15:22:00Z"/>
                <w:rFonts w:ascii="Calibri" w:eastAsia="Times New Roman" w:hAnsi="Calibri" w:cs="Calibri"/>
                <w:color w:val="000000"/>
                <w:kern w:val="0"/>
                <w:sz w:val="22"/>
                <w:lang w:eastAsia="en-US"/>
              </w:rPr>
            </w:pPr>
            <w:ins w:id="226" w:author="Xuesong Zhou" w:date="2023-03-04T15:22:00Z">
              <w:r w:rsidRPr="002720B5">
                <w:rPr>
                  <w:rFonts w:ascii="Calibri" w:eastAsia="Times New Roman" w:hAnsi="Calibri" w:cs="Calibri"/>
                  <w:color w:val="000000"/>
                  <w:kern w:val="0"/>
                  <w:sz w:val="22"/>
                  <w:lang w:eastAsia="en-US"/>
                </w:rPr>
                <w:t>subarea.csv</w:t>
              </w:r>
            </w:ins>
          </w:p>
        </w:tc>
        <w:tc>
          <w:tcPr>
            <w:tcW w:w="3820" w:type="dxa"/>
            <w:tcBorders>
              <w:top w:val="nil"/>
              <w:left w:val="nil"/>
              <w:bottom w:val="nil"/>
              <w:right w:val="nil"/>
            </w:tcBorders>
            <w:shd w:val="clear" w:color="auto" w:fill="auto"/>
            <w:noWrap/>
            <w:vAlign w:val="bottom"/>
            <w:hideMark/>
          </w:tcPr>
          <w:p w14:paraId="386913D5" w14:textId="77777777" w:rsidR="002720B5" w:rsidRPr="002720B5" w:rsidRDefault="002720B5" w:rsidP="002720B5">
            <w:pPr>
              <w:widowControl/>
              <w:jc w:val="left"/>
              <w:rPr>
                <w:ins w:id="227" w:author="Xuesong Zhou" w:date="2023-03-04T15:22:00Z"/>
                <w:rFonts w:ascii="Calibri" w:eastAsia="Times New Roman" w:hAnsi="Calibri" w:cs="Calibri"/>
                <w:color w:val="000000"/>
                <w:kern w:val="0"/>
                <w:sz w:val="22"/>
                <w:lang w:eastAsia="en-US"/>
              </w:rPr>
            </w:pPr>
          </w:p>
        </w:tc>
        <w:tc>
          <w:tcPr>
            <w:tcW w:w="960" w:type="dxa"/>
            <w:tcBorders>
              <w:top w:val="nil"/>
              <w:left w:val="nil"/>
              <w:bottom w:val="nil"/>
              <w:right w:val="nil"/>
            </w:tcBorders>
            <w:shd w:val="clear" w:color="auto" w:fill="auto"/>
            <w:noWrap/>
            <w:vAlign w:val="bottom"/>
            <w:hideMark/>
          </w:tcPr>
          <w:p w14:paraId="322A98E3" w14:textId="77777777" w:rsidR="002720B5" w:rsidRPr="002720B5" w:rsidRDefault="002720B5" w:rsidP="002720B5">
            <w:pPr>
              <w:widowControl/>
              <w:jc w:val="left"/>
              <w:rPr>
                <w:ins w:id="228"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27381362" w14:textId="77777777" w:rsidR="002720B5" w:rsidRPr="002720B5" w:rsidRDefault="002720B5" w:rsidP="002720B5">
            <w:pPr>
              <w:widowControl/>
              <w:jc w:val="left"/>
              <w:rPr>
                <w:ins w:id="229"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2D4C650E" w14:textId="77777777" w:rsidR="002720B5" w:rsidRPr="002720B5" w:rsidRDefault="002720B5" w:rsidP="002720B5">
            <w:pPr>
              <w:widowControl/>
              <w:jc w:val="left"/>
              <w:rPr>
                <w:ins w:id="230"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66CD8461" w14:textId="77777777" w:rsidR="002720B5" w:rsidRPr="002720B5" w:rsidRDefault="002720B5" w:rsidP="002720B5">
            <w:pPr>
              <w:widowControl/>
              <w:jc w:val="left"/>
              <w:rPr>
                <w:ins w:id="231"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755C6336" w14:textId="77777777" w:rsidR="002720B5" w:rsidRPr="002720B5" w:rsidRDefault="002720B5" w:rsidP="002720B5">
            <w:pPr>
              <w:widowControl/>
              <w:jc w:val="left"/>
              <w:rPr>
                <w:ins w:id="232"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745716FC" w14:textId="77777777" w:rsidR="002720B5" w:rsidRPr="002720B5" w:rsidRDefault="002720B5" w:rsidP="002720B5">
            <w:pPr>
              <w:widowControl/>
              <w:jc w:val="left"/>
              <w:rPr>
                <w:ins w:id="233" w:author="Xuesong Zhou" w:date="2023-03-04T15:22:00Z"/>
                <w:rFonts w:ascii="Times New Roman" w:eastAsia="Times New Roman" w:hAnsi="Times New Roman" w:cs="Times New Roman"/>
                <w:kern w:val="0"/>
                <w:sz w:val="20"/>
                <w:szCs w:val="20"/>
                <w:lang w:eastAsia="en-US"/>
              </w:rPr>
            </w:pPr>
          </w:p>
        </w:tc>
        <w:tc>
          <w:tcPr>
            <w:tcW w:w="2641" w:type="dxa"/>
            <w:tcBorders>
              <w:top w:val="nil"/>
              <w:left w:val="nil"/>
              <w:bottom w:val="nil"/>
              <w:right w:val="nil"/>
            </w:tcBorders>
            <w:shd w:val="clear" w:color="auto" w:fill="auto"/>
            <w:noWrap/>
            <w:vAlign w:val="bottom"/>
            <w:hideMark/>
          </w:tcPr>
          <w:p w14:paraId="4C19B1DD" w14:textId="77777777" w:rsidR="002720B5" w:rsidRPr="002720B5" w:rsidRDefault="002720B5" w:rsidP="002720B5">
            <w:pPr>
              <w:widowControl/>
              <w:jc w:val="left"/>
              <w:rPr>
                <w:ins w:id="234" w:author="Xuesong Zhou" w:date="2023-03-04T15:22:00Z"/>
                <w:rFonts w:ascii="Times New Roman" w:eastAsia="Times New Roman" w:hAnsi="Times New Roman" w:cs="Times New Roman"/>
                <w:kern w:val="0"/>
                <w:sz w:val="20"/>
                <w:szCs w:val="20"/>
                <w:lang w:eastAsia="en-US"/>
              </w:rPr>
            </w:pPr>
          </w:p>
        </w:tc>
        <w:tc>
          <w:tcPr>
            <w:tcW w:w="1412" w:type="dxa"/>
            <w:tcBorders>
              <w:top w:val="nil"/>
              <w:left w:val="nil"/>
              <w:bottom w:val="nil"/>
              <w:right w:val="nil"/>
            </w:tcBorders>
            <w:shd w:val="clear" w:color="auto" w:fill="auto"/>
            <w:noWrap/>
            <w:vAlign w:val="bottom"/>
            <w:hideMark/>
          </w:tcPr>
          <w:p w14:paraId="10C94FEB" w14:textId="77777777" w:rsidR="002720B5" w:rsidRPr="002720B5" w:rsidRDefault="002720B5" w:rsidP="002720B5">
            <w:pPr>
              <w:widowControl/>
              <w:jc w:val="left"/>
              <w:rPr>
                <w:ins w:id="235" w:author="Xuesong Zhou" w:date="2023-03-04T15:22:00Z"/>
                <w:rFonts w:ascii="Times New Roman" w:eastAsia="Times New Roman" w:hAnsi="Times New Roman" w:cs="Times New Roman"/>
                <w:kern w:val="0"/>
                <w:sz w:val="20"/>
                <w:szCs w:val="20"/>
                <w:lang w:eastAsia="en-US"/>
              </w:rPr>
            </w:pPr>
          </w:p>
        </w:tc>
        <w:tc>
          <w:tcPr>
            <w:tcW w:w="1412" w:type="dxa"/>
            <w:tcBorders>
              <w:top w:val="nil"/>
              <w:left w:val="nil"/>
              <w:bottom w:val="nil"/>
              <w:right w:val="nil"/>
            </w:tcBorders>
            <w:shd w:val="clear" w:color="auto" w:fill="auto"/>
            <w:noWrap/>
            <w:vAlign w:val="bottom"/>
            <w:hideMark/>
          </w:tcPr>
          <w:p w14:paraId="160B9BAD" w14:textId="77777777" w:rsidR="002720B5" w:rsidRPr="002720B5" w:rsidRDefault="002720B5" w:rsidP="002720B5">
            <w:pPr>
              <w:widowControl/>
              <w:jc w:val="left"/>
              <w:rPr>
                <w:ins w:id="236" w:author="Xuesong Zhou" w:date="2023-03-04T15:22:00Z"/>
                <w:rFonts w:ascii="Times New Roman" w:eastAsia="Times New Roman" w:hAnsi="Times New Roman" w:cs="Times New Roman"/>
                <w:kern w:val="0"/>
                <w:sz w:val="20"/>
                <w:szCs w:val="20"/>
                <w:lang w:eastAsia="en-US"/>
              </w:rPr>
            </w:pPr>
          </w:p>
        </w:tc>
      </w:tr>
      <w:tr w:rsidR="002720B5" w:rsidRPr="002720B5" w14:paraId="5333A28A" w14:textId="77777777" w:rsidTr="002720B5">
        <w:trPr>
          <w:trHeight w:val="288"/>
          <w:ins w:id="237" w:author="Xuesong Zhou" w:date="2023-03-04T15:22:00Z"/>
        </w:trPr>
        <w:tc>
          <w:tcPr>
            <w:tcW w:w="960" w:type="dxa"/>
            <w:tcBorders>
              <w:top w:val="nil"/>
              <w:left w:val="nil"/>
              <w:bottom w:val="nil"/>
              <w:right w:val="nil"/>
            </w:tcBorders>
            <w:shd w:val="clear" w:color="auto" w:fill="auto"/>
            <w:noWrap/>
            <w:vAlign w:val="bottom"/>
            <w:hideMark/>
          </w:tcPr>
          <w:p w14:paraId="3C69B26D" w14:textId="77777777" w:rsidR="002720B5" w:rsidRPr="002720B5" w:rsidRDefault="002720B5" w:rsidP="002720B5">
            <w:pPr>
              <w:widowControl/>
              <w:jc w:val="left"/>
              <w:rPr>
                <w:ins w:id="238" w:author="Xuesong Zhou" w:date="2023-03-04T15:22:00Z"/>
                <w:rFonts w:ascii="Times New Roman" w:eastAsia="Times New Roman" w:hAnsi="Times New Roman" w:cs="Times New Roman"/>
                <w:kern w:val="0"/>
                <w:sz w:val="20"/>
                <w:szCs w:val="20"/>
                <w:lang w:eastAsia="en-US"/>
              </w:rPr>
            </w:pPr>
          </w:p>
        </w:tc>
        <w:tc>
          <w:tcPr>
            <w:tcW w:w="1720" w:type="dxa"/>
            <w:tcBorders>
              <w:top w:val="nil"/>
              <w:left w:val="nil"/>
              <w:bottom w:val="nil"/>
              <w:right w:val="nil"/>
            </w:tcBorders>
            <w:shd w:val="clear" w:color="auto" w:fill="auto"/>
            <w:noWrap/>
            <w:vAlign w:val="bottom"/>
            <w:hideMark/>
          </w:tcPr>
          <w:p w14:paraId="3DEEC2F5" w14:textId="77777777" w:rsidR="002720B5" w:rsidRPr="002720B5" w:rsidRDefault="002720B5" w:rsidP="002720B5">
            <w:pPr>
              <w:widowControl/>
              <w:jc w:val="left"/>
              <w:rPr>
                <w:ins w:id="239" w:author="Xuesong Zhou" w:date="2023-03-04T15:22:00Z"/>
                <w:rFonts w:ascii="Calibri" w:eastAsia="Times New Roman" w:hAnsi="Calibri" w:cs="Calibri"/>
                <w:color w:val="000000"/>
                <w:kern w:val="0"/>
                <w:sz w:val="22"/>
                <w:lang w:eastAsia="en-US"/>
              </w:rPr>
            </w:pPr>
            <w:ins w:id="240" w:author="Xuesong Zhou" w:date="2023-03-04T15:22:00Z">
              <w:r w:rsidRPr="002720B5">
                <w:rPr>
                  <w:rFonts w:ascii="Calibri" w:eastAsia="Times New Roman" w:hAnsi="Calibri" w:cs="Calibri"/>
                  <w:color w:val="000000"/>
                  <w:kern w:val="0"/>
                  <w:sz w:val="22"/>
                  <w:lang w:eastAsia="en-US"/>
                </w:rPr>
                <w:t>focusing approach</w:t>
              </w:r>
            </w:ins>
          </w:p>
        </w:tc>
        <w:tc>
          <w:tcPr>
            <w:tcW w:w="3820" w:type="dxa"/>
            <w:tcBorders>
              <w:top w:val="nil"/>
              <w:left w:val="nil"/>
              <w:bottom w:val="nil"/>
              <w:right w:val="nil"/>
            </w:tcBorders>
            <w:shd w:val="clear" w:color="auto" w:fill="auto"/>
            <w:noWrap/>
            <w:vAlign w:val="bottom"/>
            <w:hideMark/>
          </w:tcPr>
          <w:p w14:paraId="0BBA1629" w14:textId="77777777" w:rsidR="002720B5" w:rsidRPr="002720B5" w:rsidRDefault="002720B5" w:rsidP="002720B5">
            <w:pPr>
              <w:widowControl/>
              <w:jc w:val="left"/>
              <w:rPr>
                <w:ins w:id="241" w:author="Xuesong Zhou" w:date="2023-03-04T15:22:00Z"/>
                <w:rFonts w:ascii="Calibri" w:eastAsia="Times New Roman" w:hAnsi="Calibri" w:cs="Calibri"/>
                <w:color w:val="000000"/>
                <w:kern w:val="0"/>
                <w:sz w:val="22"/>
                <w:lang w:eastAsia="en-US"/>
              </w:rPr>
            </w:pPr>
          </w:p>
        </w:tc>
        <w:tc>
          <w:tcPr>
            <w:tcW w:w="960" w:type="dxa"/>
            <w:tcBorders>
              <w:top w:val="nil"/>
              <w:left w:val="nil"/>
              <w:bottom w:val="nil"/>
              <w:right w:val="nil"/>
            </w:tcBorders>
            <w:shd w:val="clear" w:color="auto" w:fill="auto"/>
            <w:noWrap/>
            <w:vAlign w:val="bottom"/>
            <w:hideMark/>
          </w:tcPr>
          <w:p w14:paraId="7CF0DE9C" w14:textId="77777777" w:rsidR="002720B5" w:rsidRPr="002720B5" w:rsidRDefault="002720B5" w:rsidP="002720B5">
            <w:pPr>
              <w:widowControl/>
              <w:jc w:val="left"/>
              <w:rPr>
                <w:ins w:id="242"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3F98FDF5" w14:textId="77777777" w:rsidR="002720B5" w:rsidRPr="002720B5" w:rsidRDefault="002720B5" w:rsidP="002720B5">
            <w:pPr>
              <w:widowControl/>
              <w:jc w:val="left"/>
              <w:rPr>
                <w:ins w:id="243"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6B53806F" w14:textId="77777777" w:rsidR="002720B5" w:rsidRPr="002720B5" w:rsidRDefault="002720B5" w:rsidP="002720B5">
            <w:pPr>
              <w:widowControl/>
              <w:jc w:val="left"/>
              <w:rPr>
                <w:ins w:id="244"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7D7319C2" w14:textId="77777777" w:rsidR="002720B5" w:rsidRPr="002720B5" w:rsidRDefault="002720B5" w:rsidP="002720B5">
            <w:pPr>
              <w:widowControl/>
              <w:jc w:val="left"/>
              <w:rPr>
                <w:ins w:id="245"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43B015FF" w14:textId="77777777" w:rsidR="002720B5" w:rsidRPr="002720B5" w:rsidRDefault="002720B5" w:rsidP="002720B5">
            <w:pPr>
              <w:widowControl/>
              <w:jc w:val="left"/>
              <w:rPr>
                <w:ins w:id="246"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5548AE7A" w14:textId="77777777" w:rsidR="002720B5" w:rsidRPr="002720B5" w:rsidRDefault="002720B5" w:rsidP="002720B5">
            <w:pPr>
              <w:widowControl/>
              <w:jc w:val="left"/>
              <w:rPr>
                <w:ins w:id="247" w:author="Xuesong Zhou" w:date="2023-03-04T15:22:00Z"/>
                <w:rFonts w:ascii="Times New Roman" w:eastAsia="Times New Roman" w:hAnsi="Times New Roman" w:cs="Times New Roman"/>
                <w:kern w:val="0"/>
                <w:sz w:val="20"/>
                <w:szCs w:val="20"/>
                <w:lang w:eastAsia="en-US"/>
              </w:rPr>
            </w:pPr>
          </w:p>
        </w:tc>
        <w:tc>
          <w:tcPr>
            <w:tcW w:w="2641" w:type="dxa"/>
            <w:tcBorders>
              <w:top w:val="nil"/>
              <w:left w:val="nil"/>
              <w:bottom w:val="nil"/>
              <w:right w:val="nil"/>
            </w:tcBorders>
            <w:shd w:val="clear" w:color="000000" w:fill="ED7D31"/>
            <w:noWrap/>
            <w:vAlign w:val="bottom"/>
            <w:hideMark/>
          </w:tcPr>
          <w:p w14:paraId="605A6C2A" w14:textId="77777777" w:rsidR="002720B5" w:rsidRPr="002720B5" w:rsidRDefault="002720B5" w:rsidP="002720B5">
            <w:pPr>
              <w:widowControl/>
              <w:jc w:val="left"/>
              <w:rPr>
                <w:ins w:id="248" w:author="Xuesong Zhou" w:date="2023-03-04T15:22:00Z"/>
                <w:rFonts w:ascii="Calibri" w:eastAsia="Times New Roman" w:hAnsi="Calibri" w:cs="Calibri"/>
                <w:color w:val="000000"/>
                <w:kern w:val="0"/>
                <w:sz w:val="22"/>
                <w:lang w:eastAsia="en-US"/>
              </w:rPr>
            </w:pPr>
            <w:ins w:id="249" w:author="Xuesong Zhou" w:date="2023-03-04T15:22:00Z">
              <w:r w:rsidRPr="002720B5">
                <w:rPr>
                  <w:rFonts w:ascii="Calibri" w:eastAsia="Times New Roman" w:hAnsi="Calibri" w:cs="Calibri"/>
                  <w:color w:val="000000"/>
                  <w:kern w:val="0"/>
                  <w:sz w:val="22"/>
                  <w:lang w:eastAsia="en-US"/>
                </w:rPr>
                <w:t>skip</w:t>
              </w:r>
            </w:ins>
          </w:p>
        </w:tc>
        <w:tc>
          <w:tcPr>
            <w:tcW w:w="1412" w:type="dxa"/>
            <w:tcBorders>
              <w:top w:val="nil"/>
              <w:left w:val="nil"/>
              <w:bottom w:val="nil"/>
              <w:right w:val="nil"/>
            </w:tcBorders>
            <w:shd w:val="clear" w:color="auto" w:fill="auto"/>
            <w:noWrap/>
            <w:vAlign w:val="bottom"/>
            <w:hideMark/>
          </w:tcPr>
          <w:p w14:paraId="07F46C0A" w14:textId="77777777" w:rsidR="002720B5" w:rsidRPr="002720B5" w:rsidRDefault="002720B5" w:rsidP="002720B5">
            <w:pPr>
              <w:widowControl/>
              <w:jc w:val="left"/>
              <w:rPr>
                <w:ins w:id="250" w:author="Xuesong Zhou" w:date="2023-03-04T15:22:00Z"/>
                <w:rFonts w:ascii="Calibri" w:eastAsia="Times New Roman" w:hAnsi="Calibri" w:cs="Calibri"/>
                <w:color w:val="000000"/>
                <w:kern w:val="0"/>
                <w:sz w:val="22"/>
                <w:lang w:eastAsia="en-US"/>
              </w:rPr>
            </w:pPr>
          </w:p>
        </w:tc>
        <w:tc>
          <w:tcPr>
            <w:tcW w:w="1412" w:type="dxa"/>
            <w:tcBorders>
              <w:top w:val="nil"/>
              <w:left w:val="nil"/>
              <w:bottom w:val="nil"/>
              <w:right w:val="nil"/>
            </w:tcBorders>
            <w:shd w:val="clear" w:color="auto" w:fill="auto"/>
            <w:noWrap/>
            <w:vAlign w:val="bottom"/>
            <w:hideMark/>
          </w:tcPr>
          <w:p w14:paraId="46E17ADF" w14:textId="77777777" w:rsidR="002720B5" w:rsidRPr="002720B5" w:rsidRDefault="002720B5" w:rsidP="002720B5">
            <w:pPr>
              <w:widowControl/>
              <w:jc w:val="left"/>
              <w:rPr>
                <w:ins w:id="251" w:author="Xuesong Zhou" w:date="2023-03-04T15:22:00Z"/>
                <w:rFonts w:ascii="Times New Roman" w:eastAsia="Times New Roman" w:hAnsi="Times New Roman" w:cs="Times New Roman"/>
                <w:kern w:val="0"/>
                <w:sz w:val="20"/>
                <w:szCs w:val="20"/>
                <w:lang w:eastAsia="en-US"/>
              </w:rPr>
            </w:pPr>
          </w:p>
        </w:tc>
      </w:tr>
      <w:tr w:rsidR="002720B5" w:rsidRPr="002720B5" w14:paraId="776D52C7" w14:textId="77777777" w:rsidTr="002720B5">
        <w:trPr>
          <w:trHeight w:val="288"/>
          <w:ins w:id="252" w:author="Xuesong Zhou" w:date="2023-03-04T15:22:00Z"/>
        </w:trPr>
        <w:tc>
          <w:tcPr>
            <w:tcW w:w="960" w:type="dxa"/>
            <w:tcBorders>
              <w:top w:val="nil"/>
              <w:left w:val="nil"/>
              <w:bottom w:val="nil"/>
              <w:right w:val="nil"/>
            </w:tcBorders>
            <w:shd w:val="clear" w:color="auto" w:fill="auto"/>
            <w:noWrap/>
            <w:vAlign w:val="bottom"/>
            <w:hideMark/>
          </w:tcPr>
          <w:p w14:paraId="7EEF66B0" w14:textId="77777777" w:rsidR="002720B5" w:rsidRPr="002720B5" w:rsidRDefault="002720B5" w:rsidP="002720B5">
            <w:pPr>
              <w:widowControl/>
              <w:jc w:val="left"/>
              <w:rPr>
                <w:ins w:id="253" w:author="Xuesong Zhou" w:date="2023-03-04T15:22:00Z"/>
                <w:rFonts w:ascii="Times New Roman" w:eastAsia="Times New Roman" w:hAnsi="Times New Roman" w:cs="Times New Roman"/>
                <w:kern w:val="0"/>
                <w:sz w:val="20"/>
                <w:szCs w:val="20"/>
                <w:lang w:eastAsia="en-US"/>
              </w:rPr>
            </w:pPr>
          </w:p>
        </w:tc>
        <w:tc>
          <w:tcPr>
            <w:tcW w:w="1720" w:type="dxa"/>
            <w:tcBorders>
              <w:top w:val="nil"/>
              <w:left w:val="nil"/>
              <w:bottom w:val="nil"/>
              <w:right w:val="nil"/>
            </w:tcBorders>
            <w:shd w:val="clear" w:color="auto" w:fill="auto"/>
            <w:noWrap/>
            <w:vAlign w:val="bottom"/>
            <w:hideMark/>
          </w:tcPr>
          <w:p w14:paraId="414376FB" w14:textId="77777777" w:rsidR="002720B5" w:rsidRPr="002720B5" w:rsidRDefault="002720B5" w:rsidP="002720B5">
            <w:pPr>
              <w:widowControl/>
              <w:jc w:val="left"/>
              <w:rPr>
                <w:ins w:id="254" w:author="Xuesong Zhou" w:date="2023-03-04T15:22:00Z"/>
                <w:rFonts w:ascii="Times New Roman" w:eastAsia="Times New Roman" w:hAnsi="Times New Roman" w:cs="Times New Roman"/>
                <w:kern w:val="0"/>
                <w:sz w:val="20"/>
                <w:szCs w:val="20"/>
                <w:lang w:eastAsia="en-US"/>
              </w:rPr>
            </w:pPr>
          </w:p>
        </w:tc>
        <w:tc>
          <w:tcPr>
            <w:tcW w:w="3820" w:type="dxa"/>
            <w:tcBorders>
              <w:top w:val="nil"/>
              <w:left w:val="nil"/>
              <w:bottom w:val="nil"/>
              <w:right w:val="nil"/>
            </w:tcBorders>
            <w:shd w:val="clear" w:color="auto" w:fill="auto"/>
            <w:noWrap/>
            <w:vAlign w:val="bottom"/>
            <w:hideMark/>
          </w:tcPr>
          <w:p w14:paraId="54385D90" w14:textId="77777777" w:rsidR="002720B5" w:rsidRPr="002720B5" w:rsidRDefault="002720B5" w:rsidP="002720B5">
            <w:pPr>
              <w:widowControl/>
              <w:jc w:val="left"/>
              <w:rPr>
                <w:ins w:id="255" w:author="Xuesong Zhou" w:date="2023-03-04T15:22:00Z"/>
                <w:rFonts w:ascii="Calibri" w:eastAsia="Times New Roman" w:hAnsi="Calibri" w:cs="Calibri"/>
                <w:color w:val="000000"/>
                <w:kern w:val="0"/>
                <w:sz w:val="22"/>
                <w:lang w:eastAsia="en-US"/>
              </w:rPr>
            </w:pPr>
            <w:ins w:id="256" w:author="Xuesong Zhou" w:date="2023-03-04T15:22:00Z">
              <w:r w:rsidRPr="002720B5">
                <w:rPr>
                  <w:rFonts w:ascii="Calibri" w:eastAsia="Times New Roman" w:hAnsi="Calibri" w:cs="Calibri"/>
                  <w:color w:val="000000"/>
                  <w:kern w:val="0"/>
                  <w:sz w:val="22"/>
                  <w:lang w:eastAsia="en-US"/>
                </w:rPr>
                <w:t>preload demand</w:t>
              </w:r>
            </w:ins>
          </w:p>
        </w:tc>
        <w:tc>
          <w:tcPr>
            <w:tcW w:w="960" w:type="dxa"/>
            <w:tcBorders>
              <w:top w:val="nil"/>
              <w:left w:val="nil"/>
              <w:bottom w:val="nil"/>
              <w:right w:val="nil"/>
            </w:tcBorders>
            <w:shd w:val="clear" w:color="auto" w:fill="auto"/>
            <w:noWrap/>
            <w:vAlign w:val="bottom"/>
            <w:hideMark/>
          </w:tcPr>
          <w:p w14:paraId="116A4A1D" w14:textId="77777777" w:rsidR="002720B5" w:rsidRPr="002720B5" w:rsidRDefault="002720B5" w:rsidP="002720B5">
            <w:pPr>
              <w:widowControl/>
              <w:jc w:val="left"/>
              <w:rPr>
                <w:ins w:id="257" w:author="Xuesong Zhou" w:date="2023-03-04T15:22:00Z"/>
                <w:rFonts w:ascii="Calibri" w:eastAsia="Times New Roman" w:hAnsi="Calibri" w:cs="Calibri"/>
                <w:color w:val="000000"/>
                <w:kern w:val="0"/>
                <w:sz w:val="22"/>
                <w:lang w:eastAsia="en-US"/>
              </w:rPr>
            </w:pPr>
          </w:p>
        </w:tc>
        <w:tc>
          <w:tcPr>
            <w:tcW w:w="960" w:type="dxa"/>
            <w:tcBorders>
              <w:top w:val="nil"/>
              <w:left w:val="nil"/>
              <w:bottom w:val="nil"/>
              <w:right w:val="nil"/>
            </w:tcBorders>
            <w:shd w:val="clear" w:color="auto" w:fill="auto"/>
            <w:noWrap/>
            <w:vAlign w:val="bottom"/>
            <w:hideMark/>
          </w:tcPr>
          <w:p w14:paraId="35A9E41F" w14:textId="77777777" w:rsidR="002720B5" w:rsidRPr="002720B5" w:rsidRDefault="002720B5" w:rsidP="002720B5">
            <w:pPr>
              <w:widowControl/>
              <w:jc w:val="left"/>
              <w:rPr>
                <w:ins w:id="258"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51A14BD5" w14:textId="77777777" w:rsidR="002720B5" w:rsidRPr="002720B5" w:rsidRDefault="002720B5" w:rsidP="002720B5">
            <w:pPr>
              <w:widowControl/>
              <w:jc w:val="left"/>
              <w:rPr>
                <w:ins w:id="259"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33E70AAA" w14:textId="77777777" w:rsidR="002720B5" w:rsidRPr="002720B5" w:rsidRDefault="002720B5" w:rsidP="002720B5">
            <w:pPr>
              <w:widowControl/>
              <w:jc w:val="left"/>
              <w:rPr>
                <w:ins w:id="260"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4190DEE5" w14:textId="77777777" w:rsidR="002720B5" w:rsidRPr="002720B5" w:rsidRDefault="002720B5" w:rsidP="002720B5">
            <w:pPr>
              <w:widowControl/>
              <w:jc w:val="left"/>
              <w:rPr>
                <w:ins w:id="261"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6DC3C770" w14:textId="77777777" w:rsidR="002720B5" w:rsidRPr="002720B5" w:rsidRDefault="002720B5" w:rsidP="002720B5">
            <w:pPr>
              <w:widowControl/>
              <w:jc w:val="left"/>
              <w:rPr>
                <w:ins w:id="262" w:author="Xuesong Zhou" w:date="2023-03-04T15:22:00Z"/>
                <w:rFonts w:ascii="Times New Roman" w:eastAsia="Times New Roman" w:hAnsi="Times New Roman" w:cs="Times New Roman"/>
                <w:kern w:val="0"/>
                <w:sz w:val="20"/>
                <w:szCs w:val="20"/>
                <w:lang w:eastAsia="en-US"/>
              </w:rPr>
            </w:pPr>
          </w:p>
        </w:tc>
        <w:tc>
          <w:tcPr>
            <w:tcW w:w="2641" w:type="dxa"/>
            <w:tcBorders>
              <w:top w:val="nil"/>
              <w:left w:val="nil"/>
              <w:bottom w:val="nil"/>
              <w:right w:val="nil"/>
            </w:tcBorders>
            <w:shd w:val="clear" w:color="000000" w:fill="ED7D31"/>
            <w:noWrap/>
            <w:vAlign w:val="bottom"/>
            <w:hideMark/>
          </w:tcPr>
          <w:p w14:paraId="0AC70223" w14:textId="77777777" w:rsidR="002720B5" w:rsidRPr="002720B5" w:rsidRDefault="002720B5" w:rsidP="002720B5">
            <w:pPr>
              <w:widowControl/>
              <w:jc w:val="left"/>
              <w:rPr>
                <w:ins w:id="263" w:author="Xuesong Zhou" w:date="2023-03-04T15:22:00Z"/>
                <w:rFonts w:ascii="Calibri" w:eastAsia="Times New Roman" w:hAnsi="Calibri" w:cs="Calibri"/>
                <w:color w:val="000000"/>
                <w:kern w:val="0"/>
                <w:sz w:val="22"/>
                <w:lang w:eastAsia="en-US"/>
              </w:rPr>
            </w:pPr>
            <w:ins w:id="264" w:author="Xuesong Zhou" w:date="2023-03-04T15:22:00Z">
              <w:r w:rsidRPr="002720B5">
                <w:rPr>
                  <w:rFonts w:ascii="Calibri" w:eastAsia="Times New Roman" w:hAnsi="Calibri" w:cs="Calibri"/>
                  <w:color w:val="000000"/>
                  <w:kern w:val="0"/>
                  <w:sz w:val="22"/>
                  <w:lang w:eastAsia="en-US"/>
                </w:rPr>
                <w:t> </w:t>
              </w:r>
            </w:ins>
          </w:p>
        </w:tc>
        <w:tc>
          <w:tcPr>
            <w:tcW w:w="1412" w:type="dxa"/>
            <w:tcBorders>
              <w:top w:val="nil"/>
              <w:left w:val="nil"/>
              <w:bottom w:val="nil"/>
              <w:right w:val="nil"/>
            </w:tcBorders>
            <w:shd w:val="clear" w:color="auto" w:fill="auto"/>
            <w:noWrap/>
            <w:vAlign w:val="bottom"/>
            <w:hideMark/>
          </w:tcPr>
          <w:p w14:paraId="0FA9A24E" w14:textId="77777777" w:rsidR="002720B5" w:rsidRPr="002720B5" w:rsidRDefault="002720B5" w:rsidP="002720B5">
            <w:pPr>
              <w:widowControl/>
              <w:jc w:val="left"/>
              <w:rPr>
                <w:ins w:id="265" w:author="Xuesong Zhou" w:date="2023-03-04T15:22:00Z"/>
                <w:rFonts w:ascii="Calibri" w:eastAsia="Times New Roman" w:hAnsi="Calibri" w:cs="Calibri"/>
                <w:color w:val="000000"/>
                <w:kern w:val="0"/>
                <w:sz w:val="22"/>
                <w:lang w:eastAsia="en-US"/>
              </w:rPr>
            </w:pPr>
          </w:p>
        </w:tc>
        <w:tc>
          <w:tcPr>
            <w:tcW w:w="1412" w:type="dxa"/>
            <w:tcBorders>
              <w:top w:val="nil"/>
              <w:left w:val="nil"/>
              <w:bottom w:val="nil"/>
              <w:right w:val="nil"/>
            </w:tcBorders>
            <w:shd w:val="clear" w:color="auto" w:fill="auto"/>
            <w:noWrap/>
            <w:vAlign w:val="bottom"/>
            <w:hideMark/>
          </w:tcPr>
          <w:p w14:paraId="79C4368A" w14:textId="77777777" w:rsidR="002720B5" w:rsidRPr="002720B5" w:rsidRDefault="002720B5" w:rsidP="002720B5">
            <w:pPr>
              <w:widowControl/>
              <w:jc w:val="left"/>
              <w:rPr>
                <w:ins w:id="266" w:author="Xuesong Zhou" w:date="2023-03-04T15:22:00Z"/>
                <w:rFonts w:ascii="Times New Roman" w:eastAsia="Times New Roman" w:hAnsi="Times New Roman" w:cs="Times New Roman"/>
                <w:kern w:val="0"/>
                <w:sz w:val="20"/>
                <w:szCs w:val="20"/>
                <w:lang w:eastAsia="en-US"/>
              </w:rPr>
            </w:pPr>
          </w:p>
        </w:tc>
      </w:tr>
      <w:tr w:rsidR="002720B5" w:rsidRPr="002720B5" w14:paraId="1AD6E6D9" w14:textId="77777777" w:rsidTr="002720B5">
        <w:trPr>
          <w:trHeight w:val="288"/>
          <w:ins w:id="267" w:author="Xuesong Zhou" w:date="2023-03-04T15:22:00Z"/>
        </w:trPr>
        <w:tc>
          <w:tcPr>
            <w:tcW w:w="960" w:type="dxa"/>
            <w:tcBorders>
              <w:top w:val="nil"/>
              <w:left w:val="nil"/>
              <w:bottom w:val="nil"/>
              <w:right w:val="nil"/>
            </w:tcBorders>
            <w:shd w:val="clear" w:color="auto" w:fill="auto"/>
            <w:noWrap/>
            <w:vAlign w:val="bottom"/>
            <w:hideMark/>
          </w:tcPr>
          <w:p w14:paraId="380D85DE" w14:textId="77777777" w:rsidR="002720B5" w:rsidRPr="002720B5" w:rsidRDefault="002720B5" w:rsidP="002720B5">
            <w:pPr>
              <w:widowControl/>
              <w:jc w:val="left"/>
              <w:rPr>
                <w:ins w:id="268" w:author="Xuesong Zhou" w:date="2023-03-04T15:22:00Z"/>
                <w:rFonts w:ascii="Times New Roman" w:eastAsia="Times New Roman" w:hAnsi="Times New Roman" w:cs="Times New Roman"/>
                <w:kern w:val="0"/>
                <w:sz w:val="20"/>
                <w:szCs w:val="20"/>
                <w:lang w:eastAsia="en-US"/>
              </w:rPr>
            </w:pPr>
          </w:p>
        </w:tc>
        <w:tc>
          <w:tcPr>
            <w:tcW w:w="1720" w:type="dxa"/>
            <w:tcBorders>
              <w:top w:val="nil"/>
              <w:left w:val="nil"/>
              <w:bottom w:val="nil"/>
              <w:right w:val="nil"/>
            </w:tcBorders>
            <w:shd w:val="clear" w:color="auto" w:fill="auto"/>
            <w:noWrap/>
            <w:vAlign w:val="bottom"/>
            <w:hideMark/>
          </w:tcPr>
          <w:p w14:paraId="79D56CF0" w14:textId="77777777" w:rsidR="002720B5" w:rsidRPr="002720B5" w:rsidRDefault="002720B5" w:rsidP="002720B5">
            <w:pPr>
              <w:widowControl/>
              <w:jc w:val="left"/>
              <w:rPr>
                <w:ins w:id="269" w:author="Xuesong Zhou" w:date="2023-03-04T15:22:00Z"/>
                <w:rFonts w:ascii="Times New Roman" w:eastAsia="Times New Roman" w:hAnsi="Times New Roman" w:cs="Times New Roman"/>
                <w:kern w:val="0"/>
                <w:sz w:val="20"/>
                <w:szCs w:val="20"/>
                <w:lang w:eastAsia="en-US"/>
              </w:rPr>
            </w:pPr>
          </w:p>
        </w:tc>
        <w:tc>
          <w:tcPr>
            <w:tcW w:w="3820" w:type="dxa"/>
            <w:tcBorders>
              <w:top w:val="nil"/>
              <w:left w:val="nil"/>
              <w:bottom w:val="nil"/>
              <w:right w:val="nil"/>
            </w:tcBorders>
            <w:shd w:val="clear" w:color="auto" w:fill="auto"/>
            <w:noWrap/>
            <w:vAlign w:val="bottom"/>
            <w:hideMark/>
          </w:tcPr>
          <w:p w14:paraId="0BC1247C" w14:textId="77777777" w:rsidR="002720B5" w:rsidRPr="002720B5" w:rsidRDefault="002720B5" w:rsidP="002720B5">
            <w:pPr>
              <w:widowControl/>
              <w:jc w:val="left"/>
              <w:rPr>
                <w:ins w:id="270" w:author="Xuesong Zhou" w:date="2023-03-04T15:22:00Z"/>
                <w:rFonts w:ascii="Calibri" w:eastAsia="Times New Roman" w:hAnsi="Calibri" w:cs="Calibri"/>
                <w:color w:val="000000"/>
                <w:kern w:val="0"/>
                <w:sz w:val="22"/>
                <w:lang w:eastAsia="en-US"/>
              </w:rPr>
            </w:pPr>
            <w:ins w:id="271" w:author="Xuesong Zhou" w:date="2023-03-04T15:22:00Z">
              <w:r w:rsidRPr="002720B5">
                <w:rPr>
                  <w:rFonts w:ascii="Calibri" w:eastAsia="Times New Roman" w:hAnsi="Calibri" w:cs="Calibri"/>
                  <w:color w:val="000000"/>
                  <w:kern w:val="0"/>
                  <w:sz w:val="22"/>
                  <w:lang w:eastAsia="en-US"/>
                </w:rPr>
                <w:t>related OD pairs passing through this area</w:t>
              </w:r>
            </w:ins>
          </w:p>
        </w:tc>
        <w:tc>
          <w:tcPr>
            <w:tcW w:w="960" w:type="dxa"/>
            <w:tcBorders>
              <w:top w:val="nil"/>
              <w:left w:val="nil"/>
              <w:bottom w:val="nil"/>
              <w:right w:val="nil"/>
            </w:tcBorders>
            <w:shd w:val="clear" w:color="auto" w:fill="auto"/>
            <w:noWrap/>
            <w:vAlign w:val="bottom"/>
            <w:hideMark/>
          </w:tcPr>
          <w:p w14:paraId="0BA14EBD" w14:textId="77777777" w:rsidR="002720B5" w:rsidRPr="002720B5" w:rsidRDefault="002720B5" w:rsidP="002720B5">
            <w:pPr>
              <w:widowControl/>
              <w:jc w:val="left"/>
              <w:rPr>
                <w:ins w:id="272" w:author="Xuesong Zhou" w:date="2023-03-04T15:22:00Z"/>
                <w:rFonts w:ascii="Calibri" w:eastAsia="Times New Roman" w:hAnsi="Calibri" w:cs="Calibri"/>
                <w:color w:val="000000"/>
                <w:kern w:val="0"/>
                <w:sz w:val="22"/>
                <w:lang w:eastAsia="en-US"/>
              </w:rPr>
            </w:pPr>
          </w:p>
        </w:tc>
        <w:tc>
          <w:tcPr>
            <w:tcW w:w="960" w:type="dxa"/>
            <w:tcBorders>
              <w:top w:val="nil"/>
              <w:left w:val="nil"/>
              <w:bottom w:val="nil"/>
              <w:right w:val="nil"/>
            </w:tcBorders>
            <w:shd w:val="clear" w:color="auto" w:fill="auto"/>
            <w:noWrap/>
            <w:vAlign w:val="bottom"/>
            <w:hideMark/>
          </w:tcPr>
          <w:p w14:paraId="46566A26" w14:textId="77777777" w:rsidR="002720B5" w:rsidRPr="002720B5" w:rsidRDefault="002720B5" w:rsidP="002720B5">
            <w:pPr>
              <w:widowControl/>
              <w:jc w:val="left"/>
              <w:rPr>
                <w:ins w:id="273"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7C330433" w14:textId="77777777" w:rsidR="002720B5" w:rsidRPr="002720B5" w:rsidRDefault="002720B5" w:rsidP="002720B5">
            <w:pPr>
              <w:widowControl/>
              <w:jc w:val="left"/>
              <w:rPr>
                <w:ins w:id="274"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4C3514E8" w14:textId="77777777" w:rsidR="002720B5" w:rsidRPr="002720B5" w:rsidRDefault="002720B5" w:rsidP="002720B5">
            <w:pPr>
              <w:widowControl/>
              <w:jc w:val="left"/>
              <w:rPr>
                <w:ins w:id="275"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2B6FF634" w14:textId="77777777" w:rsidR="002720B5" w:rsidRPr="002720B5" w:rsidRDefault="002720B5" w:rsidP="002720B5">
            <w:pPr>
              <w:widowControl/>
              <w:jc w:val="left"/>
              <w:rPr>
                <w:ins w:id="276"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0144EE47" w14:textId="77777777" w:rsidR="002720B5" w:rsidRPr="002720B5" w:rsidRDefault="002720B5" w:rsidP="002720B5">
            <w:pPr>
              <w:widowControl/>
              <w:jc w:val="left"/>
              <w:rPr>
                <w:ins w:id="277" w:author="Xuesong Zhou" w:date="2023-03-04T15:22:00Z"/>
                <w:rFonts w:ascii="Times New Roman" w:eastAsia="Times New Roman" w:hAnsi="Times New Roman" w:cs="Times New Roman"/>
                <w:kern w:val="0"/>
                <w:sz w:val="20"/>
                <w:szCs w:val="20"/>
                <w:lang w:eastAsia="en-US"/>
              </w:rPr>
            </w:pPr>
          </w:p>
        </w:tc>
        <w:tc>
          <w:tcPr>
            <w:tcW w:w="2641" w:type="dxa"/>
            <w:tcBorders>
              <w:top w:val="nil"/>
              <w:left w:val="nil"/>
              <w:bottom w:val="nil"/>
              <w:right w:val="nil"/>
            </w:tcBorders>
            <w:shd w:val="clear" w:color="000000" w:fill="ED7D31"/>
            <w:noWrap/>
            <w:vAlign w:val="bottom"/>
            <w:hideMark/>
          </w:tcPr>
          <w:p w14:paraId="4C75D4E9" w14:textId="77777777" w:rsidR="002720B5" w:rsidRPr="002720B5" w:rsidRDefault="002720B5" w:rsidP="002720B5">
            <w:pPr>
              <w:widowControl/>
              <w:jc w:val="left"/>
              <w:rPr>
                <w:ins w:id="278" w:author="Xuesong Zhou" w:date="2023-03-04T15:22:00Z"/>
                <w:rFonts w:ascii="Calibri" w:eastAsia="Times New Roman" w:hAnsi="Calibri" w:cs="Calibri"/>
                <w:color w:val="000000"/>
                <w:kern w:val="0"/>
                <w:sz w:val="22"/>
                <w:lang w:eastAsia="en-US"/>
              </w:rPr>
            </w:pPr>
            <w:ins w:id="279" w:author="Xuesong Zhou" w:date="2023-03-04T15:22:00Z">
              <w:r w:rsidRPr="002720B5">
                <w:rPr>
                  <w:rFonts w:ascii="Calibri" w:eastAsia="Times New Roman" w:hAnsi="Calibri" w:cs="Calibri"/>
                  <w:color w:val="000000"/>
                  <w:kern w:val="0"/>
                  <w:sz w:val="22"/>
                  <w:lang w:eastAsia="en-US"/>
                </w:rPr>
                <w:t> </w:t>
              </w:r>
            </w:ins>
          </w:p>
        </w:tc>
        <w:tc>
          <w:tcPr>
            <w:tcW w:w="1412" w:type="dxa"/>
            <w:tcBorders>
              <w:top w:val="nil"/>
              <w:left w:val="nil"/>
              <w:bottom w:val="nil"/>
              <w:right w:val="nil"/>
            </w:tcBorders>
            <w:shd w:val="clear" w:color="auto" w:fill="auto"/>
            <w:noWrap/>
            <w:vAlign w:val="bottom"/>
            <w:hideMark/>
          </w:tcPr>
          <w:p w14:paraId="5F75D48C" w14:textId="77777777" w:rsidR="002720B5" w:rsidRPr="002720B5" w:rsidRDefault="002720B5" w:rsidP="002720B5">
            <w:pPr>
              <w:widowControl/>
              <w:jc w:val="left"/>
              <w:rPr>
                <w:ins w:id="280" w:author="Xuesong Zhou" w:date="2023-03-04T15:22:00Z"/>
                <w:rFonts w:ascii="Calibri" w:eastAsia="Times New Roman" w:hAnsi="Calibri" w:cs="Calibri"/>
                <w:color w:val="000000"/>
                <w:kern w:val="0"/>
                <w:sz w:val="22"/>
                <w:lang w:eastAsia="en-US"/>
              </w:rPr>
            </w:pPr>
          </w:p>
        </w:tc>
        <w:tc>
          <w:tcPr>
            <w:tcW w:w="1412" w:type="dxa"/>
            <w:tcBorders>
              <w:top w:val="nil"/>
              <w:left w:val="nil"/>
              <w:bottom w:val="nil"/>
              <w:right w:val="nil"/>
            </w:tcBorders>
            <w:shd w:val="clear" w:color="auto" w:fill="auto"/>
            <w:noWrap/>
            <w:vAlign w:val="bottom"/>
            <w:hideMark/>
          </w:tcPr>
          <w:p w14:paraId="4667E55C" w14:textId="77777777" w:rsidR="002720B5" w:rsidRPr="002720B5" w:rsidRDefault="002720B5" w:rsidP="002720B5">
            <w:pPr>
              <w:widowControl/>
              <w:jc w:val="left"/>
              <w:rPr>
                <w:ins w:id="281" w:author="Xuesong Zhou" w:date="2023-03-04T15:22:00Z"/>
                <w:rFonts w:ascii="Times New Roman" w:eastAsia="Times New Roman" w:hAnsi="Times New Roman" w:cs="Times New Roman"/>
                <w:kern w:val="0"/>
                <w:sz w:val="20"/>
                <w:szCs w:val="20"/>
                <w:lang w:eastAsia="en-US"/>
              </w:rPr>
            </w:pPr>
          </w:p>
        </w:tc>
      </w:tr>
      <w:tr w:rsidR="002720B5" w:rsidRPr="002720B5" w14:paraId="02BD3D82" w14:textId="77777777" w:rsidTr="002720B5">
        <w:trPr>
          <w:trHeight w:val="288"/>
          <w:ins w:id="282" w:author="Xuesong Zhou" w:date="2023-03-04T15:22:00Z"/>
        </w:trPr>
        <w:tc>
          <w:tcPr>
            <w:tcW w:w="960" w:type="dxa"/>
            <w:tcBorders>
              <w:top w:val="nil"/>
              <w:left w:val="nil"/>
              <w:bottom w:val="nil"/>
              <w:right w:val="nil"/>
            </w:tcBorders>
            <w:shd w:val="clear" w:color="auto" w:fill="auto"/>
            <w:noWrap/>
            <w:vAlign w:val="bottom"/>
            <w:hideMark/>
          </w:tcPr>
          <w:p w14:paraId="4162BFF0" w14:textId="77777777" w:rsidR="002720B5" w:rsidRPr="002720B5" w:rsidRDefault="002720B5" w:rsidP="002720B5">
            <w:pPr>
              <w:widowControl/>
              <w:jc w:val="left"/>
              <w:rPr>
                <w:ins w:id="283" w:author="Xuesong Zhou" w:date="2023-03-04T15:22:00Z"/>
                <w:rFonts w:ascii="Times New Roman" w:eastAsia="Times New Roman" w:hAnsi="Times New Roman" w:cs="Times New Roman"/>
                <w:kern w:val="0"/>
                <w:sz w:val="20"/>
                <w:szCs w:val="20"/>
                <w:lang w:eastAsia="en-US"/>
              </w:rPr>
            </w:pPr>
          </w:p>
        </w:tc>
        <w:tc>
          <w:tcPr>
            <w:tcW w:w="1720" w:type="dxa"/>
            <w:tcBorders>
              <w:top w:val="nil"/>
              <w:left w:val="nil"/>
              <w:bottom w:val="nil"/>
              <w:right w:val="nil"/>
            </w:tcBorders>
            <w:shd w:val="clear" w:color="auto" w:fill="auto"/>
            <w:noWrap/>
            <w:vAlign w:val="bottom"/>
            <w:hideMark/>
          </w:tcPr>
          <w:p w14:paraId="046A415E" w14:textId="77777777" w:rsidR="002720B5" w:rsidRPr="002720B5" w:rsidRDefault="002720B5" w:rsidP="002720B5">
            <w:pPr>
              <w:widowControl/>
              <w:jc w:val="left"/>
              <w:rPr>
                <w:ins w:id="284" w:author="Xuesong Zhou" w:date="2023-03-04T15:22:00Z"/>
                <w:rFonts w:ascii="Times New Roman" w:eastAsia="Times New Roman" w:hAnsi="Times New Roman" w:cs="Times New Roman"/>
                <w:kern w:val="0"/>
                <w:sz w:val="20"/>
                <w:szCs w:val="20"/>
                <w:lang w:eastAsia="en-US"/>
              </w:rPr>
            </w:pPr>
          </w:p>
        </w:tc>
        <w:tc>
          <w:tcPr>
            <w:tcW w:w="3820" w:type="dxa"/>
            <w:tcBorders>
              <w:top w:val="nil"/>
              <w:left w:val="nil"/>
              <w:bottom w:val="nil"/>
              <w:right w:val="nil"/>
            </w:tcBorders>
            <w:shd w:val="clear" w:color="auto" w:fill="auto"/>
            <w:noWrap/>
            <w:vAlign w:val="bottom"/>
            <w:hideMark/>
          </w:tcPr>
          <w:p w14:paraId="7B5A6B31" w14:textId="77777777" w:rsidR="002720B5" w:rsidRPr="002720B5" w:rsidRDefault="002720B5" w:rsidP="002720B5">
            <w:pPr>
              <w:widowControl/>
              <w:jc w:val="left"/>
              <w:rPr>
                <w:ins w:id="285" w:author="Xuesong Zhou" w:date="2023-03-04T15:22:00Z"/>
                <w:rFonts w:ascii="Calibri" w:eastAsia="Times New Roman" w:hAnsi="Calibri" w:cs="Calibri"/>
                <w:color w:val="000000"/>
                <w:kern w:val="0"/>
                <w:sz w:val="22"/>
                <w:lang w:eastAsia="en-US"/>
              </w:rPr>
            </w:pPr>
            <w:ins w:id="286" w:author="Xuesong Zhou" w:date="2023-03-04T15:22:00Z">
              <w:r w:rsidRPr="002720B5">
                <w:rPr>
                  <w:rFonts w:ascii="Calibri" w:eastAsia="Times New Roman" w:hAnsi="Calibri" w:cs="Calibri"/>
                  <w:color w:val="000000"/>
                  <w:kern w:val="0"/>
                  <w:sz w:val="22"/>
                  <w:lang w:eastAsia="en-US"/>
                </w:rPr>
                <w:t>affected zones</w:t>
              </w:r>
            </w:ins>
          </w:p>
        </w:tc>
        <w:tc>
          <w:tcPr>
            <w:tcW w:w="960" w:type="dxa"/>
            <w:tcBorders>
              <w:top w:val="nil"/>
              <w:left w:val="nil"/>
              <w:bottom w:val="nil"/>
              <w:right w:val="nil"/>
            </w:tcBorders>
            <w:shd w:val="clear" w:color="auto" w:fill="auto"/>
            <w:noWrap/>
            <w:vAlign w:val="bottom"/>
            <w:hideMark/>
          </w:tcPr>
          <w:p w14:paraId="56CF31E8" w14:textId="77777777" w:rsidR="002720B5" w:rsidRPr="002720B5" w:rsidRDefault="002720B5" w:rsidP="002720B5">
            <w:pPr>
              <w:widowControl/>
              <w:jc w:val="left"/>
              <w:rPr>
                <w:ins w:id="287" w:author="Xuesong Zhou" w:date="2023-03-04T15:22:00Z"/>
                <w:rFonts w:ascii="Calibri" w:eastAsia="Times New Roman" w:hAnsi="Calibri" w:cs="Calibri"/>
                <w:color w:val="000000"/>
                <w:kern w:val="0"/>
                <w:sz w:val="22"/>
                <w:lang w:eastAsia="en-US"/>
              </w:rPr>
            </w:pPr>
          </w:p>
        </w:tc>
        <w:tc>
          <w:tcPr>
            <w:tcW w:w="960" w:type="dxa"/>
            <w:tcBorders>
              <w:top w:val="nil"/>
              <w:left w:val="nil"/>
              <w:bottom w:val="nil"/>
              <w:right w:val="nil"/>
            </w:tcBorders>
            <w:shd w:val="clear" w:color="auto" w:fill="auto"/>
            <w:noWrap/>
            <w:vAlign w:val="bottom"/>
            <w:hideMark/>
          </w:tcPr>
          <w:p w14:paraId="65BA7BE7" w14:textId="77777777" w:rsidR="002720B5" w:rsidRPr="002720B5" w:rsidRDefault="002720B5" w:rsidP="002720B5">
            <w:pPr>
              <w:widowControl/>
              <w:jc w:val="left"/>
              <w:rPr>
                <w:ins w:id="288"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3E3038F7" w14:textId="77777777" w:rsidR="002720B5" w:rsidRPr="002720B5" w:rsidRDefault="002720B5" w:rsidP="002720B5">
            <w:pPr>
              <w:widowControl/>
              <w:jc w:val="left"/>
              <w:rPr>
                <w:ins w:id="289"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5B0632B9" w14:textId="77777777" w:rsidR="002720B5" w:rsidRPr="002720B5" w:rsidRDefault="002720B5" w:rsidP="002720B5">
            <w:pPr>
              <w:widowControl/>
              <w:jc w:val="left"/>
              <w:rPr>
                <w:ins w:id="290"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17D4B8A1" w14:textId="77777777" w:rsidR="002720B5" w:rsidRPr="002720B5" w:rsidRDefault="002720B5" w:rsidP="002720B5">
            <w:pPr>
              <w:widowControl/>
              <w:jc w:val="left"/>
              <w:rPr>
                <w:ins w:id="291"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56BBAEA9" w14:textId="77777777" w:rsidR="002720B5" w:rsidRPr="002720B5" w:rsidRDefault="002720B5" w:rsidP="002720B5">
            <w:pPr>
              <w:widowControl/>
              <w:jc w:val="left"/>
              <w:rPr>
                <w:ins w:id="292" w:author="Xuesong Zhou" w:date="2023-03-04T15:22:00Z"/>
                <w:rFonts w:ascii="Times New Roman" w:eastAsia="Times New Roman" w:hAnsi="Times New Roman" w:cs="Times New Roman"/>
                <w:kern w:val="0"/>
                <w:sz w:val="20"/>
                <w:szCs w:val="20"/>
                <w:lang w:eastAsia="en-US"/>
              </w:rPr>
            </w:pPr>
          </w:p>
        </w:tc>
        <w:tc>
          <w:tcPr>
            <w:tcW w:w="2641" w:type="dxa"/>
            <w:tcBorders>
              <w:top w:val="nil"/>
              <w:left w:val="nil"/>
              <w:bottom w:val="nil"/>
              <w:right w:val="nil"/>
            </w:tcBorders>
            <w:shd w:val="clear" w:color="000000" w:fill="ED7D31"/>
            <w:noWrap/>
            <w:vAlign w:val="bottom"/>
            <w:hideMark/>
          </w:tcPr>
          <w:p w14:paraId="79286FBE" w14:textId="77777777" w:rsidR="002720B5" w:rsidRPr="002720B5" w:rsidRDefault="002720B5" w:rsidP="002720B5">
            <w:pPr>
              <w:widowControl/>
              <w:jc w:val="left"/>
              <w:rPr>
                <w:ins w:id="293" w:author="Xuesong Zhou" w:date="2023-03-04T15:22:00Z"/>
                <w:rFonts w:ascii="Calibri" w:eastAsia="Times New Roman" w:hAnsi="Calibri" w:cs="Calibri"/>
                <w:color w:val="000000"/>
                <w:kern w:val="0"/>
                <w:sz w:val="22"/>
                <w:lang w:eastAsia="en-US"/>
              </w:rPr>
            </w:pPr>
            <w:ins w:id="294" w:author="Xuesong Zhou" w:date="2023-03-04T15:22:00Z">
              <w:r w:rsidRPr="002720B5">
                <w:rPr>
                  <w:rFonts w:ascii="Calibri" w:eastAsia="Times New Roman" w:hAnsi="Calibri" w:cs="Calibri"/>
                  <w:color w:val="000000"/>
                  <w:kern w:val="0"/>
                  <w:sz w:val="22"/>
                  <w:lang w:eastAsia="en-US"/>
                </w:rPr>
                <w:t> </w:t>
              </w:r>
            </w:ins>
          </w:p>
        </w:tc>
        <w:tc>
          <w:tcPr>
            <w:tcW w:w="1412" w:type="dxa"/>
            <w:tcBorders>
              <w:top w:val="nil"/>
              <w:left w:val="nil"/>
              <w:bottom w:val="nil"/>
              <w:right w:val="nil"/>
            </w:tcBorders>
            <w:shd w:val="clear" w:color="auto" w:fill="auto"/>
            <w:noWrap/>
            <w:vAlign w:val="bottom"/>
            <w:hideMark/>
          </w:tcPr>
          <w:p w14:paraId="1F53D0E0" w14:textId="77777777" w:rsidR="002720B5" w:rsidRPr="002720B5" w:rsidRDefault="002720B5" w:rsidP="002720B5">
            <w:pPr>
              <w:widowControl/>
              <w:jc w:val="left"/>
              <w:rPr>
                <w:ins w:id="295" w:author="Xuesong Zhou" w:date="2023-03-04T15:22:00Z"/>
                <w:rFonts w:ascii="Calibri" w:eastAsia="Times New Roman" w:hAnsi="Calibri" w:cs="Calibri"/>
                <w:color w:val="000000"/>
                <w:kern w:val="0"/>
                <w:sz w:val="22"/>
                <w:lang w:eastAsia="en-US"/>
              </w:rPr>
            </w:pPr>
          </w:p>
        </w:tc>
        <w:tc>
          <w:tcPr>
            <w:tcW w:w="1412" w:type="dxa"/>
            <w:tcBorders>
              <w:top w:val="nil"/>
              <w:left w:val="nil"/>
              <w:bottom w:val="nil"/>
              <w:right w:val="nil"/>
            </w:tcBorders>
            <w:shd w:val="clear" w:color="auto" w:fill="auto"/>
            <w:noWrap/>
            <w:vAlign w:val="bottom"/>
            <w:hideMark/>
          </w:tcPr>
          <w:p w14:paraId="6D80D6CC" w14:textId="77777777" w:rsidR="002720B5" w:rsidRPr="002720B5" w:rsidRDefault="002720B5" w:rsidP="002720B5">
            <w:pPr>
              <w:widowControl/>
              <w:jc w:val="left"/>
              <w:rPr>
                <w:ins w:id="296" w:author="Xuesong Zhou" w:date="2023-03-04T15:22:00Z"/>
                <w:rFonts w:ascii="Times New Roman" w:eastAsia="Times New Roman" w:hAnsi="Times New Roman" w:cs="Times New Roman"/>
                <w:kern w:val="0"/>
                <w:sz w:val="20"/>
                <w:szCs w:val="20"/>
                <w:lang w:eastAsia="en-US"/>
              </w:rPr>
            </w:pPr>
          </w:p>
        </w:tc>
      </w:tr>
      <w:tr w:rsidR="002720B5" w:rsidRPr="002720B5" w14:paraId="6A3BA8F7" w14:textId="77777777" w:rsidTr="002720B5">
        <w:trPr>
          <w:trHeight w:val="288"/>
          <w:ins w:id="297" w:author="Xuesong Zhou" w:date="2023-03-04T15:22:00Z"/>
        </w:trPr>
        <w:tc>
          <w:tcPr>
            <w:tcW w:w="960" w:type="dxa"/>
            <w:tcBorders>
              <w:top w:val="nil"/>
              <w:left w:val="nil"/>
              <w:bottom w:val="nil"/>
              <w:right w:val="nil"/>
            </w:tcBorders>
            <w:shd w:val="clear" w:color="auto" w:fill="auto"/>
            <w:noWrap/>
            <w:vAlign w:val="bottom"/>
            <w:hideMark/>
          </w:tcPr>
          <w:p w14:paraId="30ED5F32" w14:textId="77777777" w:rsidR="002720B5" w:rsidRPr="002720B5" w:rsidRDefault="002720B5" w:rsidP="002720B5">
            <w:pPr>
              <w:widowControl/>
              <w:jc w:val="left"/>
              <w:rPr>
                <w:ins w:id="298" w:author="Xuesong Zhou" w:date="2023-03-04T15:22:00Z"/>
                <w:rFonts w:ascii="Times New Roman" w:eastAsia="Times New Roman" w:hAnsi="Times New Roman" w:cs="Times New Roman"/>
                <w:kern w:val="0"/>
                <w:sz w:val="20"/>
                <w:szCs w:val="20"/>
                <w:lang w:eastAsia="en-US"/>
              </w:rPr>
            </w:pPr>
          </w:p>
        </w:tc>
        <w:tc>
          <w:tcPr>
            <w:tcW w:w="1720" w:type="dxa"/>
            <w:tcBorders>
              <w:top w:val="nil"/>
              <w:left w:val="nil"/>
              <w:bottom w:val="nil"/>
              <w:right w:val="nil"/>
            </w:tcBorders>
            <w:shd w:val="clear" w:color="auto" w:fill="auto"/>
            <w:noWrap/>
            <w:vAlign w:val="bottom"/>
            <w:hideMark/>
          </w:tcPr>
          <w:p w14:paraId="1D69D922" w14:textId="77777777" w:rsidR="002720B5" w:rsidRPr="002720B5" w:rsidRDefault="002720B5" w:rsidP="002720B5">
            <w:pPr>
              <w:widowControl/>
              <w:jc w:val="left"/>
              <w:rPr>
                <w:ins w:id="299" w:author="Xuesong Zhou" w:date="2023-03-04T15:22:00Z"/>
                <w:rFonts w:ascii="Times New Roman" w:eastAsia="Times New Roman" w:hAnsi="Times New Roman" w:cs="Times New Roman"/>
                <w:kern w:val="0"/>
                <w:sz w:val="20"/>
                <w:szCs w:val="20"/>
                <w:lang w:eastAsia="en-US"/>
              </w:rPr>
            </w:pPr>
          </w:p>
        </w:tc>
        <w:tc>
          <w:tcPr>
            <w:tcW w:w="3820" w:type="dxa"/>
            <w:tcBorders>
              <w:top w:val="nil"/>
              <w:left w:val="nil"/>
              <w:bottom w:val="nil"/>
              <w:right w:val="nil"/>
            </w:tcBorders>
            <w:shd w:val="clear" w:color="auto" w:fill="auto"/>
            <w:noWrap/>
            <w:vAlign w:val="bottom"/>
            <w:hideMark/>
          </w:tcPr>
          <w:p w14:paraId="00BBC147" w14:textId="77777777" w:rsidR="002720B5" w:rsidRPr="002720B5" w:rsidRDefault="002720B5" w:rsidP="002720B5">
            <w:pPr>
              <w:widowControl/>
              <w:jc w:val="left"/>
              <w:rPr>
                <w:ins w:id="300" w:author="Xuesong Zhou" w:date="2023-03-04T15:22:00Z"/>
                <w:rFonts w:ascii="Calibri" w:eastAsia="Times New Roman" w:hAnsi="Calibri" w:cs="Calibri"/>
                <w:color w:val="000000"/>
                <w:kern w:val="0"/>
                <w:sz w:val="22"/>
                <w:lang w:eastAsia="en-US"/>
              </w:rPr>
            </w:pPr>
            <w:ins w:id="301" w:author="Xuesong Zhou" w:date="2023-03-04T15:22:00Z">
              <w:r w:rsidRPr="002720B5">
                <w:rPr>
                  <w:rFonts w:ascii="Calibri" w:eastAsia="Times New Roman" w:hAnsi="Calibri" w:cs="Calibri"/>
                  <w:color w:val="000000"/>
                  <w:kern w:val="0"/>
                  <w:sz w:val="22"/>
                  <w:lang w:eastAsia="en-US"/>
                </w:rPr>
                <w:t>zone id to super zone id mapping</w:t>
              </w:r>
            </w:ins>
          </w:p>
        </w:tc>
        <w:tc>
          <w:tcPr>
            <w:tcW w:w="960" w:type="dxa"/>
            <w:tcBorders>
              <w:top w:val="nil"/>
              <w:left w:val="nil"/>
              <w:bottom w:val="nil"/>
              <w:right w:val="nil"/>
            </w:tcBorders>
            <w:shd w:val="clear" w:color="auto" w:fill="auto"/>
            <w:noWrap/>
            <w:vAlign w:val="bottom"/>
            <w:hideMark/>
          </w:tcPr>
          <w:p w14:paraId="3DF25EB1" w14:textId="77777777" w:rsidR="002720B5" w:rsidRPr="002720B5" w:rsidRDefault="002720B5" w:rsidP="002720B5">
            <w:pPr>
              <w:widowControl/>
              <w:jc w:val="left"/>
              <w:rPr>
                <w:ins w:id="302" w:author="Xuesong Zhou" w:date="2023-03-04T15:22:00Z"/>
                <w:rFonts w:ascii="Calibri" w:eastAsia="Times New Roman" w:hAnsi="Calibri" w:cs="Calibri"/>
                <w:color w:val="000000"/>
                <w:kern w:val="0"/>
                <w:sz w:val="22"/>
                <w:lang w:eastAsia="en-US"/>
              </w:rPr>
            </w:pPr>
          </w:p>
        </w:tc>
        <w:tc>
          <w:tcPr>
            <w:tcW w:w="960" w:type="dxa"/>
            <w:tcBorders>
              <w:top w:val="nil"/>
              <w:left w:val="nil"/>
              <w:bottom w:val="nil"/>
              <w:right w:val="nil"/>
            </w:tcBorders>
            <w:shd w:val="clear" w:color="auto" w:fill="auto"/>
            <w:noWrap/>
            <w:vAlign w:val="bottom"/>
            <w:hideMark/>
          </w:tcPr>
          <w:p w14:paraId="162771FD" w14:textId="77777777" w:rsidR="002720B5" w:rsidRPr="002720B5" w:rsidRDefault="002720B5" w:rsidP="002720B5">
            <w:pPr>
              <w:widowControl/>
              <w:jc w:val="left"/>
              <w:rPr>
                <w:ins w:id="303"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024CB302" w14:textId="77777777" w:rsidR="002720B5" w:rsidRPr="002720B5" w:rsidRDefault="002720B5" w:rsidP="002720B5">
            <w:pPr>
              <w:widowControl/>
              <w:jc w:val="left"/>
              <w:rPr>
                <w:ins w:id="304"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537BFAC3" w14:textId="77777777" w:rsidR="002720B5" w:rsidRPr="002720B5" w:rsidRDefault="002720B5" w:rsidP="002720B5">
            <w:pPr>
              <w:widowControl/>
              <w:jc w:val="left"/>
              <w:rPr>
                <w:ins w:id="305"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564FFD08" w14:textId="77777777" w:rsidR="002720B5" w:rsidRPr="002720B5" w:rsidRDefault="002720B5" w:rsidP="002720B5">
            <w:pPr>
              <w:widowControl/>
              <w:jc w:val="left"/>
              <w:rPr>
                <w:ins w:id="306"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55AB05DB" w14:textId="77777777" w:rsidR="002720B5" w:rsidRPr="002720B5" w:rsidRDefault="002720B5" w:rsidP="002720B5">
            <w:pPr>
              <w:widowControl/>
              <w:jc w:val="left"/>
              <w:rPr>
                <w:ins w:id="307" w:author="Xuesong Zhou" w:date="2023-03-04T15:22:00Z"/>
                <w:rFonts w:ascii="Times New Roman" w:eastAsia="Times New Roman" w:hAnsi="Times New Roman" w:cs="Times New Roman"/>
                <w:kern w:val="0"/>
                <w:sz w:val="20"/>
                <w:szCs w:val="20"/>
                <w:lang w:eastAsia="en-US"/>
              </w:rPr>
            </w:pPr>
          </w:p>
        </w:tc>
        <w:tc>
          <w:tcPr>
            <w:tcW w:w="2641" w:type="dxa"/>
            <w:tcBorders>
              <w:top w:val="nil"/>
              <w:left w:val="nil"/>
              <w:bottom w:val="nil"/>
              <w:right w:val="nil"/>
            </w:tcBorders>
            <w:shd w:val="clear" w:color="000000" w:fill="ED7D31"/>
            <w:noWrap/>
            <w:vAlign w:val="bottom"/>
            <w:hideMark/>
          </w:tcPr>
          <w:p w14:paraId="1D0C7642" w14:textId="77777777" w:rsidR="002720B5" w:rsidRPr="002720B5" w:rsidRDefault="002720B5" w:rsidP="002720B5">
            <w:pPr>
              <w:widowControl/>
              <w:jc w:val="left"/>
              <w:rPr>
                <w:ins w:id="308" w:author="Xuesong Zhou" w:date="2023-03-04T15:22:00Z"/>
                <w:rFonts w:ascii="Calibri" w:eastAsia="Times New Roman" w:hAnsi="Calibri" w:cs="Calibri"/>
                <w:color w:val="000000"/>
                <w:kern w:val="0"/>
                <w:sz w:val="22"/>
                <w:lang w:eastAsia="en-US"/>
              </w:rPr>
            </w:pPr>
            <w:ins w:id="309" w:author="Xuesong Zhou" w:date="2023-03-04T15:22:00Z">
              <w:r w:rsidRPr="002720B5">
                <w:rPr>
                  <w:rFonts w:ascii="Calibri" w:eastAsia="Times New Roman" w:hAnsi="Calibri" w:cs="Calibri"/>
                  <w:color w:val="000000"/>
                  <w:kern w:val="0"/>
                  <w:sz w:val="22"/>
                  <w:lang w:eastAsia="en-US"/>
                </w:rPr>
                <w:t> </w:t>
              </w:r>
            </w:ins>
          </w:p>
        </w:tc>
        <w:tc>
          <w:tcPr>
            <w:tcW w:w="1412" w:type="dxa"/>
            <w:tcBorders>
              <w:top w:val="nil"/>
              <w:left w:val="nil"/>
              <w:bottom w:val="nil"/>
              <w:right w:val="nil"/>
            </w:tcBorders>
            <w:shd w:val="clear" w:color="auto" w:fill="auto"/>
            <w:noWrap/>
            <w:vAlign w:val="bottom"/>
            <w:hideMark/>
          </w:tcPr>
          <w:p w14:paraId="02217156" w14:textId="77777777" w:rsidR="002720B5" w:rsidRPr="002720B5" w:rsidRDefault="002720B5" w:rsidP="002720B5">
            <w:pPr>
              <w:widowControl/>
              <w:jc w:val="left"/>
              <w:rPr>
                <w:ins w:id="310" w:author="Xuesong Zhou" w:date="2023-03-04T15:22:00Z"/>
                <w:rFonts w:ascii="Calibri" w:eastAsia="Times New Roman" w:hAnsi="Calibri" w:cs="Calibri"/>
                <w:color w:val="000000"/>
                <w:kern w:val="0"/>
                <w:sz w:val="22"/>
                <w:lang w:eastAsia="en-US"/>
              </w:rPr>
            </w:pPr>
          </w:p>
        </w:tc>
        <w:tc>
          <w:tcPr>
            <w:tcW w:w="1412" w:type="dxa"/>
            <w:tcBorders>
              <w:top w:val="nil"/>
              <w:left w:val="nil"/>
              <w:bottom w:val="nil"/>
              <w:right w:val="nil"/>
            </w:tcBorders>
            <w:shd w:val="clear" w:color="auto" w:fill="auto"/>
            <w:noWrap/>
            <w:vAlign w:val="bottom"/>
            <w:hideMark/>
          </w:tcPr>
          <w:p w14:paraId="58059BED" w14:textId="77777777" w:rsidR="002720B5" w:rsidRPr="002720B5" w:rsidRDefault="002720B5" w:rsidP="002720B5">
            <w:pPr>
              <w:widowControl/>
              <w:jc w:val="left"/>
              <w:rPr>
                <w:ins w:id="311" w:author="Xuesong Zhou" w:date="2023-03-04T15:22:00Z"/>
                <w:rFonts w:ascii="Times New Roman" w:eastAsia="Times New Roman" w:hAnsi="Times New Roman" w:cs="Times New Roman"/>
                <w:kern w:val="0"/>
                <w:sz w:val="20"/>
                <w:szCs w:val="20"/>
                <w:lang w:eastAsia="en-US"/>
              </w:rPr>
            </w:pPr>
          </w:p>
        </w:tc>
      </w:tr>
      <w:tr w:rsidR="002720B5" w:rsidRPr="002720B5" w14:paraId="274F6BDE" w14:textId="77777777" w:rsidTr="002720B5">
        <w:trPr>
          <w:trHeight w:val="288"/>
          <w:ins w:id="312" w:author="Xuesong Zhou" w:date="2023-03-04T15:22:00Z"/>
        </w:trPr>
        <w:tc>
          <w:tcPr>
            <w:tcW w:w="960" w:type="dxa"/>
            <w:tcBorders>
              <w:top w:val="nil"/>
              <w:left w:val="nil"/>
              <w:bottom w:val="nil"/>
              <w:right w:val="nil"/>
            </w:tcBorders>
            <w:shd w:val="clear" w:color="auto" w:fill="auto"/>
            <w:noWrap/>
            <w:vAlign w:val="bottom"/>
            <w:hideMark/>
          </w:tcPr>
          <w:p w14:paraId="0DCE02B8" w14:textId="77777777" w:rsidR="002720B5" w:rsidRPr="002720B5" w:rsidRDefault="002720B5" w:rsidP="002720B5">
            <w:pPr>
              <w:widowControl/>
              <w:jc w:val="left"/>
              <w:rPr>
                <w:ins w:id="313" w:author="Xuesong Zhou" w:date="2023-03-04T15:22:00Z"/>
                <w:rFonts w:ascii="Times New Roman" w:eastAsia="Times New Roman" w:hAnsi="Times New Roman" w:cs="Times New Roman"/>
                <w:kern w:val="0"/>
                <w:sz w:val="20"/>
                <w:szCs w:val="20"/>
                <w:lang w:eastAsia="en-US"/>
              </w:rPr>
            </w:pPr>
          </w:p>
        </w:tc>
        <w:tc>
          <w:tcPr>
            <w:tcW w:w="1720" w:type="dxa"/>
            <w:tcBorders>
              <w:top w:val="nil"/>
              <w:left w:val="nil"/>
              <w:bottom w:val="nil"/>
              <w:right w:val="nil"/>
            </w:tcBorders>
            <w:shd w:val="clear" w:color="auto" w:fill="auto"/>
            <w:noWrap/>
            <w:vAlign w:val="bottom"/>
            <w:hideMark/>
          </w:tcPr>
          <w:p w14:paraId="334B1167" w14:textId="77777777" w:rsidR="002720B5" w:rsidRPr="002720B5" w:rsidRDefault="002720B5" w:rsidP="002720B5">
            <w:pPr>
              <w:widowControl/>
              <w:jc w:val="left"/>
              <w:rPr>
                <w:ins w:id="314" w:author="Xuesong Zhou" w:date="2023-03-04T15:22:00Z"/>
                <w:rFonts w:ascii="Times New Roman" w:eastAsia="Times New Roman" w:hAnsi="Times New Roman" w:cs="Times New Roman"/>
                <w:kern w:val="0"/>
                <w:sz w:val="20"/>
                <w:szCs w:val="20"/>
                <w:lang w:eastAsia="en-US"/>
              </w:rPr>
            </w:pPr>
          </w:p>
        </w:tc>
        <w:tc>
          <w:tcPr>
            <w:tcW w:w="3820" w:type="dxa"/>
            <w:tcBorders>
              <w:top w:val="nil"/>
              <w:left w:val="nil"/>
              <w:bottom w:val="nil"/>
              <w:right w:val="nil"/>
            </w:tcBorders>
            <w:shd w:val="clear" w:color="auto" w:fill="auto"/>
            <w:noWrap/>
            <w:vAlign w:val="bottom"/>
            <w:hideMark/>
          </w:tcPr>
          <w:p w14:paraId="61E77DF9" w14:textId="77777777" w:rsidR="002720B5" w:rsidRPr="002720B5" w:rsidRDefault="002720B5" w:rsidP="002720B5">
            <w:pPr>
              <w:widowControl/>
              <w:jc w:val="left"/>
              <w:rPr>
                <w:ins w:id="315" w:author="Xuesong Zhou" w:date="2023-03-04T15:22:00Z"/>
                <w:rFonts w:ascii="Times New Roman" w:eastAsia="Times New Roman" w:hAnsi="Times New Roman" w:cs="Times New Roman"/>
                <w:kern w:val="0"/>
                <w:sz w:val="20"/>
                <w:szCs w:val="20"/>
                <w:lang w:eastAsia="en-US"/>
              </w:rPr>
            </w:pPr>
          </w:p>
        </w:tc>
        <w:tc>
          <w:tcPr>
            <w:tcW w:w="2880" w:type="dxa"/>
            <w:gridSpan w:val="3"/>
            <w:tcBorders>
              <w:top w:val="nil"/>
              <w:left w:val="nil"/>
              <w:bottom w:val="nil"/>
              <w:right w:val="nil"/>
            </w:tcBorders>
            <w:shd w:val="clear" w:color="auto" w:fill="auto"/>
            <w:noWrap/>
            <w:vAlign w:val="bottom"/>
            <w:hideMark/>
          </w:tcPr>
          <w:p w14:paraId="08D8A655" w14:textId="77777777" w:rsidR="002720B5" w:rsidRPr="002720B5" w:rsidRDefault="002720B5" w:rsidP="002720B5">
            <w:pPr>
              <w:widowControl/>
              <w:jc w:val="left"/>
              <w:rPr>
                <w:ins w:id="316" w:author="Xuesong Zhou" w:date="2023-03-04T15:22:00Z"/>
                <w:rFonts w:ascii="Calibri" w:eastAsia="Times New Roman" w:hAnsi="Calibri" w:cs="Calibri"/>
                <w:color w:val="000000"/>
                <w:kern w:val="0"/>
                <w:sz w:val="22"/>
                <w:lang w:eastAsia="en-US"/>
              </w:rPr>
            </w:pPr>
            <w:ins w:id="317" w:author="Xuesong Zhou" w:date="2023-03-04T15:22:00Z">
              <w:r w:rsidRPr="002720B5">
                <w:rPr>
                  <w:rFonts w:ascii="Calibri" w:eastAsia="Times New Roman" w:hAnsi="Calibri" w:cs="Calibri"/>
                  <w:color w:val="000000"/>
                  <w:kern w:val="0"/>
                  <w:sz w:val="22"/>
                  <w:lang w:eastAsia="en-US"/>
                </w:rPr>
                <w:t>subarea_related_zone.csv</w:t>
              </w:r>
            </w:ins>
          </w:p>
        </w:tc>
        <w:tc>
          <w:tcPr>
            <w:tcW w:w="960" w:type="dxa"/>
            <w:tcBorders>
              <w:top w:val="nil"/>
              <w:left w:val="nil"/>
              <w:bottom w:val="nil"/>
              <w:right w:val="nil"/>
            </w:tcBorders>
            <w:shd w:val="clear" w:color="auto" w:fill="auto"/>
            <w:noWrap/>
            <w:vAlign w:val="bottom"/>
            <w:hideMark/>
          </w:tcPr>
          <w:p w14:paraId="7A71BB6E" w14:textId="77777777" w:rsidR="002720B5" w:rsidRPr="002720B5" w:rsidRDefault="002720B5" w:rsidP="002720B5">
            <w:pPr>
              <w:widowControl/>
              <w:jc w:val="left"/>
              <w:rPr>
                <w:ins w:id="318" w:author="Xuesong Zhou" w:date="2023-03-04T15:22:00Z"/>
                <w:rFonts w:ascii="Calibri" w:eastAsia="Times New Roman" w:hAnsi="Calibri" w:cs="Calibri"/>
                <w:color w:val="000000"/>
                <w:kern w:val="0"/>
                <w:sz w:val="22"/>
                <w:lang w:eastAsia="en-US"/>
              </w:rPr>
            </w:pPr>
          </w:p>
        </w:tc>
        <w:tc>
          <w:tcPr>
            <w:tcW w:w="960" w:type="dxa"/>
            <w:tcBorders>
              <w:top w:val="nil"/>
              <w:left w:val="nil"/>
              <w:bottom w:val="nil"/>
              <w:right w:val="nil"/>
            </w:tcBorders>
            <w:shd w:val="clear" w:color="auto" w:fill="auto"/>
            <w:noWrap/>
            <w:vAlign w:val="bottom"/>
            <w:hideMark/>
          </w:tcPr>
          <w:p w14:paraId="78305FC5" w14:textId="77777777" w:rsidR="002720B5" w:rsidRPr="002720B5" w:rsidRDefault="002720B5" w:rsidP="002720B5">
            <w:pPr>
              <w:widowControl/>
              <w:jc w:val="left"/>
              <w:rPr>
                <w:ins w:id="319"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72D70FA9" w14:textId="77777777" w:rsidR="002720B5" w:rsidRPr="002720B5" w:rsidRDefault="002720B5" w:rsidP="002720B5">
            <w:pPr>
              <w:widowControl/>
              <w:jc w:val="left"/>
              <w:rPr>
                <w:ins w:id="320" w:author="Xuesong Zhou" w:date="2023-03-04T15:22:00Z"/>
                <w:rFonts w:ascii="Times New Roman" w:eastAsia="Times New Roman" w:hAnsi="Times New Roman" w:cs="Times New Roman"/>
                <w:kern w:val="0"/>
                <w:sz w:val="20"/>
                <w:szCs w:val="20"/>
                <w:lang w:eastAsia="en-US"/>
              </w:rPr>
            </w:pPr>
          </w:p>
        </w:tc>
        <w:tc>
          <w:tcPr>
            <w:tcW w:w="2641" w:type="dxa"/>
            <w:tcBorders>
              <w:top w:val="nil"/>
              <w:left w:val="nil"/>
              <w:bottom w:val="nil"/>
              <w:right w:val="nil"/>
            </w:tcBorders>
            <w:shd w:val="clear" w:color="000000" w:fill="ED7D31"/>
            <w:noWrap/>
            <w:vAlign w:val="bottom"/>
            <w:hideMark/>
          </w:tcPr>
          <w:p w14:paraId="3F80B36A" w14:textId="77777777" w:rsidR="002720B5" w:rsidRPr="002720B5" w:rsidRDefault="002720B5" w:rsidP="002720B5">
            <w:pPr>
              <w:widowControl/>
              <w:jc w:val="left"/>
              <w:rPr>
                <w:ins w:id="321" w:author="Xuesong Zhou" w:date="2023-03-04T15:22:00Z"/>
                <w:rFonts w:ascii="Calibri" w:eastAsia="Times New Roman" w:hAnsi="Calibri" w:cs="Calibri"/>
                <w:color w:val="000000"/>
                <w:kern w:val="0"/>
                <w:sz w:val="22"/>
                <w:lang w:eastAsia="en-US"/>
              </w:rPr>
            </w:pPr>
            <w:ins w:id="322" w:author="Xuesong Zhou" w:date="2023-03-04T15:22:00Z">
              <w:r w:rsidRPr="002720B5">
                <w:rPr>
                  <w:rFonts w:ascii="Calibri" w:eastAsia="Times New Roman" w:hAnsi="Calibri" w:cs="Calibri"/>
                  <w:color w:val="000000"/>
                  <w:kern w:val="0"/>
                  <w:sz w:val="22"/>
                  <w:lang w:eastAsia="en-US"/>
                </w:rPr>
                <w:t> </w:t>
              </w:r>
            </w:ins>
          </w:p>
        </w:tc>
        <w:tc>
          <w:tcPr>
            <w:tcW w:w="2824" w:type="dxa"/>
            <w:gridSpan w:val="2"/>
            <w:tcBorders>
              <w:top w:val="nil"/>
              <w:left w:val="nil"/>
              <w:bottom w:val="nil"/>
              <w:right w:val="nil"/>
            </w:tcBorders>
            <w:shd w:val="clear" w:color="auto" w:fill="auto"/>
            <w:noWrap/>
            <w:vAlign w:val="bottom"/>
            <w:hideMark/>
          </w:tcPr>
          <w:p w14:paraId="476FCE70" w14:textId="77777777" w:rsidR="002720B5" w:rsidRPr="002720B5" w:rsidRDefault="002720B5" w:rsidP="002720B5">
            <w:pPr>
              <w:widowControl/>
              <w:jc w:val="left"/>
              <w:rPr>
                <w:ins w:id="323" w:author="Xuesong Zhou" w:date="2023-03-04T15:22:00Z"/>
                <w:rFonts w:ascii="Calibri" w:eastAsia="Times New Roman" w:hAnsi="Calibri" w:cs="Calibri"/>
                <w:color w:val="000000"/>
                <w:kern w:val="0"/>
                <w:sz w:val="22"/>
                <w:lang w:eastAsia="en-US"/>
              </w:rPr>
            </w:pPr>
            <w:ins w:id="324" w:author="Xuesong Zhou" w:date="2023-03-04T15:22:00Z">
              <w:r w:rsidRPr="002720B5">
                <w:rPr>
                  <w:rFonts w:ascii="Calibri" w:eastAsia="Times New Roman" w:hAnsi="Calibri" w:cs="Calibri"/>
                  <w:color w:val="000000"/>
                  <w:kern w:val="0"/>
                  <w:sz w:val="22"/>
                  <w:lang w:eastAsia="en-US"/>
                </w:rPr>
                <w:t>read subarea_related_zone.csv</w:t>
              </w:r>
            </w:ins>
          </w:p>
        </w:tc>
      </w:tr>
      <w:tr w:rsidR="002720B5" w:rsidRPr="002720B5" w14:paraId="056F5A67" w14:textId="77777777" w:rsidTr="002720B5">
        <w:trPr>
          <w:trHeight w:val="288"/>
          <w:ins w:id="325" w:author="Xuesong Zhou" w:date="2023-03-04T15:22:00Z"/>
        </w:trPr>
        <w:tc>
          <w:tcPr>
            <w:tcW w:w="960" w:type="dxa"/>
            <w:tcBorders>
              <w:top w:val="nil"/>
              <w:left w:val="nil"/>
              <w:bottom w:val="nil"/>
              <w:right w:val="nil"/>
            </w:tcBorders>
            <w:shd w:val="clear" w:color="auto" w:fill="auto"/>
            <w:noWrap/>
            <w:vAlign w:val="bottom"/>
            <w:hideMark/>
          </w:tcPr>
          <w:p w14:paraId="2CE9DA93" w14:textId="77777777" w:rsidR="002720B5" w:rsidRPr="002720B5" w:rsidRDefault="002720B5" w:rsidP="002720B5">
            <w:pPr>
              <w:widowControl/>
              <w:jc w:val="left"/>
              <w:rPr>
                <w:ins w:id="326" w:author="Xuesong Zhou" w:date="2023-03-04T15:22:00Z"/>
                <w:rFonts w:ascii="Calibri" w:eastAsia="Times New Roman" w:hAnsi="Calibri" w:cs="Calibri"/>
                <w:color w:val="000000"/>
                <w:kern w:val="0"/>
                <w:sz w:val="22"/>
                <w:lang w:eastAsia="en-US"/>
              </w:rPr>
            </w:pPr>
          </w:p>
        </w:tc>
        <w:tc>
          <w:tcPr>
            <w:tcW w:w="1720" w:type="dxa"/>
            <w:tcBorders>
              <w:top w:val="nil"/>
              <w:left w:val="nil"/>
              <w:bottom w:val="nil"/>
              <w:right w:val="nil"/>
            </w:tcBorders>
            <w:shd w:val="clear" w:color="auto" w:fill="auto"/>
            <w:noWrap/>
            <w:vAlign w:val="bottom"/>
            <w:hideMark/>
          </w:tcPr>
          <w:p w14:paraId="2272F25A" w14:textId="77777777" w:rsidR="002720B5" w:rsidRPr="002720B5" w:rsidRDefault="002720B5" w:rsidP="002720B5">
            <w:pPr>
              <w:widowControl/>
              <w:jc w:val="left"/>
              <w:rPr>
                <w:ins w:id="327" w:author="Xuesong Zhou" w:date="2023-03-04T15:22:00Z"/>
                <w:rFonts w:ascii="Times New Roman" w:eastAsia="Times New Roman" w:hAnsi="Times New Roman" w:cs="Times New Roman"/>
                <w:kern w:val="0"/>
                <w:sz w:val="20"/>
                <w:szCs w:val="20"/>
                <w:lang w:eastAsia="en-US"/>
              </w:rPr>
            </w:pPr>
          </w:p>
        </w:tc>
        <w:tc>
          <w:tcPr>
            <w:tcW w:w="3820" w:type="dxa"/>
            <w:tcBorders>
              <w:top w:val="nil"/>
              <w:left w:val="nil"/>
              <w:bottom w:val="nil"/>
              <w:right w:val="nil"/>
            </w:tcBorders>
            <w:shd w:val="clear" w:color="auto" w:fill="auto"/>
            <w:noWrap/>
            <w:vAlign w:val="bottom"/>
            <w:hideMark/>
          </w:tcPr>
          <w:p w14:paraId="2EC81BF9" w14:textId="77777777" w:rsidR="002720B5" w:rsidRPr="002720B5" w:rsidRDefault="002720B5" w:rsidP="002720B5">
            <w:pPr>
              <w:widowControl/>
              <w:jc w:val="left"/>
              <w:rPr>
                <w:ins w:id="328" w:author="Xuesong Zhou" w:date="2023-03-04T15:22:00Z"/>
                <w:rFonts w:ascii="Calibri" w:eastAsia="Times New Roman" w:hAnsi="Calibri" w:cs="Calibri"/>
                <w:color w:val="000000"/>
                <w:kern w:val="0"/>
                <w:sz w:val="22"/>
                <w:lang w:eastAsia="en-US"/>
              </w:rPr>
            </w:pPr>
            <w:ins w:id="329" w:author="Xuesong Zhou" w:date="2023-03-04T15:22:00Z">
              <w:r w:rsidRPr="002720B5">
                <w:rPr>
                  <w:rFonts w:ascii="Calibri" w:eastAsia="Times New Roman" w:hAnsi="Calibri" w:cs="Calibri"/>
                  <w:color w:val="000000"/>
                  <w:kern w:val="0"/>
                  <w:sz w:val="22"/>
                  <w:lang w:eastAsia="en-US"/>
                </w:rPr>
                <w:t>clustering</w:t>
              </w:r>
            </w:ins>
          </w:p>
        </w:tc>
        <w:tc>
          <w:tcPr>
            <w:tcW w:w="4800" w:type="dxa"/>
            <w:gridSpan w:val="5"/>
            <w:tcBorders>
              <w:top w:val="nil"/>
              <w:left w:val="nil"/>
              <w:bottom w:val="nil"/>
              <w:right w:val="nil"/>
            </w:tcBorders>
            <w:shd w:val="clear" w:color="auto" w:fill="auto"/>
            <w:noWrap/>
            <w:vAlign w:val="bottom"/>
            <w:hideMark/>
          </w:tcPr>
          <w:p w14:paraId="4DE5D88D" w14:textId="77777777" w:rsidR="002720B5" w:rsidRPr="002720B5" w:rsidRDefault="002720B5" w:rsidP="002720B5">
            <w:pPr>
              <w:widowControl/>
              <w:jc w:val="left"/>
              <w:rPr>
                <w:ins w:id="330" w:author="Xuesong Zhou" w:date="2023-03-04T15:22:00Z"/>
                <w:rFonts w:ascii="Calibri" w:eastAsia="Times New Roman" w:hAnsi="Calibri" w:cs="Calibri"/>
                <w:color w:val="000000"/>
                <w:kern w:val="0"/>
                <w:sz w:val="22"/>
                <w:lang w:eastAsia="en-US"/>
              </w:rPr>
            </w:pPr>
            <w:ins w:id="331" w:author="Xuesong Zhou" w:date="2023-03-04T15:22:00Z">
              <w:r w:rsidRPr="002720B5">
                <w:rPr>
                  <w:rFonts w:ascii="Calibri" w:eastAsia="Times New Roman" w:hAnsi="Calibri" w:cs="Calibri"/>
                  <w:color w:val="000000"/>
                  <w:kern w:val="0"/>
                  <w:sz w:val="22"/>
                  <w:lang w:eastAsia="en-US"/>
                </w:rPr>
                <w:t>all zones in the subareas are kept as super_zone</w:t>
              </w:r>
            </w:ins>
          </w:p>
        </w:tc>
        <w:tc>
          <w:tcPr>
            <w:tcW w:w="960" w:type="dxa"/>
            <w:tcBorders>
              <w:top w:val="nil"/>
              <w:left w:val="nil"/>
              <w:bottom w:val="nil"/>
              <w:right w:val="nil"/>
            </w:tcBorders>
            <w:shd w:val="clear" w:color="auto" w:fill="auto"/>
            <w:noWrap/>
            <w:vAlign w:val="bottom"/>
            <w:hideMark/>
          </w:tcPr>
          <w:p w14:paraId="05B182CD" w14:textId="77777777" w:rsidR="002720B5" w:rsidRPr="002720B5" w:rsidRDefault="002720B5" w:rsidP="002720B5">
            <w:pPr>
              <w:widowControl/>
              <w:jc w:val="left"/>
              <w:rPr>
                <w:ins w:id="332" w:author="Xuesong Zhou" w:date="2023-03-04T15:22:00Z"/>
                <w:rFonts w:ascii="Calibri" w:eastAsia="Times New Roman" w:hAnsi="Calibri" w:cs="Calibri"/>
                <w:color w:val="000000"/>
                <w:kern w:val="0"/>
                <w:sz w:val="22"/>
                <w:lang w:eastAsia="en-US"/>
              </w:rPr>
            </w:pPr>
          </w:p>
        </w:tc>
        <w:tc>
          <w:tcPr>
            <w:tcW w:w="2641" w:type="dxa"/>
            <w:tcBorders>
              <w:top w:val="nil"/>
              <w:left w:val="nil"/>
              <w:bottom w:val="nil"/>
              <w:right w:val="nil"/>
            </w:tcBorders>
            <w:shd w:val="clear" w:color="000000" w:fill="ED7D31"/>
            <w:noWrap/>
            <w:vAlign w:val="bottom"/>
            <w:hideMark/>
          </w:tcPr>
          <w:p w14:paraId="05F3A354" w14:textId="77777777" w:rsidR="002720B5" w:rsidRPr="002720B5" w:rsidRDefault="002720B5" w:rsidP="002720B5">
            <w:pPr>
              <w:widowControl/>
              <w:jc w:val="left"/>
              <w:rPr>
                <w:ins w:id="333" w:author="Xuesong Zhou" w:date="2023-03-04T15:22:00Z"/>
                <w:rFonts w:ascii="Calibri" w:eastAsia="Times New Roman" w:hAnsi="Calibri" w:cs="Calibri"/>
                <w:color w:val="000000"/>
                <w:kern w:val="0"/>
                <w:sz w:val="22"/>
                <w:lang w:eastAsia="en-US"/>
              </w:rPr>
            </w:pPr>
            <w:ins w:id="334" w:author="Xuesong Zhou" w:date="2023-03-04T15:22:00Z">
              <w:r w:rsidRPr="002720B5">
                <w:rPr>
                  <w:rFonts w:ascii="Calibri" w:eastAsia="Times New Roman" w:hAnsi="Calibri" w:cs="Calibri"/>
                  <w:color w:val="000000"/>
                  <w:kern w:val="0"/>
                  <w:sz w:val="22"/>
                  <w:lang w:eastAsia="en-US"/>
                </w:rPr>
                <w:t> </w:t>
              </w:r>
            </w:ins>
          </w:p>
        </w:tc>
        <w:tc>
          <w:tcPr>
            <w:tcW w:w="1412" w:type="dxa"/>
            <w:tcBorders>
              <w:top w:val="nil"/>
              <w:left w:val="nil"/>
              <w:bottom w:val="nil"/>
              <w:right w:val="nil"/>
            </w:tcBorders>
            <w:shd w:val="clear" w:color="auto" w:fill="auto"/>
            <w:noWrap/>
            <w:vAlign w:val="bottom"/>
            <w:hideMark/>
          </w:tcPr>
          <w:p w14:paraId="6ECD9179" w14:textId="77777777" w:rsidR="002720B5" w:rsidRPr="002720B5" w:rsidRDefault="002720B5" w:rsidP="002720B5">
            <w:pPr>
              <w:widowControl/>
              <w:jc w:val="left"/>
              <w:rPr>
                <w:ins w:id="335" w:author="Xuesong Zhou" w:date="2023-03-04T15:22:00Z"/>
                <w:rFonts w:ascii="Calibri" w:eastAsia="Times New Roman" w:hAnsi="Calibri" w:cs="Calibri"/>
                <w:color w:val="000000"/>
                <w:kern w:val="0"/>
                <w:sz w:val="22"/>
                <w:lang w:eastAsia="en-US"/>
              </w:rPr>
            </w:pPr>
          </w:p>
        </w:tc>
        <w:tc>
          <w:tcPr>
            <w:tcW w:w="1412" w:type="dxa"/>
            <w:tcBorders>
              <w:top w:val="nil"/>
              <w:left w:val="nil"/>
              <w:bottom w:val="nil"/>
              <w:right w:val="nil"/>
            </w:tcBorders>
            <w:shd w:val="clear" w:color="auto" w:fill="auto"/>
            <w:noWrap/>
            <w:vAlign w:val="bottom"/>
            <w:hideMark/>
          </w:tcPr>
          <w:p w14:paraId="5F52C57E" w14:textId="77777777" w:rsidR="002720B5" w:rsidRPr="002720B5" w:rsidRDefault="002720B5" w:rsidP="002720B5">
            <w:pPr>
              <w:widowControl/>
              <w:jc w:val="left"/>
              <w:rPr>
                <w:ins w:id="336" w:author="Xuesong Zhou" w:date="2023-03-04T15:22:00Z"/>
                <w:rFonts w:ascii="Times New Roman" w:eastAsia="Times New Roman" w:hAnsi="Times New Roman" w:cs="Times New Roman"/>
                <w:kern w:val="0"/>
                <w:sz w:val="20"/>
                <w:szCs w:val="20"/>
                <w:lang w:eastAsia="en-US"/>
              </w:rPr>
            </w:pPr>
          </w:p>
        </w:tc>
      </w:tr>
      <w:tr w:rsidR="002720B5" w:rsidRPr="002720B5" w14:paraId="4AB80CBA" w14:textId="77777777" w:rsidTr="002720B5">
        <w:trPr>
          <w:trHeight w:val="288"/>
          <w:ins w:id="337" w:author="Xuesong Zhou" w:date="2023-03-04T15:22:00Z"/>
        </w:trPr>
        <w:tc>
          <w:tcPr>
            <w:tcW w:w="960" w:type="dxa"/>
            <w:tcBorders>
              <w:top w:val="nil"/>
              <w:left w:val="nil"/>
              <w:bottom w:val="nil"/>
              <w:right w:val="nil"/>
            </w:tcBorders>
            <w:shd w:val="clear" w:color="auto" w:fill="auto"/>
            <w:noWrap/>
            <w:vAlign w:val="bottom"/>
            <w:hideMark/>
          </w:tcPr>
          <w:p w14:paraId="1BEBDCEA" w14:textId="77777777" w:rsidR="002720B5" w:rsidRPr="002720B5" w:rsidRDefault="002720B5" w:rsidP="002720B5">
            <w:pPr>
              <w:widowControl/>
              <w:jc w:val="left"/>
              <w:rPr>
                <w:ins w:id="338" w:author="Xuesong Zhou" w:date="2023-03-04T15:22:00Z"/>
                <w:rFonts w:ascii="Times New Roman" w:eastAsia="Times New Roman" w:hAnsi="Times New Roman" w:cs="Times New Roman"/>
                <w:kern w:val="0"/>
                <w:sz w:val="20"/>
                <w:szCs w:val="20"/>
                <w:lang w:eastAsia="en-US"/>
              </w:rPr>
            </w:pPr>
          </w:p>
        </w:tc>
        <w:tc>
          <w:tcPr>
            <w:tcW w:w="1720" w:type="dxa"/>
            <w:tcBorders>
              <w:top w:val="nil"/>
              <w:left w:val="nil"/>
              <w:bottom w:val="nil"/>
              <w:right w:val="nil"/>
            </w:tcBorders>
            <w:shd w:val="clear" w:color="auto" w:fill="auto"/>
            <w:noWrap/>
            <w:vAlign w:val="bottom"/>
            <w:hideMark/>
          </w:tcPr>
          <w:p w14:paraId="4286B907" w14:textId="77777777" w:rsidR="002720B5" w:rsidRPr="002720B5" w:rsidRDefault="002720B5" w:rsidP="002720B5">
            <w:pPr>
              <w:widowControl/>
              <w:jc w:val="left"/>
              <w:rPr>
                <w:ins w:id="339" w:author="Xuesong Zhou" w:date="2023-03-04T15:22:00Z"/>
                <w:rFonts w:ascii="Times New Roman" w:eastAsia="Times New Roman" w:hAnsi="Times New Roman" w:cs="Times New Roman"/>
                <w:kern w:val="0"/>
                <w:sz w:val="20"/>
                <w:szCs w:val="20"/>
                <w:lang w:eastAsia="en-US"/>
              </w:rPr>
            </w:pPr>
          </w:p>
        </w:tc>
        <w:tc>
          <w:tcPr>
            <w:tcW w:w="3820" w:type="dxa"/>
            <w:tcBorders>
              <w:top w:val="nil"/>
              <w:left w:val="nil"/>
              <w:bottom w:val="nil"/>
              <w:right w:val="nil"/>
            </w:tcBorders>
            <w:shd w:val="clear" w:color="auto" w:fill="auto"/>
            <w:noWrap/>
            <w:vAlign w:val="bottom"/>
            <w:hideMark/>
          </w:tcPr>
          <w:p w14:paraId="457507FA" w14:textId="77777777" w:rsidR="002720B5" w:rsidRPr="002720B5" w:rsidRDefault="002720B5" w:rsidP="002720B5">
            <w:pPr>
              <w:widowControl/>
              <w:jc w:val="left"/>
              <w:rPr>
                <w:ins w:id="340"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35BFD1C5" w14:textId="77777777" w:rsidR="002720B5" w:rsidRPr="002720B5" w:rsidRDefault="002720B5" w:rsidP="002720B5">
            <w:pPr>
              <w:widowControl/>
              <w:jc w:val="left"/>
              <w:rPr>
                <w:ins w:id="341"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1ADF4524" w14:textId="77777777" w:rsidR="002720B5" w:rsidRPr="002720B5" w:rsidRDefault="002720B5" w:rsidP="002720B5">
            <w:pPr>
              <w:widowControl/>
              <w:jc w:val="left"/>
              <w:rPr>
                <w:ins w:id="342"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026C3000" w14:textId="77777777" w:rsidR="002720B5" w:rsidRPr="002720B5" w:rsidRDefault="002720B5" w:rsidP="002720B5">
            <w:pPr>
              <w:widowControl/>
              <w:jc w:val="left"/>
              <w:rPr>
                <w:ins w:id="343"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0B7A3324" w14:textId="77777777" w:rsidR="002720B5" w:rsidRPr="002720B5" w:rsidRDefault="002720B5" w:rsidP="002720B5">
            <w:pPr>
              <w:widowControl/>
              <w:jc w:val="left"/>
              <w:rPr>
                <w:ins w:id="344"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6A0895F7" w14:textId="77777777" w:rsidR="002720B5" w:rsidRPr="002720B5" w:rsidRDefault="002720B5" w:rsidP="002720B5">
            <w:pPr>
              <w:widowControl/>
              <w:jc w:val="left"/>
              <w:rPr>
                <w:ins w:id="345"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666E03CE" w14:textId="77777777" w:rsidR="002720B5" w:rsidRPr="002720B5" w:rsidRDefault="002720B5" w:rsidP="002720B5">
            <w:pPr>
              <w:widowControl/>
              <w:jc w:val="left"/>
              <w:rPr>
                <w:ins w:id="346" w:author="Xuesong Zhou" w:date="2023-03-04T15:22:00Z"/>
                <w:rFonts w:ascii="Times New Roman" w:eastAsia="Times New Roman" w:hAnsi="Times New Roman" w:cs="Times New Roman"/>
                <w:kern w:val="0"/>
                <w:sz w:val="20"/>
                <w:szCs w:val="20"/>
                <w:lang w:eastAsia="en-US"/>
              </w:rPr>
            </w:pPr>
          </w:p>
        </w:tc>
        <w:tc>
          <w:tcPr>
            <w:tcW w:w="2641" w:type="dxa"/>
            <w:tcBorders>
              <w:top w:val="nil"/>
              <w:left w:val="nil"/>
              <w:bottom w:val="nil"/>
              <w:right w:val="nil"/>
            </w:tcBorders>
            <w:shd w:val="clear" w:color="auto" w:fill="auto"/>
            <w:noWrap/>
            <w:vAlign w:val="bottom"/>
            <w:hideMark/>
          </w:tcPr>
          <w:p w14:paraId="2594D3A6" w14:textId="77777777" w:rsidR="002720B5" w:rsidRPr="002720B5" w:rsidRDefault="002720B5" w:rsidP="002720B5">
            <w:pPr>
              <w:widowControl/>
              <w:jc w:val="left"/>
              <w:rPr>
                <w:ins w:id="347" w:author="Xuesong Zhou" w:date="2023-03-04T15:22:00Z"/>
                <w:rFonts w:ascii="Times New Roman" w:eastAsia="Times New Roman" w:hAnsi="Times New Roman" w:cs="Times New Roman"/>
                <w:kern w:val="0"/>
                <w:sz w:val="20"/>
                <w:szCs w:val="20"/>
                <w:lang w:eastAsia="en-US"/>
              </w:rPr>
            </w:pPr>
          </w:p>
        </w:tc>
        <w:tc>
          <w:tcPr>
            <w:tcW w:w="1412" w:type="dxa"/>
            <w:tcBorders>
              <w:top w:val="nil"/>
              <w:left w:val="nil"/>
              <w:bottom w:val="nil"/>
              <w:right w:val="nil"/>
            </w:tcBorders>
            <w:shd w:val="clear" w:color="auto" w:fill="auto"/>
            <w:noWrap/>
            <w:vAlign w:val="bottom"/>
            <w:hideMark/>
          </w:tcPr>
          <w:p w14:paraId="59884AAA" w14:textId="77777777" w:rsidR="002720B5" w:rsidRPr="002720B5" w:rsidRDefault="002720B5" w:rsidP="002720B5">
            <w:pPr>
              <w:widowControl/>
              <w:jc w:val="left"/>
              <w:rPr>
                <w:ins w:id="348" w:author="Xuesong Zhou" w:date="2023-03-04T15:22:00Z"/>
                <w:rFonts w:ascii="Times New Roman" w:eastAsia="Times New Roman" w:hAnsi="Times New Roman" w:cs="Times New Roman"/>
                <w:kern w:val="0"/>
                <w:sz w:val="20"/>
                <w:szCs w:val="20"/>
                <w:lang w:eastAsia="en-US"/>
              </w:rPr>
            </w:pPr>
          </w:p>
        </w:tc>
        <w:tc>
          <w:tcPr>
            <w:tcW w:w="1412" w:type="dxa"/>
            <w:tcBorders>
              <w:top w:val="nil"/>
              <w:left w:val="nil"/>
              <w:bottom w:val="nil"/>
              <w:right w:val="nil"/>
            </w:tcBorders>
            <w:shd w:val="clear" w:color="auto" w:fill="auto"/>
            <w:noWrap/>
            <w:vAlign w:val="bottom"/>
            <w:hideMark/>
          </w:tcPr>
          <w:p w14:paraId="5CA540E9" w14:textId="77777777" w:rsidR="002720B5" w:rsidRPr="002720B5" w:rsidRDefault="002720B5" w:rsidP="002720B5">
            <w:pPr>
              <w:widowControl/>
              <w:jc w:val="left"/>
              <w:rPr>
                <w:ins w:id="349" w:author="Xuesong Zhou" w:date="2023-03-04T15:22:00Z"/>
                <w:rFonts w:ascii="Times New Roman" w:eastAsia="Times New Roman" w:hAnsi="Times New Roman" w:cs="Times New Roman"/>
                <w:kern w:val="0"/>
                <w:sz w:val="20"/>
                <w:szCs w:val="20"/>
                <w:lang w:eastAsia="en-US"/>
              </w:rPr>
            </w:pPr>
          </w:p>
        </w:tc>
      </w:tr>
      <w:tr w:rsidR="002720B5" w:rsidRPr="002720B5" w14:paraId="06469931" w14:textId="77777777" w:rsidTr="002720B5">
        <w:trPr>
          <w:trHeight w:val="288"/>
          <w:ins w:id="350" w:author="Xuesong Zhou" w:date="2023-03-04T15:22:00Z"/>
        </w:trPr>
        <w:tc>
          <w:tcPr>
            <w:tcW w:w="960" w:type="dxa"/>
            <w:tcBorders>
              <w:top w:val="nil"/>
              <w:left w:val="nil"/>
              <w:bottom w:val="nil"/>
              <w:right w:val="nil"/>
            </w:tcBorders>
            <w:shd w:val="clear" w:color="auto" w:fill="auto"/>
            <w:noWrap/>
            <w:vAlign w:val="bottom"/>
            <w:hideMark/>
          </w:tcPr>
          <w:p w14:paraId="11CD0C7F" w14:textId="77777777" w:rsidR="002720B5" w:rsidRPr="002720B5" w:rsidRDefault="002720B5" w:rsidP="002720B5">
            <w:pPr>
              <w:widowControl/>
              <w:jc w:val="left"/>
              <w:rPr>
                <w:ins w:id="351" w:author="Xuesong Zhou" w:date="2023-03-04T15:22:00Z"/>
                <w:rFonts w:ascii="Times New Roman" w:eastAsia="Times New Roman" w:hAnsi="Times New Roman" w:cs="Times New Roman"/>
                <w:kern w:val="0"/>
                <w:sz w:val="20"/>
                <w:szCs w:val="20"/>
                <w:lang w:eastAsia="en-US"/>
              </w:rPr>
            </w:pPr>
          </w:p>
        </w:tc>
        <w:tc>
          <w:tcPr>
            <w:tcW w:w="1720" w:type="dxa"/>
            <w:tcBorders>
              <w:top w:val="nil"/>
              <w:left w:val="nil"/>
              <w:bottom w:val="nil"/>
              <w:right w:val="nil"/>
            </w:tcBorders>
            <w:shd w:val="clear" w:color="auto" w:fill="auto"/>
            <w:noWrap/>
            <w:vAlign w:val="bottom"/>
            <w:hideMark/>
          </w:tcPr>
          <w:p w14:paraId="02651E36" w14:textId="77777777" w:rsidR="002720B5" w:rsidRPr="002720B5" w:rsidRDefault="002720B5" w:rsidP="002720B5">
            <w:pPr>
              <w:widowControl/>
              <w:jc w:val="left"/>
              <w:rPr>
                <w:ins w:id="352" w:author="Xuesong Zhou" w:date="2023-03-04T15:22:00Z"/>
                <w:rFonts w:ascii="Times New Roman" w:eastAsia="Times New Roman" w:hAnsi="Times New Roman" w:cs="Times New Roman"/>
                <w:kern w:val="0"/>
                <w:sz w:val="20"/>
                <w:szCs w:val="20"/>
                <w:lang w:eastAsia="en-US"/>
              </w:rPr>
            </w:pPr>
          </w:p>
        </w:tc>
        <w:tc>
          <w:tcPr>
            <w:tcW w:w="3820" w:type="dxa"/>
            <w:tcBorders>
              <w:top w:val="nil"/>
              <w:left w:val="nil"/>
              <w:bottom w:val="nil"/>
              <w:right w:val="nil"/>
            </w:tcBorders>
            <w:shd w:val="clear" w:color="auto" w:fill="auto"/>
            <w:noWrap/>
            <w:vAlign w:val="bottom"/>
            <w:hideMark/>
          </w:tcPr>
          <w:p w14:paraId="7C44A853" w14:textId="77777777" w:rsidR="002720B5" w:rsidRPr="002720B5" w:rsidRDefault="002720B5" w:rsidP="002720B5">
            <w:pPr>
              <w:widowControl/>
              <w:jc w:val="left"/>
              <w:rPr>
                <w:ins w:id="353" w:author="Xuesong Zhou" w:date="2023-03-04T15:22:00Z"/>
                <w:rFonts w:ascii="Calibri" w:eastAsia="Times New Roman" w:hAnsi="Calibri" w:cs="Calibri"/>
                <w:color w:val="000000"/>
                <w:kern w:val="0"/>
                <w:sz w:val="22"/>
                <w:lang w:eastAsia="en-US"/>
              </w:rPr>
            </w:pPr>
            <w:ins w:id="354" w:author="Xuesong Zhou" w:date="2023-03-04T15:22:00Z">
              <w:r w:rsidRPr="002720B5">
                <w:rPr>
                  <w:rFonts w:ascii="Calibri" w:eastAsia="Times New Roman" w:hAnsi="Calibri" w:cs="Calibri"/>
                  <w:color w:val="000000"/>
                  <w:kern w:val="0"/>
                  <w:sz w:val="22"/>
                  <w:lang w:eastAsia="en-US"/>
                </w:rPr>
                <w:t>column generation</w:t>
              </w:r>
            </w:ins>
          </w:p>
        </w:tc>
        <w:tc>
          <w:tcPr>
            <w:tcW w:w="960" w:type="dxa"/>
            <w:tcBorders>
              <w:top w:val="nil"/>
              <w:left w:val="nil"/>
              <w:bottom w:val="nil"/>
              <w:right w:val="nil"/>
            </w:tcBorders>
            <w:shd w:val="clear" w:color="auto" w:fill="auto"/>
            <w:noWrap/>
            <w:vAlign w:val="bottom"/>
            <w:hideMark/>
          </w:tcPr>
          <w:p w14:paraId="70FA6685" w14:textId="77777777" w:rsidR="002720B5" w:rsidRPr="002720B5" w:rsidRDefault="002720B5" w:rsidP="002720B5">
            <w:pPr>
              <w:widowControl/>
              <w:jc w:val="left"/>
              <w:rPr>
                <w:ins w:id="355" w:author="Xuesong Zhou" w:date="2023-03-04T15:22:00Z"/>
                <w:rFonts w:ascii="Calibri" w:eastAsia="Times New Roman" w:hAnsi="Calibri" w:cs="Calibri"/>
                <w:color w:val="000000"/>
                <w:kern w:val="0"/>
                <w:sz w:val="22"/>
                <w:lang w:eastAsia="en-US"/>
              </w:rPr>
            </w:pPr>
          </w:p>
        </w:tc>
        <w:tc>
          <w:tcPr>
            <w:tcW w:w="960" w:type="dxa"/>
            <w:tcBorders>
              <w:top w:val="nil"/>
              <w:left w:val="nil"/>
              <w:bottom w:val="nil"/>
              <w:right w:val="nil"/>
            </w:tcBorders>
            <w:shd w:val="clear" w:color="auto" w:fill="auto"/>
            <w:noWrap/>
            <w:vAlign w:val="bottom"/>
            <w:hideMark/>
          </w:tcPr>
          <w:p w14:paraId="513C0283" w14:textId="77777777" w:rsidR="002720B5" w:rsidRPr="002720B5" w:rsidRDefault="002720B5" w:rsidP="002720B5">
            <w:pPr>
              <w:widowControl/>
              <w:jc w:val="left"/>
              <w:rPr>
                <w:ins w:id="356"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063941B9" w14:textId="77777777" w:rsidR="002720B5" w:rsidRPr="002720B5" w:rsidRDefault="002720B5" w:rsidP="002720B5">
            <w:pPr>
              <w:widowControl/>
              <w:jc w:val="left"/>
              <w:rPr>
                <w:ins w:id="357"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5D9AF96C" w14:textId="77777777" w:rsidR="002720B5" w:rsidRPr="002720B5" w:rsidRDefault="002720B5" w:rsidP="002720B5">
            <w:pPr>
              <w:widowControl/>
              <w:jc w:val="left"/>
              <w:rPr>
                <w:ins w:id="358"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1D5F8C50" w14:textId="77777777" w:rsidR="002720B5" w:rsidRPr="002720B5" w:rsidRDefault="002720B5" w:rsidP="002720B5">
            <w:pPr>
              <w:widowControl/>
              <w:jc w:val="left"/>
              <w:rPr>
                <w:ins w:id="359"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75969800" w14:textId="77777777" w:rsidR="002720B5" w:rsidRPr="002720B5" w:rsidRDefault="002720B5" w:rsidP="002720B5">
            <w:pPr>
              <w:widowControl/>
              <w:jc w:val="left"/>
              <w:rPr>
                <w:ins w:id="360" w:author="Xuesong Zhou" w:date="2023-03-04T15:22:00Z"/>
                <w:rFonts w:ascii="Times New Roman" w:eastAsia="Times New Roman" w:hAnsi="Times New Roman" w:cs="Times New Roman"/>
                <w:kern w:val="0"/>
                <w:sz w:val="20"/>
                <w:szCs w:val="20"/>
                <w:lang w:eastAsia="en-US"/>
              </w:rPr>
            </w:pPr>
          </w:p>
        </w:tc>
        <w:tc>
          <w:tcPr>
            <w:tcW w:w="2641" w:type="dxa"/>
            <w:tcBorders>
              <w:top w:val="nil"/>
              <w:left w:val="nil"/>
              <w:bottom w:val="nil"/>
              <w:right w:val="nil"/>
            </w:tcBorders>
            <w:shd w:val="clear" w:color="000000" w:fill="ED7D31"/>
            <w:noWrap/>
            <w:vAlign w:val="bottom"/>
            <w:hideMark/>
          </w:tcPr>
          <w:p w14:paraId="2D522805" w14:textId="77777777" w:rsidR="002720B5" w:rsidRPr="002720B5" w:rsidRDefault="002720B5" w:rsidP="002720B5">
            <w:pPr>
              <w:widowControl/>
              <w:jc w:val="left"/>
              <w:rPr>
                <w:ins w:id="361" w:author="Xuesong Zhou" w:date="2023-03-04T15:22:00Z"/>
                <w:rFonts w:ascii="Calibri" w:eastAsia="Times New Roman" w:hAnsi="Calibri" w:cs="Calibri"/>
                <w:color w:val="000000"/>
                <w:kern w:val="0"/>
                <w:sz w:val="22"/>
                <w:lang w:eastAsia="en-US"/>
              </w:rPr>
            </w:pPr>
            <w:ins w:id="362" w:author="Xuesong Zhou" w:date="2023-03-04T15:22:00Z">
              <w:r w:rsidRPr="002720B5">
                <w:rPr>
                  <w:rFonts w:ascii="Calibri" w:eastAsia="Times New Roman" w:hAnsi="Calibri" w:cs="Calibri"/>
                  <w:color w:val="000000"/>
                  <w:kern w:val="0"/>
                  <w:sz w:val="22"/>
                  <w:lang w:eastAsia="en-US"/>
                </w:rPr>
                <w:t> </w:t>
              </w:r>
            </w:ins>
          </w:p>
        </w:tc>
        <w:tc>
          <w:tcPr>
            <w:tcW w:w="2824" w:type="dxa"/>
            <w:gridSpan w:val="2"/>
            <w:tcBorders>
              <w:top w:val="nil"/>
              <w:left w:val="nil"/>
              <w:bottom w:val="nil"/>
              <w:right w:val="nil"/>
            </w:tcBorders>
            <w:shd w:val="clear" w:color="auto" w:fill="auto"/>
            <w:noWrap/>
            <w:vAlign w:val="bottom"/>
            <w:hideMark/>
          </w:tcPr>
          <w:p w14:paraId="43D61092" w14:textId="77777777" w:rsidR="002720B5" w:rsidRPr="002720B5" w:rsidRDefault="002720B5" w:rsidP="002720B5">
            <w:pPr>
              <w:widowControl/>
              <w:jc w:val="left"/>
              <w:rPr>
                <w:ins w:id="363" w:author="Xuesong Zhou" w:date="2023-03-04T15:22:00Z"/>
                <w:rFonts w:ascii="Calibri" w:eastAsia="Times New Roman" w:hAnsi="Calibri" w:cs="Calibri"/>
                <w:color w:val="000000"/>
                <w:kern w:val="0"/>
                <w:sz w:val="22"/>
                <w:lang w:eastAsia="en-US"/>
              </w:rPr>
            </w:pPr>
            <w:ins w:id="364" w:author="Xuesong Zhou" w:date="2023-03-04T15:22:00Z">
              <w:r w:rsidRPr="002720B5">
                <w:rPr>
                  <w:rFonts w:ascii="Calibri" w:eastAsia="Times New Roman" w:hAnsi="Calibri" w:cs="Calibri"/>
                  <w:color w:val="000000"/>
                  <w:kern w:val="0"/>
                  <w:sz w:val="22"/>
                  <w:lang w:eastAsia="en-US"/>
                </w:rPr>
                <w:t>read route.csv</w:t>
              </w:r>
            </w:ins>
          </w:p>
        </w:tc>
      </w:tr>
      <w:tr w:rsidR="002720B5" w:rsidRPr="002720B5" w14:paraId="4875BAB4" w14:textId="77777777" w:rsidTr="002720B5">
        <w:trPr>
          <w:trHeight w:val="288"/>
          <w:ins w:id="365" w:author="Xuesong Zhou" w:date="2023-03-04T15:22:00Z"/>
        </w:trPr>
        <w:tc>
          <w:tcPr>
            <w:tcW w:w="960" w:type="dxa"/>
            <w:tcBorders>
              <w:top w:val="nil"/>
              <w:left w:val="nil"/>
              <w:bottom w:val="nil"/>
              <w:right w:val="nil"/>
            </w:tcBorders>
            <w:shd w:val="clear" w:color="auto" w:fill="auto"/>
            <w:noWrap/>
            <w:vAlign w:val="bottom"/>
            <w:hideMark/>
          </w:tcPr>
          <w:p w14:paraId="5D6FB2B5" w14:textId="77777777" w:rsidR="002720B5" w:rsidRPr="002720B5" w:rsidRDefault="002720B5" w:rsidP="002720B5">
            <w:pPr>
              <w:widowControl/>
              <w:jc w:val="left"/>
              <w:rPr>
                <w:ins w:id="366" w:author="Xuesong Zhou" w:date="2023-03-04T15:22:00Z"/>
                <w:rFonts w:ascii="Calibri" w:eastAsia="Times New Roman" w:hAnsi="Calibri" w:cs="Calibri"/>
                <w:color w:val="000000"/>
                <w:kern w:val="0"/>
                <w:sz w:val="22"/>
                <w:lang w:eastAsia="en-US"/>
              </w:rPr>
            </w:pPr>
          </w:p>
        </w:tc>
        <w:tc>
          <w:tcPr>
            <w:tcW w:w="1720" w:type="dxa"/>
            <w:tcBorders>
              <w:top w:val="nil"/>
              <w:left w:val="nil"/>
              <w:bottom w:val="nil"/>
              <w:right w:val="nil"/>
            </w:tcBorders>
            <w:shd w:val="clear" w:color="auto" w:fill="auto"/>
            <w:noWrap/>
            <w:vAlign w:val="bottom"/>
            <w:hideMark/>
          </w:tcPr>
          <w:p w14:paraId="2127B5A7" w14:textId="77777777" w:rsidR="002720B5" w:rsidRPr="002720B5" w:rsidRDefault="002720B5" w:rsidP="002720B5">
            <w:pPr>
              <w:widowControl/>
              <w:jc w:val="left"/>
              <w:rPr>
                <w:ins w:id="367" w:author="Xuesong Zhou" w:date="2023-03-04T15:22:00Z"/>
                <w:rFonts w:ascii="Times New Roman" w:eastAsia="Times New Roman" w:hAnsi="Times New Roman" w:cs="Times New Roman"/>
                <w:kern w:val="0"/>
                <w:sz w:val="20"/>
                <w:szCs w:val="20"/>
                <w:lang w:eastAsia="en-US"/>
              </w:rPr>
            </w:pPr>
          </w:p>
        </w:tc>
        <w:tc>
          <w:tcPr>
            <w:tcW w:w="3820" w:type="dxa"/>
            <w:tcBorders>
              <w:top w:val="nil"/>
              <w:left w:val="nil"/>
              <w:bottom w:val="nil"/>
              <w:right w:val="nil"/>
            </w:tcBorders>
            <w:shd w:val="clear" w:color="auto" w:fill="auto"/>
            <w:noWrap/>
            <w:vAlign w:val="bottom"/>
            <w:hideMark/>
          </w:tcPr>
          <w:p w14:paraId="0B7090BA" w14:textId="77777777" w:rsidR="002720B5" w:rsidRPr="002720B5" w:rsidRDefault="002720B5" w:rsidP="002720B5">
            <w:pPr>
              <w:widowControl/>
              <w:jc w:val="left"/>
              <w:rPr>
                <w:ins w:id="368" w:author="Xuesong Zhou" w:date="2023-03-04T15:22:00Z"/>
                <w:rFonts w:ascii="Calibri" w:eastAsia="Times New Roman" w:hAnsi="Calibri" w:cs="Calibri"/>
                <w:color w:val="000000"/>
                <w:kern w:val="0"/>
                <w:sz w:val="22"/>
                <w:lang w:eastAsia="en-US"/>
              </w:rPr>
            </w:pPr>
            <w:ins w:id="369" w:author="Xuesong Zhou" w:date="2023-03-04T15:22:00Z">
              <w:r w:rsidRPr="002720B5">
                <w:rPr>
                  <w:rFonts w:ascii="Calibri" w:eastAsia="Times New Roman" w:hAnsi="Calibri" w:cs="Calibri"/>
                  <w:color w:val="000000"/>
                  <w:kern w:val="0"/>
                  <w:sz w:val="22"/>
                  <w:lang w:eastAsia="en-US"/>
                </w:rPr>
                <w:t>column updating</w:t>
              </w:r>
            </w:ins>
          </w:p>
        </w:tc>
        <w:tc>
          <w:tcPr>
            <w:tcW w:w="960" w:type="dxa"/>
            <w:tcBorders>
              <w:top w:val="nil"/>
              <w:left w:val="nil"/>
              <w:bottom w:val="nil"/>
              <w:right w:val="nil"/>
            </w:tcBorders>
            <w:shd w:val="clear" w:color="auto" w:fill="auto"/>
            <w:noWrap/>
            <w:vAlign w:val="bottom"/>
            <w:hideMark/>
          </w:tcPr>
          <w:p w14:paraId="786CE6DD" w14:textId="77777777" w:rsidR="002720B5" w:rsidRPr="002720B5" w:rsidRDefault="002720B5" w:rsidP="002720B5">
            <w:pPr>
              <w:widowControl/>
              <w:jc w:val="left"/>
              <w:rPr>
                <w:ins w:id="370" w:author="Xuesong Zhou" w:date="2023-03-04T15:22:00Z"/>
                <w:rFonts w:ascii="Calibri" w:eastAsia="Times New Roman" w:hAnsi="Calibri" w:cs="Calibri"/>
                <w:color w:val="000000"/>
                <w:kern w:val="0"/>
                <w:sz w:val="22"/>
                <w:lang w:eastAsia="en-US"/>
              </w:rPr>
            </w:pPr>
          </w:p>
        </w:tc>
        <w:tc>
          <w:tcPr>
            <w:tcW w:w="960" w:type="dxa"/>
            <w:tcBorders>
              <w:top w:val="nil"/>
              <w:left w:val="nil"/>
              <w:bottom w:val="nil"/>
              <w:right w:val="nil"/>
            </w:tcBorders>
            <w:shd w:val="clear" w:color="auto" w:fill="auto"/>
            <w:noWrap/>
            <w:vAlign w:val="bottom"/>
            <w:hideMark/>
          </w:tcPr>
          <w:p w14:paraId="04E1AE71" w14:textId="77777777" w:rsidR="002720B5" w:rsidRPr="002720B5" w:rsidRDefault="002720B5" w:rsidP="002720B5">
            <w:pPr>
              <w:widowControl/>
              <w:jc w:val="left"/>
              <w:rPr>
                <w:ins w:id="371"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60EDC5CB" w14:textId="77777777" w:rsidR="002720B5" w:rsidRPr="002720B5" w:rsidRDefault="002720B5" w:rsidP="002720B5">
            <w:pPr>
              <w:widowControl/>
              <w:jc w:val="left"/>
              <w:rPr>
                <w:ins w:id="372"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1CC9E50C" w14:textId="77777777" w:rsidR="002720B5" w:rsidRPr="002720B5" w:rsidRDefault="002720B5" w:rsidP="002720B5">
            <w:pPr>
              <w:widowControl/>
              <w:jc w:val="left"/>
              <w:rPr>
                <w:ins w:id="373"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0864D135" w14:textId="77777777" w:rsidR="002720B5" w:rsidRPr="002720B5" w:rsidRDefault="002720B5" w:rsidP="002720B5">
            <w:pPr>
              <w:widowControl/>
              <w:jc w:val="left"/>
              <w:rPr>
                <w:ins w:id="374"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1EBA9B8C" w14:textId="77777777" w:rsidR="002720B5" w:rsidRPr="002720B5" w:rsidRDefault="002720B5" w:rsidP="002720B5">
            <w:pPr>
              <w:widowControl/>
              <w:jc w:val="left"/>
              <w:rPr>
                <w:ins w:id="375" w:author="Xuesong Zhou" w:date="2023-03-04T15:22:00Z"/>
                <w:rFonts w:ascii="Times New Roman" w:eastAsia="Times New Roman" w:hAnsi="Times New Roman" w:cs="Times New Roman"/>
                <w:kern w:val="0"/>
                <w:sz w:val="20"/>
                <w:szCs w:val="20"/>
                <w:lang w:eastAsia="en-US"/>
              </w:rPr>
            </w:pPr>
          </w:p>
        </w:tc>
        <w:tc>
          <w:tcPr>
            <w:tcW w:w="2641" w:type="dxa"/>
            <w:tcBorders>
              <w:top w:val="nil"/>
              <w:left w:val="nil"/>
              <w:bottom w:val="nil"/>
              <w:right w:val="nil"/>
            </w:tcBorders>
            <w:shd w:val="clear" w:color="000000" w:fill="ED7D31"/>
            <w:noWrap/>
            <w:vAlign w:val="bottom"/>
            <w:hideMark/>
          </w:tcPr>
          <w:p w14:paraId="77EE13A9" w14:textId="77777777" w:rsidR="002720B5" w:rsidRPr="002720B5" w:rsidRDefault="002720B5" w:rsidP="002720B5">
            <w:pPr>
              <w:widowControl/>
              <w:jc w:val="left"/>
              <w:rPr>
                <w:ins w:id="376" w:author="Xuesong Zhou" w:date="2023-03-04T15:22:00Z"/>
                <w:rFonts w:ascii="Calibri" w:eastAsia="Times New Roman" w:hAnsi="Calibri" w:cs="Calibri"/>
                <w:color w:val="000000"/>
                <w:kern w:val="0"/>
                <w:sz w:val="22"/>
                <w:lang w:eastAsia="en-US"/>
              </w:rPr>
            </w:pPr>
            <w:ins w:id="377" w:author="Xuesong Zhou" w:date="2023-03-04T15:22:00Z">
              <w:r w:rsidRPr="002720B5">
                <w:rPr>
                  <w:rFonts w:ascii="Calibri" w:eastAsia="Times New Roman" w:hAnsi="Calibri" w:cs="Calibri"/>
                  <w:color w:val="000000"/>
                  <w:kern w:val="0"/>
                  <w:sz w:val="22"/>
                  <w:lang w:eastAsia="en-US"/>
                </w:rPr>
                <w:t> </w:t>
              </w:r>
            </w:ins>
          </w:p>
        </w:tc>
        <w:tc>
          <w:tcPr>
            <w:tcW w:w="1412" w:type="dxa"/>
            <w:tcBorders>
              <w:top w:val="nil"/>
              <w:left w:val="nil"/>
              <w:bottom w:val="nil"/>
              <w:right w:val="nil"/>
            </w:tcBorders>
            <w:shd w:val="clear" w:color="auto" w:fill="auto"/>
            <w:noWrap/>
            <w:vAlign w:val="bottom"/>
            <w:hideMark/>
          </w:tcPr>
          <w:p w14:paraId="03753761" w14:textId="77777777" w:rsidR="002720B5" w:rsidRPr="002720B5" w:rsidRDefault="002720B5" w:rsidP="002720B5">
            <w:pPr>
              <w:widowControl/>
              <w:jc w:val="left"/>
              <w:rPr>
                <w:ins w:id="378" w:author="Xuesong Zhou" w:date="2023-03-04T15:22:00Z"/>
                <w:rFonts w:ascii="Calibri" w:eastAsia="Times New Roman" w:hAnsi="Calibri" w:cs="Calibri"/>
                <w:color w:val="000000"/>
                <w:kern w:val="0"/>
                <w:sz w:val="22"/>
                <w:lang w:eastAsia="en-US"/>
              </w:rPr>
            </w:pPr>
          </w:p>
        </w:tc>
        <w:tc>
          <w:tcPr>
            <w:tcW w:w="1412" w:type="dxa"/>
            <w:tcBorders>
              <w:top w:val="nil"/>
              <w:left w:val="nil"/>
              <w:bottom w:val="nil"/>
              <w:right w:val="nil"/>
            </w:tcBorders>
            <w:shd w:val="clear" w:color="auto" w:fill="auto"/>
            <w:noWrap/>
            <w:vAlign w:val="bottom"/>
            <w:hideMark/>
          </w:tcPr>
          <w:p w14:paraId="42DA36D1" w14:textId="77777777" w:rsidR="002720B5" w:rsidRPr="002720B5" w:rsidRDefault="002720B5" w:rsidP="002720B5">
            <w:pPr>
              <w:widowControl/>
              <w:jc w:val="left"/>
              <w:rPr>
                <w:ins w:id="379" w:author="Xuesong Zhou" w:date="2023-03-04T15:22:00Z"/>
                <w:rFonts w:ascii="Times New Roman" w:eastAsia="Times New Roman" w:hAnsi="Times New Roman" w:cs="Times New Roman"/>
                <w:kern w:val="0"/>
                <w:sz w:val="20"/>
                <w:szCs w:val="20"/>
                <w:lang w:eastAsia="en-US"/>
              </w:rPr>
            </w:pPr>
          </w:p>
        </w:tc>
      </w:tr>
      <w:tr w:rsidR="002720B5" w:rsidRPr="002720B5" w14:paraId="028D7EFA" w14:textId="77777777" w:rsidTr="002720B5">
        <w:trPr>
          <w:trHeight w:val="288"/>
          <w:ins w:id="380" w:author="Xuesong Zhou" w:date="2023-03-04T15:22:00Z"/>
        </w:trPr>
        <w:tc>
          <w:tcPr>
            <w:tcW w:w="2680" w:type="dxa"/>
            <w:gridSpan w:val="2"/>
            <w:tcBorders>
              <w:top w:val="nil"/>
              <w:left w:val="nil"/>
              <w:bottom w:val="nil"/>
              <w:right w:val="nil"/>
            </w:tcBorders>
            <w:shd w:val="clear" w:color="auto" w:fill="auto"/>
            <w:noWrap/>
            <w:vAlign w:val="bottom"/>
            <w:hideMark/>
          </w:tcPr>
          <w:p w14:paraId="67886FDE" w14:textId="77777777" w:rsidR="002720B5" w:rsidRPr="002720B5" w:rsidRDefault="002720B5" w:rsidP="002720B5">
            <w:pPr>
              <w:widowControl/>
              <w:jc w:val="left"/>
              <w:rPr>
                <w:ins w:id="381" w:author="Xuesong Zhou" w:date="2023-03-04T15:22:00Z"/>
                <w:rFonts w:ascii="Calibri" w:eastAsia="Times New Roman" w:hAnsi="Calibri" w:cs="Calibri"/>
                <w:color w:val="000000"/>
                <w:kern w:val="0"/>
                <w:sz w:val="22"/>
                <w:lang w:eastAsia="en-US"/>
              </w:rPr>
            </w:pPr>
            <w:ins w:id="382" w:author="Xuesong Zhou" w:date="2023-03-04T15:22:00Z">
              <w:r w:rsidRPr="002720B5">
                <w:rPr>
                  <w:rFonts w:ascii="Calibri" w:eastAsia="Times New Roman" w:hAnsi="Calibri" w:cs="Calibri"/>
                  <w:color w:val="000000"/>
                  <w:kern w:val="0"/>
                  <w:sz w:val="22"/>
                  <w:lang w:eastAsia="en-US"/>
                </w:rPr>
                <w:t>measurement.csv</w:t>
              </w:r>
            </w:ins>
          </w:p>
        </w:tc>
        <w:tc>
          <w:tcPr>
            <w:tcW w:w="3820" w:type="dxa"/>
            <w:tcBorders>
              <w:top w:val="nil"/>
              <w:left w:val="nil"/>
              <w:bottom w:val="nil"/>
              <w:right w:val="nil"/>
            </w:tcBorders>
            <w:shd w:val="clear" w:color="auto" w:fill="auto"/>
            <w:noWrap/>
            <w:vAlign w:val="bottom"/>
            <w:hideMark/>
          </w:tcPr>
          <w:p w14:paraId="783887BD" w14:textId="77777777" w:rsidR="002720B5" w:rsidRPr="002720B5" w:rsidRDefault="002720B5" w:rsidP="002720B5">
            <w:pPr>
              <w:widowControl/>
              <w:jc w:val="left"/>
              <w:rPr>
                <w:ins w:id="383" w:author="Xuesong Zhou" w:date="2023-03-04T15:22:00Z"/>
                <w:rFonts w:ascii="Calibri" w:eastAsia="Times New Roman" w:hAnsi="Calibri" w:cs="Calibri"/>
                <w:color w:val="000000"/>
                <w:kern w:val="0"/>
                <w:sz w:val="22"/>
                <w:lang w:eastAsia="en-US"/>
              </w:rPr>
            </w:pPr>
            <w:ins w:id="384" w:author="Xuesong Zhou" w:date="2023-03-04T15:22:00Z">
              <w:r w:rsidRPr="002720B5">
                <w:rPr>
                  <w:rFonts w:ascii="Calibri" w:eastAsia="Times New Roman" w:hAnsi="Calibri" w:cs="Calibri"/>
                  <w:color w:val="000000"/>
                  <w:kern w:val="0"/>
                  <w:sz w:val="22"/>
                  <w:lang w:eastAsia="en-US"/>
                </w:rPr>
                <w:t>ODME</w:t>
              </w:r>
            </w:ins>
          </w:p>
        </w:tc>
        <w:tc>
          <w:tcPr>
            <w:tcW w:w="960" w:type="dxa"/>
            <w:tcBorders>
              <w:top w:val="nil"/>
              <w:left w:val="nil"/>
              <w:bottom w:val="nil"/>
              <w:right w:val="nil"/>
            </w:tcBorders>
            <w:shd w:val="clear" w:color="auto" w:fill="auto"/>
            <w:noWrap/>
            <w:vAlign w:val="bottom"/>
            <w:hideMark/>
          </w:tcPr>
          <w:p w14:paraId="2BBC53AC" w14:textId="77777777" w:rsidR="002720B5" w:rsidRPr="002720B5" w:rsidRDefault="002720B5" w:rsidP="002720B5">
            <w:pPr>
              <w:widowControl/>
              <w:jc w:val="left"/>
              <w:rPr>
                <w:ins w:id="385" w:author="Xuesong Zhou" w:date="2023-03-04T15:22:00Z"/>
                <w:rFonts w:ascii="Calibri" w:eastAsia="Times New Roman" w:hAnsi="Calibri" w:cs="Calibri"/>
                <w:color w:val="000000"/>
                <w:kern w:val="0"/>
                <w:sz w:val="22"/>
                <w:lang w:eastAsia="en-US"/>
              </w:rPr>
            </w:pPr>
          </w:p>
        </w:tc>
        <w:tc>
          <w:tcPr>
            <w:tcW w:w="960" w:type="dxa"/>
            <w:tcBorders>
              <w:top w:val="nil"/>
              <w:left w:val="nil"/>
              <w:bottom w:val="nil"/>
              <w:right w:val="nil"/>
            </w:tcBorders>
            <w:shd w:val="clear" w:color="auto" w:fill="auto"/>
            <w:noWrap/>
            <w:vAlign w:val="bottom"/>
            <w:hideMark/>
          </w:tcPr>
          <w:p w14:paraId="72E2CA9E" w14:textId="77777777" w:rsidR="002720B5" w:rsidRPr="002720B5" w:rsidRDefault="002720B5" w:rsidP="002720B5">
            <w:pPr>
              <w:widowControl/>
              <w:jc w:val="left"/>
              <w:rPr>
                <w:ins w:id="386"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01840723" w14:textId="77777777" w:rsidR="002720B5" w:rsidRPr="002720B5" w:rsidRDefault="002720B5" w:rsidP="002720B5">
            <w:pPr>
              <w:widowControl/>
              <w:jc w:val="left"/>
              <w:rPr>
                <w:ins w:id="387"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41128762" w14:textId="77777777" w:rsidR="002720B5" w:rsidRPr="002720B5" w:rsidRDefault="002720B5" w:rsidP="002720B5">
            <w:pPr>
              <w:widowControl/>
              <w:jc w:val="left"/>
              <w:rPr>
                <w:ins w:id="388"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7EE080E2" w14:textId="77777777" w:rsidR="002720B5" w:rsidRPr="002720B5" w:rsidRDefault="002720B5" w:rsidP="002720B5">
            <w:pPr>
              <w:widowControl/>
              <w:jc w:val="left"/>
              <w:rPr>
                <w:ins w:id="389"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05BD51F2" w14:textId="77777777" w:rsidR="002720B5" w:rsidRPr="002720B5" w:rsidRDefault="002720B5" w:rsidP="002720B5">
            <w:pPr>
              <w:widowControl/>
              <w:jc w:val="left"/>
              <w:rPr>
                <w:ins w:id="390" w:author="Xuesong Zhou" w:date="2023-03-04T15:22:00Z"/>
                <w:rFonts w:ascii="Times New Roman" w:eastAsia="Times New Roman" w:hAnsi="Times New Roman" w:cs="Times New Roman"/>
                <w:kern w:val="0"/>
                <w:sz w:val="20"/>
                <w:szCs w:val="20"/>
                <w:lang w:eastAsia="en-US"/>
              </w:rPr>
            </w:pPr>
          </w:p>
        </w:tc>
        <w:tc>
          <w:tcPr>
            <w:tcW w:w="2641" w:type="dxa"/>
            <w:tcBorders>
              <w:top w:val="nil"/>
              <w:left w:val="nil"/>
              <w:bottom w:val="nil"/>
              <w:right w:val="nil"/>
            </w:tcBorders>
            <w:shd w:val="clear" w:color="000000" w:fill="ED7D31"/>
            <w:noWrap/>
            <w:vAlign w:val="bottom"/>
            <w:hideMark/>
          </w:tcPr>
          <w:p w14:paraId="4AFD5D7F" w14:textId="77777777" w:rsidR="002720B5" w:rsidRPr="002720B5" w:rsidRDefault="002720B5" w:rsidP="002720B5">
            <w:pPr>
              <w:widowControl/>
              <w:jc w:val="left"/>
              <w:rPr>
                <w:ins w:id="391" w:author="Xuesong Zhou" w:date="2023-03-04T15:22:00Z"/>
                <w:rFonts w:ascii="Calibri" w:eastAsia="Times New Roman" w:hAnsi="Calibri" w:cs="Calibri"/>
                <w:color w:val="000000"/>
                <w:kern w:val="0"/>
                <w:sz w:val="22"/>
                <w:lang w:eastAsia="en-US"/>
              </w:rPr>
            </w:pPr>
            <w:ins w:id="392" w:author="Xuesong Zhou" w:date="2023-03-04T15:22:00Z">
              <w:r w:rsidRPr="002720B5">
                <w:rPr>
                  <w:rFonts w:ascii="Calibri" w:eastAsia="Times New Roman" w:hAnsi="Calibri" w:cs="Calibri"/>
                  <w:color w:val="000000"/>
                  <w:kern w:val="0"/>
                  <w:sz w:val="22"/>
                  <w:lang w:eastAsia="en-US"/>
                </w:rPr>
                <w:t> </w:t>
              </w:r>
            </w:ins>
          </w:p>
        </w:tc>
        <w:tc>
          <w:tcPr>
            <w:tcW w:w="1412" w:type="dxa"/>
            <w:tcBorders>
              <w:top w:val="nil"/>
              <w:left w:val="nil"/>
              <w:bottom w:val="nil"/>
              <w:right w:val="nil"/>
            </w:tcBorders>
            <w:shd w:val="clear" w:color="auto" w:fill="auto"/>
            <w:noWrap/>
            <w:vAlign w:val="bottom"/>
            <w:hideMark/>
          </w:tcPr>
          <w:p w14:paraId="74F8ADE5" w14:textId="77777777" w:rsidR="002720B5" w:rsidRPr="002720B5" w:rsidRDefault="002720B5" w:rsidP="002720B5">
            <w:pPr>
              <w:widowControl/>
              <w:jc w:val="left"/>
              <w:rPr>
                <w:ins w:id="393" w:author="Xuesong Zhou" w:date="2023-03-04T15:22:00Z"/>
                <w:rFonts w:ascii="Calibri" w:eastAsia="Times New Roman" w:hAnsi="Calibri" w:cs="Calibri"/>
                <w:color w:val="000000"/>
                <w:kern w:val="0"/>
                <w:sz w:val="22"/>
                <w:lang w:eastAsia="en-US"/>
              </w:rPr>
            </w:pPr>
          </w:p>
        </w:tc>
        <w:tc>
          <w:tcPr>
            <w:tcW w:w="1412" w:type="dxa"/>
            <w:tcBorders>
              <w:top w:val="nil"/>
              <w:left w:val="nil"/>
              <w:bottom w:val="nil"/>
              <w:right w:val="nil"/>
            </w:tcBorders>
            <w:shd w:val="clear" w:color="auto" w:fill="auto"/>
            <w:noWrap/>
            <w:vAlign w:val="bottom"/>
            <w:hideMark/>
          </w:tcPr>
          <w:p w14:paraId="03342574" w14:textId="77777777" w:rsidR="002720B5" w:rsidRPr="002720B5" w:rsidRDefault="002720B5" w:rsidP="002720B5">
            <w:pPr>
              <w:widowControl/>
              <w:jc w:val="left"/>
              <w:rPr>
                <w:ins w:id="394" w:author="Xuesong Zhou" w:date="2023-03-04T15:22:00Z"/>
                <w:rFonts w:ascii="Times New Roman" w:eastAsia="Times New Roman" w:hAnsi="Times New Roman" w:cs="Times New Roman"/>
                <w:kern w:val="0"/>
                <w:sz w:val="20"/>
                <w:szCs w:val="20"/>
                <w:lang w:eastAsia="en-US"/>
              </w:rPr>
            </w:pPr>
          </w:p>
        </w:tc>
      </w:tr>
      <w:tr w:rsidR="002720B5" w:rsidRPr="002720B5" w14:paraId="7B5F541E" w14:textId="77777777" w:rsidTr="002720B5">
        <w:trPr>
          <w:trHeight w:val="288"/>
          <w:ins w:id="395" w:author="Xuesong Zhou" w:date="2023-03-04T15:22:00Z"/>
        </w:trPr>
        <w:tc>
          <w:tcPr>
            <w:tcW w:w="2680" w:type="dxa"/>
            <w:gridSpan w:val="2"/>
            <w:tcBorders>
              <w:top w:val="nil"/>
              <w:left w:val="nil"/>
              <w:bottom w:val="nil"/>
              <w:right w:val="nil"/>
            </w:tcBorders>
            <w:shd w:val="clear" w:color="auto" w:fill="auto"/>
            <w:noWrap/>
            <w:vAlign w:val="bottom"/>
            <w:hideMark/>
          </w:tcPr>
          <w:p w14:paraId="094CFA44" w14:textId="77777777" w:rsidR="002720B5" w:rsidRPr="002720B5" w:rsidRDefault="002720B5" w:rsidP="002720B5">
            <w:pPr>
              <w:widowControl/>
              <w:jc w:val="left"/>
              <w:rPr>
                <w:ins w:id="396" w:author="Xuesong Zhou" w:date="2023-03-04T15:22:00Z"/>
                <w:rFonts w:ascii="Calibri" w:eastAsia="Times New Roman" w:hAnsi="Calibri" w:cs="Calibri"/>
                <w:color w:val="000000"/>
                <w:kern w:val="0"/>
                <w:sz w:val="22"/>
                <w:lang w:eastAsia="en-US"/>
              </w:rPr>
            </w:pPr>
            <w:ins w:id="397" w:author="Xuesong Zhou" w:date="2023-03-04T15:22:00Z">
              <w:r w:rsidRPr="002720B5">
                <w:rPr>
                  <w:rFonts w:ascii="Calibri" w:eastAsia="Times New Roman" w:hAnsi="Calibri" w:cs="Calibri"/>
                  <w:color w:val="000000"/>
                  <w:kern w:val="0"/>
                  <w:sz w:val="22"/>
                  <w:lang w:eastAsia="en-US"/>
                </w:rPr>
                <w:t>supply_side_scenario</w:t>
              </w:r>
            </w:ins>
          </w:p>
        </w:tc>
        <w:tc>
          <w:tcPr>
            <w:tcW w:w="3820" w:type="dxa"/>
            <w:tcBorders>
              <w:top w:val="nil"/>
              <w:left w:val="nil"/>
              <w:bottom w:val="nil"/>
              <w:right w:val="nil"/>
            </w:tcBorders>
            <w:shd w:val="clear" w:color="auto" w:fill="auto"/>
            <w:noWrap/>
            <w:vAlign w:val="bottom"/>
            <w:hideMark/>
          </w:tcPr>
          <w:p w14:paraId="6929CB14" w14:textId="77777777" w:rsidR="002720B5" w:rsidRPr="002720B5" w:rsidRDefault="002720B5" w:rsidP="002720B5">
            <w:pPr>
              <w:widowControl/>
              <w:jc w:val="left"/>
              <w:rPr>
                <w:ins w:id="398" w:author="Xuesong Zhou" w:date="2023-03-04T15:22:00Z"/>
                <w:rFonts w:ascii="Calibri" w:eastAsia="Times New Roman" w:hAnsi="Calibri" w:cs="Calibri"/>
                <w:color w:val="000000"/>
                <w:kern w:val="0"/>
                <w:sz w:val="22"/>
                <w:lang w:eastAsia="en-US"/>
              </w:rPr>
            </w:pPr>
            <w:ins w:id="399" w:author="Xuesong Zhou" w:date="2023-03-04T15:22:00Z">
              <w:r w:rsidRPr="002720B5">
                <w:rPr>
                  <w:rFonts w:ascii="Calibri" w:eastAsia="Times New Roman" w:hAnsi="Calibri" w:cs="Calibri"/>
                  <w:color w:val="000000"/>
                  <w:kern w:val="0"/>
                  <w:sz w:val="22"/>
                  <w:lang w:eastAsia="en-US"/>
                </w:rPr>
                <w:t>column_regeneration</w:t>
              </w:r>
            </w:ins>
          </w:p>
        </w:tc>
        <w:tc>
          <w:tcPr>
            <w:tcW w:w="960" w:type="dxa"/>
            <w:tcBorders>
              <w:top w:val="nil"/>
              <w:left w:val="nil"/>
              <w:bottom w:val="nil"/>
              <w:right w:val="nil"/>
            </w:tcBorders>
            <w:shd w:val="clear" w:color="auto" w:fill="auto"/>
            <w:noWrap/>
            <w:vAlign w:val="bottom"/>
            <w:hideMark/>
          </w:tcPr>
          <w:p w14:paraId="0360A251" w14:textId="77777777" w:rsidR="002720B5" w:rsidRPr="002720B5" w:rsidRDefault="002720B5" w:rsidP="002720B5">
            <w:pPr>
              <w:widowControl/>
              <w:jc w:val="left"/>
              <w:rPr>
                <w:ins w:id="400" w:author="Xuesong Zhou" w:date="2023-03-04T15:22:00Z"/>
                <w:rFonts w:ascii="Calibri" w:eastAsia="Times New Roman" w:hAnsi="Calibri" w:cs="Calibri"/>
                <w:color w:val="000000"/>
                <w:kern w:val="0"/>
                <w:sz w:val="22"/>
                <w:lang w:eastAsia="en-US"/>
              </w:rPr>
            </w:pPr>
          </w:p>
        </w:tc>
        <w:tc>
          <w:tcPr>
            <w:tcW w:w="960" w:type="dxa"/>
            <w:tcBorders>
              <w:top w:val="nil"/>
              <w:left w:val="nil"/>
              <w:bottom w:val="nil"/>
              <w:right w:val="nil"/>
            </w:tcBorders>
            <w:shd w:val="clear" w:color="auto" w:fill="auto"/>
            <w:noWrap/>
            <w:vAlign w:val="bottom"/>
            <w:hideMark/>
          </w:tcPr>
          <w:p w14:paraId="2D3FBBD8" w14:textId="77777777" w:rsidR="002720B5" w:rsidRPr="002720B5" w:rsidRDefault="002720B5" w:rsidP="002720B5">
            <w:pPr>
              <w:widowControl/>
              <w:jc w:val="left"/>
              <w:rPr>
                <w:ins w:id="401"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01160CB6" w14:textId="77777777" w:rsidR="002720B5" w:rsidRPr="002720B5" w:rsidRDefault="002720B5" w:rsidP="002720B5">
            <w:pPr>
              <w:widowControl/>
              <w:jc w:val="left"/>
              <w:rPr>
                <w:ins w:id="402"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45F26148" w14:textId="77777777" w:rsidR="002720B5" w:rsidRPr="002720B5" w:rsidRDefault="002720B5" w:rsidP="002720B5">
            <w:pPr>
              <w:widowControl/>
              <w:jc w:val="left"/>
              <w:rPr>
                <w:ins w:id="403"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7E8AE5B7" w14:textId="77777777" w:rsidR="002720B5" w:rsidRPr="002720B5" w:rsidRDefault="002720B5" w:rsidP="002720B5">
            <w:pPr>
              <w:widowControl/>
              <w:jc w:val="left"/>
              <w:rPr>
                <w:ins w:id="404"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319B8BA0" w14:textId="77777777" w:rsidR="002720B5" w:rsidRPr="002720B5" w:rsidRDefault="002720B5" w:rsidP="002720B5">
            <w:pPr>
              <w:widowControl/>
              <w:jc w:val="left"/>
              <w:rPr>
                <w:ins w:id="405" w:author="Xuesong Zhou" w:date="2023-03-04T15:22:00Z"/>
                <w:rFonts w:ascii="Times New Roman" w:eastAsia="Times New Roman" w:hAnsi="Times New Roman" w:cs="Times New Roman"/>
                <w:kern w:val="0"/>
                <w:sz w:val="20"/>
                <w:szCs w:val="20"/>
                <w:lang w:eastAsia="en-US"/>
              </w:rPr>
            </w:pPr>
          </w:p>
        </w:tc>
        <w:tc>
          <w:tcPr>
            <w:tcW w:w="2641" w:type="dxa"/>
            <w:tcBorders>
              <w:top w:val="nil"/>
              <w:left w:val="nil"/>
              <w:bottom w:val="nil"/>
              <w:right w:val="nil"/>
            </w:tcBorders>
            <w:shd w:val="clear" w:color="auto" w:fill="auto"/>
            <w:noWrap/>
            <w:vAlign w:val="bottom"/>
            <w:hideMark/>
          </w:tcPr>
          <w:p w14:paraId="37485390" w14:textId="77777777" w:rsidR="002720B5" w:rsidRPr="002720B5" w:rsidRDefault="002720B5" w:rsidP="002720B5">
            <w:pPr>
              <w:widowControl/>
              <w:jc w:val="left"/>
              <w:rPr>
                <w:ins w:id="406" w:author="Xuesong Zhou" w:date="2023-03-04T15:22:00Z"/>
                <w:rFonts w:ascii="Times New Roman" w:eastAsia="Times New Roman" w:hAnsi="Times New Roman" w:cs="Times New Roman"/>
                <w:kern w:val="0"/>
                <w:sz w:val="20"/>
                <w:szCs w:val="20"/>
                <w:lang w:eastAsia="en-US"/>
              </w:rPr>
            </w:pPr>
          </w:p>
        </w:tc>
        <w:tc>
          <w:tcPr>
            <w:tcW w:w="1412" w:type="dxa"/>
            <w:tcBorders>
              <w:top w:val="nil"/>
              <w:left w:val="nil"/>
              <w:bottom w:val="nil"/>
              <w:right w:val="nil"/>
            </w:tcBorders>
            <w:shd w:val="clear" w:color="auto" w:fill="auto"/>
            <w:noWrap/>
            <w:vAlign w:val="bottom"/>
            <w:hideMark/>
          </w:tcPr>
          <w:p w14:paraId="6CBA9E5E" w14:textId="77777777" w:rsidR="002720B5" w:rsidRPr="002720B5" w:rsidRDefault="002720B5" w:rsidP="002720B5">
            <w:pPr>
              <w:widowControl/>
              <w:jc w:val="left"/>
              <w:rPr>
                <w:ins w:id="407" w:author="Xuesong Zhou" w:date="2023-03-04T15:22:00Z"/>
                <w:rFonts w:ascii="Times New Roman" w:eastAsia="Times New Roman" w:hAnsi="Times New Roman" w:cs="Times New Roman"/>
                <w:kern w:val="0"/>
                <w:sz w:val="20"/>
                <w:szCs w:val="20"/>
                <w:lang w:eastAsia="en-US"/>
              </w:rPr>
            </w:pPr>
          </w:p>
        </w:tc>
        <w:tc>
          <w:tcPr>
            <w:tcW w:w="1412" w:type="dxa"/>
            <w:tcBorders>
              <w:top w:val="nil"/>
              <w:left w:val="nil"/>
              <w:bottom w:val="nil"/>
              <w:right w:val="nil"/>
            </w:tcBorders>
            <w:shd w:val="clear" w:color="auto" w:fill="auto"/>
            <w:noWrap/>
            <w:vAlign w:val="bottom"/>
            <w:hideMark/>
          </w:tcPr>
          <w:p w14:paraId="4E5A5AEF" w14:textId="77777777" w:rsidR="002720B5" w:rsidRPr="002720B5" w:rsidRDefault="002720B5" w:rsidP="002720B5">
            <w:pPr>
              <w:widowControl/>
              <w:jc w:val="left"/>
              <w:rPr>
                <w:ins w:id="408" w:author="Xuesong Zhou" w:date="2023-03-04T15:22:00Z"/>
                <w:rFonts w:ascii="Times New Roman" w:eastAsia="Times New Roman" w:hAnsi="Times New Roman" w:cs="Times New Roman"/>
                <w:kern w:val="0"/>
                <w:sz w:val="20"/>
                <w:szCs w:val="20"/>
                <w:lang w:eastAsia="en-US"/>
              </w:rPr>
            </w:pPr>
          </w:p>
        </w:tc>
      </w:tr>
      <w:tr w:rsidR="002720B5" w:rsidRPr="002720B5" w14:paraId="1A92272B" w14:textId="77777777" w:rsidTr="002720B5">
        <w:trPr>
          <w:trHeight w:val="288"/>
          <w:ins w:id="409" w:author="Xuesong Zhou" w:date="2023-03-04T15:22:00Z"/>
        </w:trPr>
        <w:tc>
          <w:tcPr>
            <w:tcW w:w="960" w:type="dxa"/>
            <w:tcBorders>
              <w:top w:val="nil"/>
              <w:left w:val="nil"/>
              <w:bottom w:val="nil"/>
              <w:right w:val="nil"/>
            </w:tcBorders>
            <w:shd w:val="clear" w:color="auto" w:fill="auto"/>
            <w:noWrap/>
            <w:vAlign w:val="bottom"/>
            <w:hideMark/>
          </w:tcPr>
          <w:p w14:paraId="132B062D" w14:textId="77777777" w:rsidR="002720B5" w:rsidRPr="002720B5" w:rsidRDefault="002720B5" w:rsidP="002720B5">
            <w:pPr>
              <w:widowControl/>
              <w:jc w:val="left"/>
              <w:rPr>
                <w:ins w:id="410" w:author="Xuesong Zhou" w:date="2023-03-04T15:22:00Z"/>
                <w:rFonts w:ascii="Times New Roman" w:eastAsia="Times New Roman" w:hAnsi="Times New Roman" w:cs="Times New Roman"/>
                <w:kern w:val="0"/>
                <w:sz w:val="20"/>
                <w:szCs w:val="20"/>
                <w:lang w:eastAsia="en-US"/>
              </w:rPr>
            </w:pPr>
          </w:p>
        </w:tc>
        <w:tc>
          <w:tcPr>
            <w:tcW w:w="1720" w:type="dxa"/>
            <w:tcBorders>
              <w:top w:val="nil"/>
              <w:left w:val="nil"/>
              <w:bottom w:val="nil"/>
              <w:right w:val="nil"/>
            </w:tcBorders>
            <w:shd w:val="clear" w:color="auto" w:fill="auto"/>
            <w:noWrap/>
            <w:vAlign w:val="bottom"/>
            <w:hideMark/>
          </w:tcPr>
          <w:p w14:paraId="7498A8D0" w14:textId="77777777" w:rsidR="002720B5" w:rsidRPr="002720B5" w:rsidRDefault="002720B5" w:rsidP="002720B5">
            <w:pPr>
              <w:widowControl/>
              <w:jc w:val="left"/>
              <w:rPr>
                <w:ins w:id="411" w:author="Xuesong Zhou" w:date="2023-03-04T15:22:00Z"/>
                <w:rFonts w:ascii="Times New Roman" w:eastAsia="Times New Roman" w:hAnsi="Times New Roman" w:cs="Times New Roman"/>
                <w:kern w:val="0"/>
                <w:sz w:val="20"/>
                <w:szCs w:val="20"/>
                <w:lang w:eastAsia="en-US"/>
              </w:rPr>
            </w:pPr>
          </w:p>
        </w:tc>
        <w:tc>
          <w:tcPr>
            <w:tcW w:w="3820" w:type="dxa"/>
            <w:tcBorders>
              <w:top w:val="nil"/>
              <w:left w:val="nil"/>
              <w:bottom w:val="nil"/>
              <w:right w:val="nil"/>
            </w:tcBorders>
            <w:shd w:val="clear" w:color="auto" w:fill="auto"/>
            <w:noWrap/>
            <w:vAlign w:val="bottom"/>
            <w:hideMark/>
          </w:tcPr>
          <w:p w14:paraId="1F9123CF" w14:textId="77777777" w:rsidR="002720B5" w:rsidRPr="002720B5" w:rsidRDefault="002720B5" w:rsidP="002720B5">
            <w:pPr>
              <w:widowControl/>
              <w:jc w:val="left"/>
              <w:rPr>
                <w:ins w:id="412" w:author="Xuesong Zhou" w:date="2023-03-04T15:22:00Z"/>
                <w:rFonts w:ascii="Calibri" w:eastAsia="Times New Roman" w:hAnsi="Calibri" w:cs="Calibri"/>
                <w:color w:val="000000"/>
                <w:kern w:val="0"/>
                <w:sz w:val="22"/>
                <w:lang w:eastAsia="en-US"/>
              </w:rPr>
            </w:pPr>
            <w:ins w:id="413" w:author="Xuesong Zhou" w:date="2023-03-04T15:22:00Z">
              <w:r w:rsidRPr="002720B5">
                <w:rPr>
                  <w:rFonts w:ascii="Calibri" w:eastAsia="Times New Roman" w:hAnsi="Calibri" w:cs="Calibri"/>
                  <w:color w:val="000000"/>
                  <w:kern w:val="0"/>
                  <w:sz w:val="22"/>
                  <w:lang w:eastAsia="en-US"/>
                </w:rPr>
                <w:t>SA: sensivitity analysis -&gt; UE</w:t>
              </w:r>
            </w:ins>
          </w:p>
        </w:tc>
        <w:tc>
          <w:tcPr>
            <w:tcW w:w="960" w:type="dxa"/>
            <w:tcBorders>
              <w:top w:val="nil"/>
              <w:left w:val="nil"/>
              <w:bottom w:val="nil"/>
              <w:right w:val="nil"/>
            </w:tcBorders>
            <w:shd w:val="clear" w:color="auto" w:fill="auto"/>
            <w:noWrap/>
            <w:vAlign w:val="bottom"/>
            <w:hideMark/>
          </w:tcPr>
          <w:p w14:paraId="1E177393" w14:textId="77777777" w:rsidR="002720B5" w:rsidRPr="002720B5" w:rsidRDefault="002720B5" w:rsidP="002720B5">
            <w:pPr>
              <w:widowControl/>
              <w:jc w:val="left"/>
              <w:rPr>
                <w:ins w:id="414" w:author="Xuesong Zhou" w:date="2023-03-04T15:22:00Z"/>
                <w:rFonts w:ascii="Calibri" w:eastAsia="Times New Roman" w:hAnsi="Calibri" w:cs="Calibri"/>
                <w:color w:val="000000"/>
                <w:kern w:val="0"/>
                <w:sz w:val="22"/>
                <w:lang w:eastAsia="en-US"/>
              </w:rPr>
            </w:pPr>
            <w:ins w:id="415" w:author="Xuesong Zhou" w:date="2023-03-04T15:22:00Z">
              <w:r w:rsidRPr="002720B5">
                <w:rPr>
                  <w:rFonts w:ascii="Calibri" w:eastAsia="Times New Roman" w:hAnsi="Calibri" w:cs="Calibri"/>
                  <w:color w:val="000000"/>
                  <w:kern w:val="0"/>
                  <w:sz w:val="22"/>
                  <w:lang w:eastAsia="en-US"/>
                </w:rPr>
                <w:t>hist</w:t>
              </w:r>
            </w:ins>
          </w:p>
        </w:tc>
        <w:tc>
          <w:tcPr>
            <w:tcW w:w="960" w:type="dxa"/>
            <w:tcBorders>
              <w:top w:val="nil"/>
              <w:left w:val="nil"/>
              <w:bottom w:val="nil"/>
              <w:right w:val="nil"/>
            </w:tcBorders>
            <w:shd w:val="clear" w:color="auto" w:fill="auto"/>
            <w:noWrap/>
            <w:vAlign w:val="bottom"/>
            <w:hideMark/>
          </w:tcPr>
          <w:p w14:paraId="04B98ACC" w14:textId="77777777" w:rsidR="002720B5" w:rsidRPr="002720B5" w:rsidRDefault="002720B5" w:rsidP="002720B5">
            <w:pPr>
              <w:widowControl/>
              <w:jc w:val="left"/>
              <w:rPr>
                <w:ins w:id="416" w:author="Xuesong Zhou" w:date="2023-03-04T15:22:00Z"/>
                <w:rFonts w:ascii="Calibri" w:eastAsia="Times New Roman" w:hAnsi="Calibri" w:cs="Calibri"/>
                <w:color w:val="000000"/>
                <w:kern w:val="0"/>
                <w:sz w:val="22"/>
                <w:lang w:eastAsia="en-US"/>
              </w:rPr>
            </w:pPr>
          </w:p>
        </w:tc>
        <w:tc>
          <w:tcPr>
            <w:tcW w:w="960" w:type="dxa"/>
            <w:tcBorders>
              <w:top w:val="nil"/>
              <w:left w:val="nil"/>
              <w:bottom w:val="nil"/>
              <w:right w:val="nil"/>
            </w:tcBorders>
            <w:shd w:val="clear" w:color="auto" w:fill="auto"/>
            <w:noWrap/>
            <w:vAlign w:val="bottom"/>
            <w:hideMark/>
          </w:tcPr>
          <w:p w14:paraId="5D0E7705" w14:textId="77777777" w:rsidR="002720B5" w:rsidRPr="002720B5" w:rsidRDefault="002720B5" w:rsidP="002720B5">
            <w:pPr>
              <w:widowControl/>
              <w:jc w:val="left"/>
              <w:rPr>
                <w:ins w:id="417"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0EF8DC87" w14:textId="77777777" w:rsidR="002720B5" w:rsidRPr="002720B5" w:rsidRDefault="002720B5" w:rsidP="002720B5">
            <w:pPr>
              <w:widowControl/>
              <w:jc w:val="left"/>
              <w:rPr>
                <w:ins w:id="418"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7C30D51F" w14:textId="77777777" w:rsidR="002720B5" w:rsidRPr="002720B5" w:rsidRDefault="002720B5" w:rsidP="002720B5">
            <w:pPr>
              <w:widowControl/>
              <w:jc w:val="left"/>
              <w:rPr>
                <w:ins w:id="419"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786CFB4C" w14:textId="77777777" w:rsidR="002720B5" w:rsidRPr="002720B5" w:rsidRDefault="002720B5" w:rsidP="002720B5">
            <w:pPr>
              <w:widowControl/>
              <w:jc w:val="left"/>
              <w:rPr>
                <w:ins w:id="420" w:author="Xuesong Zhou" w:date="2023-03-04T15:22:00Z"/>
                <w:rFonts w:ascii="Times New Roman" w:eastAsia="Times New Roman" w:hAnsi="Times New Roman" w:cs="Times New Roman"/>
                <w:kern w:val="0"/>
                <w:sz w:val="20"/>
                <w:szCs w:val="20"/>
                <w:lang w:eastAsia="en-US"/>
              </w:rPr>
            </w:pPr>
          </w:p>
        </w:tc>
        <w:tc>
          <w:tcPr>
            <w:tcW w:w="2641" w:type="dxa"/>
            <w:tcBorders>
              <w:top w:val="nil"/>
              <w:left w:val="nil"/>
              <w:bottom w:val="nil"/>
              <w:right w:val="nil"/>
            </w:tcBorders>
            <w:shd w:val="clear" w:color="auto" w:fill="auto"/>
            <w:noWrap/>
            <w:vAlign w:val="bottom"/>
            <w:hideMark/>
          </w:tcPr>
          <w:p w14:paraId="07F18853" w14:textId="77777777" w:rsidR="002720B5" w:rsidRPr="002720B5" w:rsidRDefault="002720B5" w:rsidP="002720B5">
            <w:pPr>
              <w:widowControl/>
              <w:jc w:val="left"/>
              <w:rPr>
                <w:ins w:id="421" w:author="Xuesong Zhou" w:date="2023-03-04T15:22:00Z"/>
                <w:rFonts w:ascii="Calibri" w:eastAsia="Times New Roman" w:hAnsi="Calibri" w:cs="Calibri"/>
                <w:color w:val="000000"/>
                <w:kern w:val="0"/>
                <w:sz w:val="22"/>
                <w:lang w:eastAsia="en-US"/>
              </w:rPr>
            </w:pPr>
            <w:ins w:id="422" w:author="Xuesong Zhou" w:date="2023-03-04T15:22:00Z">
              <w:r w:rsidRPr="002720B5">
                <w:rPr>
                  <w:rFonts w:ascii="Calibri" w:eastAsia="Times New Roman" w:hAnsi="Calibri" w:cs="Calibri"/>
                  <w:color w:val="000000"/>
                  <w:kern w:val="0"/>
                  <w:sz w:val="22"/>
                  <w:lang w:eastAsia="en-US"/>
                </w:rPr>
                <w:t>apply SA</w:t>
              </w:r>
            </w:ins>
          </w:p>
        </w:tc>
        <w:tc>
          <w:tcPr>
            <w:tcW w:w="1412" w:type="dxa"/>
            <w:tcBorders>
              <w:top w:val="nil"/>
              <w:left w:val="nil"/>
              <w:bottom w:val="nil"/>
              <w:right w:val="nil"/>
            </w:tcBorders>
            <w:shd w:val="clear" w:color="auto" w:fill="auto"/>
            <w:noWrap/>
            <w:vAlign w:val="bottom"/>
            <w:hideMark/>
          </w:tcPr>
          <w:p w14:paraId="5807996A" w14:textId="77777777" w:rsidR="002720B5" w:rsidRPr="002720B5" w:rsidRDefault="002720B5" w:rsidP="002720B5">
            <w:pPr>
              <w:widowControl/>
              <w:jc w:val="left"/>
              <w:rPr>
                <w:ins w:id="423" w:author="Xuesong Zhou" w:date="2023-03-04T15:22:00Z"/>
                <w:rFonts w:ascii="Calibri" w:eastAsia="Times New Roman" w:hAnsi="Calibri" w:cs="Calibri"/>
                <w:color w:val="000000"/>
                <w:kern w:val="0"/>
                <w:sz w:val="22"/>
                <w:lang w:eastAsia="en-US"/>
              </w:rPr>
            </w:pPr>
          </w:p>
        </w:tc>
        <w:tc>
          <w:tcPr>
            <w:tcW w:w="1412" w:type="dxa"/>
            <w:tcBorders>
              <w:top w:val="nil"/>
              <w:left w:val="nil"/>
              <w:bottom w:val="nil"/>
              <w:right w:val="nil"/>
            </w:tcBorders>
            <w:shd w:val="clear" w:color="auto" w:fill="auto"/>
            <w:noWrap/>
            <w:vAlign w:val="bottom"/>
            <w:hideMark/>
          </w:tcPr>
          <w:p w14:paraId="3695595D" w14:textId="77777777" w:rsidR="002720B5" w:rsidRPr="002720B5" w:rsidRDefault="002720B5" w:rsidP="002720B5">
            <w:pPr>
              <w:widowControl/>
              <w:jc w:val="left"/>
              <w:rPr>
                <w:ins w:id="424" w:author="Xuesong Zhou" w:date="2023-03-04T15:22:00Z"/>
                <w:rFonts w:ascii="Times New Roman" w:eastAsia="Times New Roman" w:hAnsi="Times New Roman" w:cs="Times New Roman"/>
                <w:kern w:val="0"/>
                <w:sz w:val="20"/>
                <w:szCs w:val="20"/>
                <w:lang w:eastAsia="en-US"/>
              </w:rPr>
            </w:pPr>
          </w:p>
        </w:tc>
      </w:tr>
      <w:tr w:rsidR="002720B5" w:rsidRPr="002720B5" w14:paraId="43B602FB" w14:textId="77777777" w:rsidTr="002720B5">
        <w:trPr>
          <w:trHeight w:val="288"/>
          <w:ins w:id="425" w:author="Xuesong Zhou" w:date="2023-03-04T15:22:00Z"/>
        </w:trPr>
        <w:tc>
          <w:tcPr>
            <w:tcW w:w="960" w:type="dxa"/>
            <w:tcBorders>
              <w:top w:val="nil"/>
              <w:left w:val="nil"/>
              <w:bottom w:val="nil"/>
              <w:right w:val="nil"/>
            </w:tcBorders>
            <w:shd w:val="clear" w:color="auto" w:fill="auto"/>
            <w:noWrap/>
            <w:vAlign w:val="bottom"/>
            <w:hideMark/>
          </w:tcPr>
          <w:p w14:paraId="73F5630D" w14:textId="77777777" w:rsidR="002720B5" w:rsidRPr="002720B5" w:rsidRDefault="002720B5" w:rsidP="002720B5">
            <w:pPr>
              <w:widowControl/>
              <w:jc w:val="left"/>
              <w:rPr>
                <w:ins w:id="426" w:author="Xuesong Zhou" w:date="2023-03-04T15:22:00Z"/>
                <w:rFonts w:ascii="Times New Roman" w:eastAsia="Times New Roman" w:hAnsi="Times New Roman" w:cs="Times New Roman"/>
                <w:kern w:val="0"/>
                <w:sz w:val="20"/>
                <w:szCs w:val="20"/>
                <w:lang w:eastAsia="en-US"/>
              </w:rPr>
            </w:pPr>
          </w:p>
        </w:tc>
        <w:tc>
          <w:tcPr>
            <w:tcW w:w="1720" w:type="dxa"/>
            <w:tcBorders>
              <w:top w:val="nil"/>
              <w:left w:val="nil"/>
              <w:bottom w:val="nil"/>
              <w:right w:val="nil"/>
            </w:tcBorders>
            <w:shd w:val="clear" w:color="auto" w:fill="auto"/>
            <w:noWrap/>
            <w:vAlign w:val="bottom"/>
            <w:hideMark/>
          </w:tcPr>
          <w:p w14:paraId="27E5E009" w14:textId="77777777" w:rsidR="002720B5" w:rsidRPr="002720B5" w:rsidRDefault="002720B5" w:rsidP="002720B5">
            <w:pPr>
              <w:widowControl/>
              <w:jc w:val="left"/>
              <w:rPr>
                <w:ins w:id="427" w:author="Xuesong Zhou" w:date="2023-03-04T15:22:00Z"/>
                <w:rFonts w:ascii="Times New Roman" w:eastAsia="Times New Roman" w:hAnsi="Times New Roman" w:cs="Times New Roman"/>
                <w:kern w:val="0"/>
                <w:sz w:val="20"/>
                <w:szCs w:val="20"/>
                <w:lang w:eastAsia="en-US"/>
              </w:rPr>
            </w:pPr>
          </w:p>
        </w:tc>
        <w:tc>
          <w:tcPr>
            <w:tcW w:w="3820" w:type="dxa"/>
            <w:tcBorders>
              <w:top w:val="nil"/>
              <w:left w:val="nil"/>
              <w:bottom w:val="nil"/>
              <w:right w:val="nil"/>
            </w:tcBorders>
            <w:shd w:val="clear" w:color="auto" w:fill="auto"/>
            <w:noWrap/>
            <w:vAlign w:val="bottom"/>
            <w:hideMark/>
          </w:tcPr>
          <w:p w14:paraId="38D08BEB" w14:textId="77777777" w:rsidR="002720B5" w:rsidRPr="002720B5" w:rsidRDefault="002720B5" w:rsidP="002720B5">
            <w:pPr>
              <w:widowControl/>
              <w:jc w:val="left"/>
              <w:rPr>
                <w:ins w:id="428"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33947743" w14:textId="77777777" w:rsidR="002720B5" w:rsidRPr="002720B5" w:rsidRDefault="002720B5" w:rsidP="002720B5">
            <w:pPr>
              <w:widowControl/>
              <w:jc w:val="left"/>
              <w:rPr>
                <w:ins w:id="429" w:author="Xuesong Zhou" w:date="2023-03-04T15:22:00Z"/>
                <w:rFonts w:ascii="Calibri" w:eastAsia="Times New Roman" w:hAnsi="Calibri" w:cs="Calibri"/>
                <w:color w:val="000000"/>
                <w:kern w:val="0"/>
                <w:sz w:val="22"/>
                <w:lang w:eastAsia="en-US"/>
              </w:rPr>
            </w:pPr>
            <w:ins w:id="430" w:author="Xuesong Zhou" w:date="2023-03-04T15:22:00Z">
              <w:r w:rsidRPr="002720B5">
                <w:rPr>
                  <w:rFonts w:ascii="Calibri" w:eastAsia="Times New Roman" w:hAnsi="Calibri" w:cs="Calibri"/>
                  <w:color w:val="000000"/>
                  <w:kern w:val="0"/>
                  <w:sz w:val="22"/>
                  <w:lang w:eastAsia="en-US"/>
                </w:rPr>
                <w:t>real time</w:t>
              </w:r>
            </w:ins>
          </w:p>
        </w:tc>
        <w:tc>
          <w:tcPr>
            <w:tcW w:w="960" w:type="dxa"/>
            <w:tcBorders>
              <w:top w:val="nil"/>
              <w:left w:val="nil"/>
              <w:bottom w:val="nil"/>
              <w:right w:val="nil"/>
            </w:tcBorders>
            <w:shd w:val="clear" w:color="auto" w:fill="auto"/>
            <w:noWrap/>
            <w:vAlign w:val="bottom"/>
            <w:hideMark/>
          </w:tcPr>
          <w:p w14:paraId="61B0045A" w14:textId="77777777" w:rsidR="002720B5" w:rsidRPr="002720B5" w:rsidRDefault="002720B5" w:rsidP="002720B5">
            <w:pPr>
              <w:widowControl/>
              <w:jc w:val="left"/>
              <w:rPr>
                <w:ins w:id="431" w:author="Xuesong Zhou" w:date="2023-03-04T15:22:00Z"/>
                <w:rFonts w:ascii="Calibri" w:eastAsia="Times New Roman" w:hAnsi="Calibri" w:cs="Calibri"/>
                <w:color w:val="000000"/>
                <w:kern w:val="0"/>
                <w:sz w:val="22"/>
                <w:lang w:eastAsia="en-US"/>
              </w:rPr>
            </w:pPr>
          </w:p>
        </w:tc>
        <w:tc>
          <w:tcPr>
            <w:tcW w:w="960" w:type="dxa"/>
            <w:tcBorders>
              <w:top w:val="nil"/>
              <w:left w:val="nil"/>
              <w:bottom w:val="nil"/>
              <w:right w:val="nil"/>
            </w:tcBorders>
            <w:shd w:val="clear" w:color="auto" w:fill="auto"/>
            <w:noWrap/>
            <w:vAlign w:val="bottom"/>
            <w:hideMark/>
          </w:tcPr>
          <w:p w14:paraId="38A3E7AF" w14:textId="77777777" w:rsidR="002720B5" w:rsidRPr="002720B5" w:rsidRDefault="002720B5" w:rsidP="002720B5">
            <w:pPr>
              <w:widowControl/>
              <w:jc w:val="left"/>
              <w:rPr>
                <w:ins w:id="432"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02FBE923" w14:textId="77777777" w:rsidR="002720B5" w:rsidRPr="002720B5" w:rsidRDefault="002720B5" w:rsidP="002720B5">
            <w:pPr>
              <w:widowControl/>
              <w:jc w:val="left"/>
              <w:rPr>
                <w:ins w:id="433"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152B9EE9" w14:textId="77777777" w:rsidR="002720B5" w:rsidRPr="002720B5" w:rsidRDefault="002720B5" w:rsidP="002720B5">
            <w:pPr>
              <w:widowControl/>
              <w:jc w:val="left"/>
              <w:rPr>
                <w:ins w:id="434"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457C1728" w14:textId="77777777" w:rsidR="002720B5" w:rsidRPr="002720B5" w:rsidRDefault="002720B5" w:rsidP="002720B5">
            <w:pPr>
              <w:widowControl/>
              <w:jc w:val="left"/>
              <w:rPr>
                <w:ins w:id="435" w:author="Xuesong Zhou" w:date="2023-03-04T15:22:00Z"/>
                <w:rFonts w:ascii="Times New Roman" w:eastAsia="Times New Roman" w:hAnsi="Times New Roman" w:cs="Times New Roman"/>
                <w:kern w:val="0"/>
                <w:sz w:val="20"/>
                <w:szCs w:val="20"/>
                <w:lang w:eastAsia="en-US"/>
              </w:rPr>
            </w:pPr>
          </w:p>
        </w:tc>
        <w:tc>
          <w:tcPr>
            <w:tcW w:w="2641" w:type="dxa"/>
            <w:tcBorders>
              <w:top w:val="nil"/>
              <w:left w:val="nil"/>
              <w:bottom w:val="nil"/>
              <w:right w:val="nil"/>
            </w:tcBorders>
            <w:shd w:val="clear" w:color="auto" w:fill="auto"/>
            <w:noWrap/>
            <w:vAlign w:val="bottom"/>
            <w:hideMark/>
          </w:tcPr>
          <w:p w14:paraId="44912116" w14:textId="77777777" w:rsidR="002720B5" w:rsidRPr="002720B5" w:rsidRDefault="002720B5" w:rsidP="002720B5">
            <w:pPr>
              <w:widowControl/>
              <w:jc w:val="left"/>
              <w:rPr>
                <w:ins w:id="436" w:author="Xuesong Zhou" w:date="2023-03-04T15:22:00Z"/>
                <w:rFonts w:ascii="Times New Roman" w:eastAsia="Times New Roman" w:hAnsi="Times New Roman" w:cs="Times New Roman"/>
                <w:kern w:val="0"/>
                <w:sz w:val="20"/>
                <w:szCs w:val="20"/>
                <w:lang w:eastAsia="en-US"/>
              </w:rPr>
            </w:pPr>
          </w:p>
        </w:tc>
        <w:tc>
          <w:tcPr>
            <w:tcW w:w="1412" w:type="dxa"/>
            <w:tcBorders>
              <w:top w:val="nil"/>
              <w:left w:val="nil"/>
              <w:bottom w:val="nil"/>
              <w:right w:val="nil"/>
            </w:tcBorders>
            <w:shd w:val="clear" w:color="auto" w:fill="auto"/>
            <w:noWrap/>
            <w:vAlign w:val="bottom"/>
            <w:hideMark/>
          </w:tcPr>
          <w:p w14:paraId="0EAF34BE" w14:textId="77777777" w:rsidR="002720B5" w:rsidRPr="002720B5" w:rsidRDefault="002720B5" w:rsidP="002720B5">
            <w:pPr>
              <w:widowControl/>
              <w:jc w:val="left"/>
              <w:rPr>
                <w:ins w:id="437" w:author="Xuesong Zhou" w:date="2023-03-04T15:22:00Z"/>
                <w:rFonts w:ascii="Times New Roman" w:eastAsia="Times New Roman" w:hAnsi="Times New Roman" w:cs="Times New Roman"/>
                <w:kern w:val="0"/>
                <w:sz w:val="20"/>
                <w:szCs w:val="20"/>
                <w:lang w:eastAsia="en-US"/>
              </w:rPr>
            </w:pPr>
          </w:p>
        </w:tc>
        <w:tc>
          <w:tcPr>
            <w:tcW w:w="1412" w:type="dxa"/>
            <w:tcBorders>
              <w:top w:val="nil"/>
              <w:left w:val="nil"/>
              <w:bottom w:val="nil"/>
              <w:right w:val="nil"/>
            </w:tcBorders>
            <w:shd w:val="clear" w:color="auto" w:fill="auto"/>
            <w:noWrap/>
            <w:vAlign w:val="bottom"/>
            <w:hideMark/>
          </w:tcPr>
          <w:p w14:paraId="72871824" w14:textId="77777777" w:rsidR="002720B5" w:rsidRPr="002720B5" w:rsidRDefault="002720B5" w:rsidP="002720B5">
            <w:pPr>
              <w:widowControl/>
              <w:jc w:val="left"/>
              <w:rPr>
                <w:ins w:id="438" w:author="Xuesong Zhou" w:date="2023-03-04T15:22:00Z"/>
                <w:rFonts w:ascii="Times New Roman" w:eastAsia="Times New Roman" w:hAnsi="Times New Roman" w:cs="Times New Roman"/>
                <w:kern w:val="0"/>
                <w:sz w:val="20"/>
                <w:szCs w:val="20"/>
                <w:lang w:eastAsia="en-US"/>
              </w:rPr>
            </w:pPr>
          </w:p>
        </w:tc>
      </w:tr>
      <w:tr w:rsidR="002720B5" w:rsidRPr="002720B5" w14:paraId="2A1F2FA4" w14:textId="77777777" w:rsidTr="002720B5">
        <w:trPr>
          <w:trHeight w:val="288"/>
          <w:ins w:id="439" w:author="Xuesong Zhou" w:date="2023-03-04T15:22:00Z"/>
        </w:trPr>
        <w:tc>
          <w:tcPr>
            <w:tcW w:w="960" w:type="dxa"/>
            <w:tcBorders>
              <w:top w:val="nil"/>
              <w:left w:val="nil"/>
              <w:bottom w:val="nil"/>
              <w:right w:val="nil"/>
            </w:tcBorders>
            <w:shd w:val="clear" w:color="auto" w:fill="auto"/>
            <w:noWrap/>
            <w:vAlign w:val="bottom"/>
            <w:hideMark/>
          </w:tcPr>
          <w:p w14:paraId="389D3239" w14:textId="77777777" w:rsidR="002720B5" w:rsidRPr="002720B5" w:rsidRDefault="002720B5" w:rsidP="002720B5">
            <w:pPr>
              <w:widowControl/>
              <w:jc w:val="left"/>
              <w:rPr>
                <w:ins w:id="440" w:author="Xuesong Zhou" w:date="2023-03-04T15:22:00Z"/>
                <w:rFonts w:ascii="Times New Roman" w:eastAsia="Times New Roman" w:hAnsi="Times New Roman" w:cs="Times New Roman"/>
                <w:kern w:val="0"/>
                <w:sz w:val="20"/>
                <w:szCs w:val="20"/>
                <w:lang w:eastAsia="en-US"/>
              </w:rPr>
            </w:pPr>
          </w:p>
        </w:tc>
        <w:tc>
          <w:tcPr>
            <w:tcW w:w="1720" w:type="dxa"/>
            <w:tcBorders>
              <w:top w:val="nil"/>
              <w:left w:val="nil"/>
              <w:bottom w:val="nil"/>
              <w:right w:val="nil"/>
            </w:tcBorders>
            <w:shd w:val="clear" w:color="auto" w:fill="auto"/>
            <w:noWrap/>
            <w:vAlign w:val="bottom"/>
            <w:hideMark/>
          </w:tcPr>
          <w:p w14:paraId="019C82C9" w14:textId="77777777" w:rsidR="002720B5" w:rsidRPr="002720B5" w:rsidRDefault="002720B5" w:rsidP="002720B5">
            <w:pPr>
              <w:widowControl/>
              <w:jc w:val="left"/>
              <w:rPr>
                <w:ins w:id="441" w:author="Xuesong Zhou" w:date="2023-03-04T15:22:00Z"/>
                <w:rFonts w:ascii="Times New Roman" w:eastAsia="Times New Roman" w:hAnsi="Times New Roman" w:cs="Times New Roman"/>
                <w:kern w:val="0"/>
                <w:sz w:val="20"/>
                <w:szCs w:val="20"/>
                <w:lang w:eastAsia="en-US"/>
              </w:rPr>
            </w:pPr>
          </w:p>
        </w:tc>
        <w:tc>
          <w:tcPr>
            <w:tcW w:w="3820" w:type="dxa"/>
            <w:tcBorders>
              <w:top w:val="nil"/>
              <w:left w:val="nil"/>
              <w:bottom w:val="nil"/>
              <w:right w:val="nil"/>
            </w:tcBorders>
            <w:shd w:val="clear" w:color="auto" w:fill="auto"/>
            <w:noWrap/>
            <w:vAlign w:val="bottom"/>
            <w:hideMark/>
          </w:tcPr>
          <w:p w14:paraId="6C5216D5" w14:textId="77777777" w:rsidR="002720B5" w:rsidRPr="002720B5" w:rsidRDefault="002720B5" w:rsidP="002720B5">
            <w:pPr>
              <w:widowControl/>
              <w:jc w:val="left"/>
              <w:rPr>
                <w:ins w:id="442"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2442E3F7" w14:textId="77777777" w:rsidR="002720B5" w:rsidRPr="002720B5" w:rsidRDefault="002720B5" w:rsidP="002720B5">
            <w:pPr>
              <w:widowControl/>
              <w:jc w:val="left"/>
              <w:rPr>
                <w:ins w:id="443"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3530400A" w14:textId="77777777" w:rsidR="002720B5" w:rsidRPr="002720B5" w:rsidRDefault="002720B5" w:rsidP="002720B5">
            <w:pPr>
              <w:widowControl/>
              <w:jc w:val="left"/>
              <w:rPr>
                <w:ins w:id="444"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17159A26" w14:textId="77777777" w:rsidR="002720B5" w:rsidRPr="002720B5" w:rsidRDefault="002720B5" w:rsidP="002720B5">
            <w:pPr>
              <w:widowControl/>
              <w:jc w:val="left"/>
              <w:rPr>
                <w:ins w:id="445"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32C76777" w14:textId="77777777" w:rsidR="002720B5" w:rsidRPr="002720B5" w:rsidRDefault="002720B5" w:rsidP="002720B5">
            <w:pPr>
              <w:widowControl/>
              <w:jc w:val="left"/>
              <w:rPr>
                <w:ins w:id="446"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26D91AE5" w14:textId="77777777" w:rsidR="002720B5" w:rsidRPr="002720B5" w:rsidRDefault="002720B5" w:rsidP="002720B5">
            <w:pPr>
              <w:widowControl/>
              <w:jc w:val="left"/>
              <w:rPr>
                <w:ins w:id="447"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71E994C9" w14:textId="77777777" w:rsidR="002720B5" w:rsidRPr="002720B5" w:rsidRDefault="002720B5" w:rsidP="002720B5">
            <w:pPr>
              <w:widowControl/>
              <w:jc w:val="left"/>
              <w:rPr>
                <w:ins w:id="448" w:author="Xuesong Zhou" w:date="2023-03-04T15:22:00Z"/>
                <w:rFonts w:ascii="Times New Roman" w:eastAsia="Times New Roman" w:hAnsi="Times New Roman" w:cs="Times New Roman"/>
                <w:kern w:val="0"/>
                <w:sz w:val="20"/>
                <w:szCs w:val="20"/>
                <w:lang w:eastAsia="en-US"/>
              </w:rPr>
            </w:pPr>
          </w:p>
        </w:tc>
        <w:tc>
          <w:tcPr>
            <w:tcW w:w="2641" w:type="dxa"/>
            <w:tcBorders>
              <w:top w:val="nil"/>
              <w:left w:val="nil"/>
              <w:bottom w:val="nil"/>
              <w:right w:val="nil"/>
            </w:tcBorders>
            <w:shd w:val="clear" w:color="auto" w:fill="auto"/>
            <w:noWrap/>
            <w:vAlign w:val="bottom"/>
            <w:hideMark/>
          </w:tcPr>
          <w:p w14:paraId="28FDDBCE" w14:textId="77777777" w:rsidR="002720B5" w:rsidRPr="002720B5" w:rsidRDefault="002720B5" w:rsidP="002720B5">
            <w:pPr>
              <w:widowControl/>
              <w:jc w:val="left"/>
              <w:rPr>
                <w:ins w:id="449" w:author="Xuesong Zhou" w:date="2023-03-04T15:22:00Z"/>
                <w:rFonts w:ascii="Times New Roman" w:eastAsia="Times New Roman" w:hAnsi="Times New Roman" w:cs="Times New Roman"/>
                <w:kern w:val="0"/>
                <w:sz w:val="20"/>
                <w:szCs w:val="20"/>
                <w:lang w:eastAsia="en-US"/>
              </w:rPr>
            </w:pPr>
          </w:p>
        </w:tc>
        <w:tc>
          <w:tcPr>
            <w:tcW w:w="1412" w:type="dxa"/>
            <w:tcBorders>
              <w:top w:val="nil"/>
              <w:left w:val="nil"/>
              <w:bottom w:val="nil"/>
              <w:right w:val="nil"/>
            </w:tcBorders>
            <w:shd w:val="clear" w:color="auto" w:fill="auto"/>
            <w:noWrap/>
            <w:vAlign w:val="bottom"/>
            <w:hideMark/>
          </w:tcPr>
          <w:p w14:paraId="2DE6402F" w14:textId="77777777" w:rsidR="002720B5" w:rsidRPr="002720B5" w:rsidRDefault="002720B5" w:rsidP="002720B5">
            <w:pPr>
              <w:widowControl/>
              <w:jc w:val="left"/>
              <w:rPr>
                <w:ins w:id="450" w:author="Xuesong Zhou" w:date="2023-03-04T15:22:00Z"/>
                <w:rFonts w:ascii="Times New Roman" w:eastAsia="Times New Roman" w:hAnsi="Times New Roman" w:cs="Times New Roman"/>
                <w:kern w:val="0"/>
                <w:sz w:val="20"/>
                <w:szCs w:val="20"/>
                <w:lang w:eastAsia="en-US"/>
              </w:rPr>
            </w:pPr>
          </w:p>
        </w:tc>
        <w:tc>
          <w:tcPr>
            <w:tcW w:w="1412" w:type="dxa"/>
            <w:tcBorders>
              <w:top w:val="nil"/>
              <w:left w:val="nil"/>
              <w:bottom w:val="nil"/>
              <w:right w:val="nil"/>
            </w:tcBorders>
            <w:shd w:val="clear" w:color="auto" w:fill="auto"/>
            <w:noWrap/>
            <w:vAlign w:val="bottom"/>
            <w:hideMark/>
          </w:tcPr>
          <w:p w14:paraId="75391673" w14:textId="77777777" w:rsidR="002720B5" w:rsidRPr="002720B5" w:rsidRDefault="002720B5" w:rsidP="002720B5">
            <w:pPr>
              <w:widowControl/>
              <w:jc w:val="left"/>
              <w:rPr>
                <w:ins w:id="451" w:author="Xuesong Zhou" w:date="2023-03-04T15:22:00Z"/>
                <w:rFonts w:ascii="Times New Roman" w:eastAsia="Times New Roman" w:hAnsi="Times New Roman" w:cs="Times New Roman"/>
                <w:kern w:val="0"/>
                <w:sz w:val="20"/>
                <w:szCs w:val="20"/>
                <w:lang w:eastAsia="en-US"/>
              </w:rPr>
            </w:pPr>
          </w:p>
        </w:tc>
      </w:tr>
      <w:tr w:rsidR="002720B5" w:rsidRPr="002720B5" w14:paraId="6AB4586C" w14:textId="77777777" w:rsidTr="002720B5">
        <w:trPr>
          <w:trHeight w:val="288"/>
          <w:ins w:id="452" w:author="Xuesong Zhou" w:date="2023-03-04T15:22:00Z"/>
        </w:trPr>
        <w:tc>
          <w:tcPr>
            <w:tcW w:w="960" w:type="dxa"/>
            <w:tcBorders>
              <w:top w:val="nil"/>
              <w:left w:val="nil"/>
              <w:bottom w:val="nil"/>
              <w:right w:val="nil"/>
            </w:tcBorders>
            <w:shd w:val="clear" w:color="auto" w:fill="auto"/>
            <w:noWrap/>
            <w:vAlign w:val="bottom"/>
            <w:hideMark/>
          </w:tcPr>
          <w:p w14:paraId="097375C8" w14:textId="77777777" w:rsidR="002720B5" w:rsidRPr="002720B5" w:rsidRDefault="002720B5" w:rsidP="002720B5">
            <w:pPr>
              <w:widowControl/>
              <w:jc w:val="left"/>
              <w:rPr>
                <w:ins w:id="453" w:author="Xuesong Zhou" w:date="2023-03-04T15:22:00Z"/>
                <w:rFonts w:ascii="Times New Roman" w:eastAsia="Times New Roman" w:hAnsi="Times New Roman" w:cs="Times New Roman"/>
                <w:kern w:val="0"/>
                <w:sz w:val="20"/>
                <w:szCs w:val="20"/>
                <w:lang w:eastAsia="en-US"/>
              </w:rPr>
            </w:pPr>
          </w:p>
        </w:tc>
        <w:tc>
          <w:tcPr>
            <w:tcW w:w="1720" w:type="dxa"/>
            <w:tcBorders>
              <w:top w:val="nil"/>
              <w:left w:val="nil"/>
              <w:bottom w:val="nil"/>
              <w:right w:val="nil"/>
            </w:tcBorders>
            <w:shd w:val="clear" w:color="auto" w:fill="auto"/>
            <w:noWrap/>
            <w:vAlign w:val="bottom"/>
            <w:hideMark/>
          </w:tcPr>
          <w:p w14:paraId="2D7A2CE9" w14:textId="77777777" w:rsidR="002720B5" w:rsidRPr="002720B5" w:rsidRDefault="002720B5" w:rsidP="002720B5">
            <w:pPr>
              <w:widowControl/>
              <w:jc w:val="left"/>
              <w:rPr>
                <w:ins w:id="454" w:author="Xuesong Zhou" w:date="2023-03-04T15:22:00Z"/>
                <w:rFonts w:ascii="Times New Roman" w:eastAsia="Times New Roman" w:hAnsi="Times New Roman" w:cs="Times New Roman"/>
                <w:kern w:val="0"/>
                <w:sz w:val="20"/>
                <w:szCs w:val="20"/>
                <w:lang w:eastAsia="en-US"/>
              </w:rPr>
            </w:pPr>
          </w:p>
        </w:tc>
        <w:tc>
          <w:tcPr>
            <w:tcW w:w="3820" w:type="dxa"/>
            <w:tcBorders>
              <w:top w:val="nil"/>
              <w:left w:val="nil"/>
              <w:bottom w:val="nil"/>
              <w:right w:val="nil"/>
            </w:tcBorders>
            <w:shd w:val="clear" w:color="auto" w:fill="auto"/>
            <w:noWrap/>
            <w:vAlign w:val="bottom"/>
            <w:hideMark/>
          </w:tcPr>
          <w:p w14:paraId="4319A369" w14:textId="77777777" w:rsidR="002720B5" w:rsidRPr="002720B5" w:rsidRDefault="002720B5" w:rsidP="002720B5">
            <w:pPr>
              <w:widowControl/>
              <w:jc w:val="left"/>
              <w:rPr>
                <w:ins w:id="455"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499ED8E6" w14:textId="77777777" w:rsidR="002720B5" w:rsidRPr="002720B5" w:rsidRDefault="002720B5" w:rsidP="002720B5">
            <w:pPr>
              <w:widowControl/>
              <w:jc w:val="left"/>
              <w:rPr>
                <w:ins w:id="456" w:author="Xuesong Zhou" w:date="2023-03-04T15:22:00Z"/>
                <w:rFonts w:ascii="Calibri" w:eastAsia="Times New Roman" w:hAnsi="Calibri" w:cs="Calibri"/>
                <w:color w:val="000000"/>
                <w:kern w:val="0"/>
                <w:sz w:val="22"/>
                <w:lang w:eastAsia="en-US"/>
              </w:rPr>
            </w:pPr>
            <w:ins w:id="457" w:author="Xuesong Zhou" w:date="2023-03-04T15:22:00Z">
              <w:r w:rsidRPr="002720B5">
                <w:rPr>
                  <w:rFonts w:ascii="Calibri" w:eastAsia="Times New Roman" w:hAnsi="Calibri" w:cs="Calibri"/>
                  <w:color w:val="000000"/>
                  <w:kern w:val="0"/>
                  <w:sz w:val="22"/>
                  <w:lang w:eastAsia="en-US"/>
                </w:rPr>
                <w:t>VMS</w:t>
              </w:r>
            </w:ins>
          </w:p>
        </w:tc>
        <w:tc>
          <w:tcPr>
            <w:tcW w:w="4800" w:type="dxa"/>
            <w:gridSpan w:val="5"/>
            <w:tcBorders>
              <w:top w:val="nil"/>
              <w:left w:val="nil"/>
              <w:bottom w:val="nil"/>
              <w:right w:val="nil"/>
            </w:tcBorders>
            <w:shd w:val="clear" w:color="auto" w:fill="auto"/>
            <w:noWrap/>
            <w:vAlign w:val="bottom"/>
            <w:hideMark/>
          </w:tcPr>
          <w:p w14:paraId="6DF3BCA7" w14:textId="77777777" w:rsidR="002720B5" w:rsidRPr="002720B5" w:rsidRDefault="002720B5" w:rsidP="002720B5">
            <w:pPr>
              <w:widowControl/>
              <w:jc w:val="left"/>
              <w:rPr>
                <w:ins w:id="458" w:author="Xuesong Zhou" w:date="2023-03-04T15:22:00Z"/>
                <w:rFonts w:ascii="Calibri" w:eastAsia="Times New Roman" w:hAnsi="Calibri" w:cs="Calibri"/>
                <w:color w:val="000000"/>
                <w:kern w:val="0"/>
                <w:sz w:val="22"/>
                <w:lang w:eastAsia="en-US"/>
              </w:rPr>
            </w:pPr>
            <w:ins w:id="459" w:author="Xuesong Zhou" w:date="2023-03-04T15:22:00Z">
              <w:r w:rsidRPr="002720B5">
                <w:rPr>
                  <w:rFonts w:ascii="Calibri" w:eastAsia="Times New Roman" w:hAnsi="Calibri" w:cs="Calibri"/>
                  <w:color w:val="000000"/>
                  <w:kern w:val="0"/>
                  <w:sz w:val="22"/>
                  <w:lang w:eastAsia="en-US"/>
                </w:rPr>
                <w:t>VMD nodes-&gt; zone_id, must be also super_zone_id</w:t>
              </w:r>
            </w:ins>
          </w:p>
        </w:tc>
        <w:tc>
          <w:tcPr>
            <w:tcW w:w="2641" w:type="dxa"/>
            <w:tcBorders>
              <w:top w:val="nil"/>
              <w:left w:val="nil"/>
              <w:bottom w:val="nil"/>
              <w:right w:val="nil"/>
            </w:tcBorders>
            <w:shd w:val="clear" w:color="auto" w:fill="auto"/>
            <w:noWrap/>
            <w:vAlign w:val="bottom"/>
            <w:hideMark/>
          </w:tcPr>
          <w:p w14:paraId="3A994F59" w14:textId="77777777" w:rsidR="002720B5" w:rsidRPr="002720B5" w:rsidRDefault="002720B5" w:rsidP="002720B5">
            <w:pPr>
              <w:widowControl/>
              <w:jc w:val="left"/>
              <w:rPr>
                <w:ins w:id="460" w:author="Xuesong Zhou" w:date="2023-03-04T15:22:00Z"/>
                <w:rFonts w:ascii="Calibri" w:eastAsia="Times New Roman" w:hAnsi="Calibri" w:cs="Calibri"/>
                <w:color w:val="000000"/>
                <w:kern w:val="0"/>
                <w:sz w:val="22"/>
                <w:lang w:eastAsia="en-US"/>
              </w:rPr>
            </w:pPr>
          </w:p>
        </w:tc>
        <w:tc>
          <w:tcPr>
            <w:tcW w:w="1412" w:type="dxa"/>
            <w:tcBorders>
              <w:top w:val="nil"/>
              <w:left w:val="nil"/>
              <w:bottom w:val="nil"/>
              <w:right w:val="nil"/>
            </w:tcBorders>
            <w:shd w:val="clear" w:color="auto" w:fill="auto"/>
            <w:noWrap/>
            <w:vAlign w:val="bottom"/>
            <w:hideMark/>
          </w:tcPr>
          <w:p w14:paraId="2685ECC4" w14:textId="77777777" w:rsidR="002720B5" w:rsidRPr="002720B5" w:rsidRDefault="002720B5" w:rsidP="002720B5">
            <w:pPr>
              <w:widowControl/>
              <w:jc w:val="left"/>
              <w:rPr>
                <w:ins w:id="461" w:author="Xuesong Zhou" w:date="2023-03-04T15:22:00Z"/>
                <w:rFonts w:ascii="Times New Roman" w:eastAsia="Times New Roman" w:hAnsi="Times New Roman" w:cs="Times New Roman"/>
                <w:kern w:val="0"/>
                <w:sz w:val="20"/>
                <w:szCs w:val="20"/>
                <w:lang w:eastAsia="en-US"/>
              </w:rPr>
            </w:pPr>
          </w:p>
        </w:tc>
        <w:tc>
          <w:tcPr>
            <w:tcW w:w="1412" w:type="dxa"/>
            <w:tcBorders>
              <w:top w:val="nil"/>
              <w:left w:val="nil"/>
              <w:bottom w:val="nil"/>
              <w:right w:val="nil"/>
            </w:tcBorders>
            <w:shd w:val="clear" w:color="auto" w:fill="auto"/>
            <w:noWrap/>
            <w:vAlign w:val="bottom"/>
            <w:hideMark/>
          </w:tcPr>
          <w:p w14:paraId="7AD8D019" w14:textId="77777777" w:rsidR="002720B5" w:rsidRPr="002720B5" w:rsidRDefault="002720B5" w:rsidP="002720B5">
            <w:pPr>
              <w:widowControl/>
              <w:jc w:val="left"/>
              <w:rPr>
                <w:ins w:id="462" w:author="Xuesong Zhou" w:date="2023-03-04T15:22:00Z"/>
                <w:rFonts w:ascii="Times New Roman" w:eastAsia="Times New Roman" w:hAnsi="Times New Roman" w:cs="Times New Roman"/>
                <w:kern w:val="0"/>
                <w:sz w:val="20"/>
                <w:szCs w:val="20"/>
                <w:lang w:eastAsia="en-US"/>
              </w:rPr>
            </w:pPr>
          </w:p>
        </w:tc>
      </w:tr>
      <w:tr w:rsidR="002720B5" w:rsidRPr="002720B5" w14:paraId="47317E2E" w14:textId="77777777" w:rsidTr="002720B5">
        <w:trPr>
          <w:trHeight w:val="288"/>
          <w:ins w:id="463" w:author="Xuesong Zhou" w:date="2023-03-04T15:22:00Z"/>
        </w:trPr>
        <w:tc>
          <w:tcPr>
            <w:tcW w:w="2680" w:type="dxa"/>
            <w:gridSpan w:val="2"/>
            <w:tcBorders>
              <w:top w:val="nil"/>
              <w:left w:val="nil"/>
              <w:bottom w:val="nil"/>
              <w:right w:val="nil"/>
            </w:tcBorders>
            <w:shd w:val="clear" w:color="auto" w:fill="auto"/>
            <w:noWrap/>
            <w:vAlign w:val="bottom"/>
            <w:hideMark/>
          </w:tcPr>
          <w:p w14:paraId="23B1257E" w14:textId="77777777" w:rsidR="002720B5" w:rsidRPr="002720B5" w:rsidRDefault="002720B5" w:rsidP="002720B5">
            <w:pPr>
              <w:widowControl/>
              <w:jc w:val="left"/>
              <w:rPr>
                <w:ins w:id="464" w:author="Xuesong Zhou" w:date="2023-03-04T15:22:00Z"/>
                <w:rFonts w:ascii="Calibri" w:eastAsia="Times New Roman" w:hAnsi="Calibri" w:cs="Calibri"/>
                <w:color w:val="000000"/>
                <w:kern w:val="0"/>
                <w:sz w:val="22"/>
                <w:lang w:eastAsia="en-US"/>
              </w:rPr>
            </w:pPr>
            <w:proofErr w:type="gramStart"/>
            <w:ins w:id="465" w:author="Xuesong Zhou" w:date="2023-03-04T15:22:00Z">
              <w:r w:rsidRPr="002720B5">
                <w:rPr>
                  <w:rFonts w:ascii="Calibri" w:eastAsia="Times New Roman" w:hAnsi="Calibri" w:cs="Calibri"/>
                  <w:color w:val="000000"/>
                  <w:kern w:val="0"/>
                  <w:sz w:val="22"/>
                  <w:lang w:eastAsia="en-US"/>
                </w:rPr>
                <w:t>Final results</w:t>
              </w:r>
              <w:proofErr w:type="gramEnd"/>
            </w:ins>
          </w:p>
        </w:tc>
        <w:tc>
          <w:tcPr>
            <w:tcW w:w="3820" w:type="dxa"/>
            <w:tcBorders>
              <w:top w:val="nil"/>
              <w:left w:val="nil"/>
              <w:bottom w:val="nil"/>
              <w:right w:val="nil"/>
            </w:tcBorders>
            <w:shd w:val="clear" w:color="auto" w:fill="auto"/>
            <w:noWrap/>
            <w:vAlign w:val="bottom"/>
            <w:hideMark/>
          </w:tcPr>
          <w:p w14:paraId="5DF808B8" w14:textId="77777777" w:rsidR="002720B5" w:rsidRPr="002720B5" w:rsidRDefault="002720B5" w:rsidP="002720B5">
            <w:pPr>
              <w:widowControl/>
              <w:jc w:val="left"/>
              <w:rPr>
                <w:ins w:id="466" w:author="Xuesong Zhou" w:date="2023-03-04T15:22:00Z"/>
                <w:rFonts w:ascii="Calibri" w:eastAsia="Times New Roman" w:hAnsi="Calibri" w:cs="Calibri"/>
                <w:color w:val="000000"/>
                <w:kern w:val="0"/>
                <w:sz w:val="22"/>
                <w:lang w:eastAsia="en-US"/>
              </w:rPr>
            </w:pPr>
          </w:p>
        </w:tc>
        <w:tc>
          <w:tcPr>
            <w:tcW w:w="960" w:type="dxa"/>
            <w:tcBorders>
              <w:top w:val="nil"/>
              <w:left w:val="nil"/>
              <w:bottom w:val="nil"/>
              <w:right w:val="nil"/>
            </w:tcBorders>
            <w:shd w:val="clear" w:color="auto" w:fill="auto"/>
            <w:noWrap/>
            <w:vAlign w:val="bottom"/>
            <w:hideMark/>
          </w:tcPr>
          <w:p w14:paraId="0F7372A8" w14:textId="77777777" w:rsidR="002720B5" w:rsidRPr="002720B5" w:rsidRDefault="002720B5" w:rsidP="002720B5">
            <w:pPr>
              <w:widowControl/>
              <w:jc w:val="left"/>
              <w:rPr>
                <w:ins w:id="467"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5B025B84" w14:textId="77777777" w:rsidR="002720B5" w:rsidRPr="002720B5" w:rsidRDefault="002720B5" w:rsidP="002720B5">
            <w:pPr>
              <w:widowControl/>
              <w:jc w:val="left"/>
              <w:rPr>
                <w:ins w:id="468"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047DB18C" w14:textId="77777777" w:rsidR="002720B5" w:rsidRPr="002720B5" w:rsidRDefault="002720B5" w:rsidP="002720B5">
            <w:pPr>
              <w:widowControl/>
              <w:jc w:val="left"/>
              <w:rPr>
                <w:ins w:id="469"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6510EC1F" w14:textId="77777777" w:rsidR="002720B5" w:rsidRPr="002720B5" w:rsidRDefault="002720B5" w:rsidP="002720B5">
            <w:pPr>
              <w:widowControl/>
              <w:jc w:val="left"/>
              <w:rPr>
                <w:ins w:id="470"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553F5E2B" w14:textId="77777777" w:rsidR="002720B5" w:rsidRPr="002720B5" w:rsidRDefault="002720B5" w:rsidP="002720B5">
            <w:pPr>
              <w:widowControl/>
              <w:jc w:val="left"/>
              <w:rPr>
                <w:ins w:id="471"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7B0C6997" w14:textId="77777777" w:rsidR="002720B5" w:rsidRPr="002720B5" w:rsidRDefault="002720B5" w:rsidP="002720B5">
            <w:pPr>
              <w:widowControl/>
              <w:jc w:val="left"/>
              <w:rPr>
                <w:ins w:id="472" w:author="Xuesong Zhou" w:date="2023-03-04T15:22:00Z"/>
                <w:rFonts w:ascii="Times New Roman" w:eastAsia="Times New Roman" w:hAnsi="Times New Roman" w:cs="Times New Roman"/>
                <w:kern w:val="0"/>
                <w:sz w:val="20"/>
                <w:szCs w:val="20"/>
                <w:lang w:eastAsia="en-US"/>
              </w:rPr>
            </w:pPr>
          </w:p>
        </w:tc>
        <w:tc>
          <w:tcPr>
            <w:tcW w:w="2641" w:type="dxa"/>
            <w:tcBorders>
              <w:top w:val="nil"/>
              <w:left w:val="nil"/>
              <w:bottom w:val="nil"/>
              <w:right w:val="nil"/>
            </w:tcBorders>
            <w:shd w:val="clear" w:color="auto" w:fill="auto"/>
            <w:noWrap/>
            <w:vAlign w:val="bottom"/>
            <w:hideMark/>
          </w:tcPr>
          <w:p w14:paraId="263BBB1F" w14:textId="77777777" w:rsidR="002720B5" w:rsidRPr="002720B5" w:rsidRDefault="002720B5" w:rsidP="002720B5">
            <w:pPr>
              <w:widowControl/>
              <w:jc w:val="left"/>
              <w:rPr>
                <w:ins w:id="473" w:author="Xuesong Zhou" w:date="2023-03-04T15:22:00Z"/>
                <w:rFonts w:ascii="Times New Roman" w:eastAsia="Times New Roman" w:hAnsi="Times New Roman" w:cs="Times New Roman"/>
                <w:kern w:val="0"/>
                <w:sz w:val="20"/>
                <w:szCs w:val="20"/>
                <w:lang w:eastAsia="en-US"/>
              </w:rPr>
            </w:pPr>
          </w:p>
        </w:tc>
        <w:tc>
          <w:tcPr>
            <w:tcW w:w="1412" w:type="dxa"/>
            <w:tcBorders>
              <w:top w:val="nil"/>
              <w:left w:val="nil"/>
              <w:bottom w:val="nil"/>
              <w:right w:val="nil"/>
            </w:tcBorders>
            <w:shd w:val="clear" w:color="auto" w:fill="auto"/>
            <w:noWrap/>
            <w:vAlign w:val="bottom"/>
            <w:hideMark/>
          </w:tcPr>
          <w:p w14:paraId="5C865213" w14:textId="77777777" w:rsidR="002720B5" w:rsidRPr="002720B5" w:rsidRDefault="002720B5" w:rsidP="002720B5">
            <w:pPr>
              <w:widowControl/>
              <w:jc w:val="left"/>
              <w:rPr>
                <w:ins w:id="474" w:author="Xuesong Zhou" w:date="2023-03-04T15:22:00Z"/>
                <w:rFonts w:ascii="Times New Roman" w:eastAsia="Times New Roman" w:hAnsi="Times New Roman" w:cs="Times New Roman"/>
                <w:kern w:val="0"/>
                <w:sz w:val="20"/>
                <w:szCs w:val="20"/>
                <w:lang w:eastAsia="en-US"/>
              </w:rPr>
            </w:pPr>
          </w:p>
        </w:tc>
        <w:tc>
          <w:tcPr>
            <w:tcW w:w="1412" w:type="dxa"/>
            <w:tcBorders>
              <w:top w:val="nil"/>
              <w:left w:val="nil"/>
              <w:bottom w:val="nil"/>
              <w:right w:val="nil"/>
            </w:tcBorders>
            <w:shd w:val="clear" w:color="auto" w:fill="auto"/>
            <w:noWrap/>
            <w:vAlign w:val="bottom"/>
            <w:hideMark/>
          </w:tcPr>
          <w:p w14:paraId="28079D7D" w14:textId="77777777" w:rsidR="002720B5" w:rsidRPr="002720B5" w:rsidRDefault="002720B5" w:rsidP="002720B5">
            <w:pPr>
              <w:widowControl/>
              <w:jc w:val="left"/>
              <w:rPr>
                <w:ins w:id="475" w:author="Xuesong Zhou" w:date="2023-03-04T15:22:00Z"/>
                <w:rFonts w:ascii="Times New Roman" w:eastAsia="Times New Roman" w:hAnsi="Times New Roman" w:cs="Times New Roman"/>
                <w:kern w:val="0"/>
                <w:sz w:val="20"/>
                <w:szCs w:val="20"/>
                <w:lang w:eastAsia="en-US"/>
              </w:rPr>
            </w:pPr>
          </w:p>
        </w:tc>
      </w:tr>
      <w:tr w:rsidR="002720B5" w:rsidRPr="002720B5" w14:paraId="5A03EDC4" w14:textId="77777777" w:rsidTr="002720B5">
        <w:trPr>
          <w:trHeight w:val="288"/>
          <w:ins w:id="476" w:author="Xuesong Zhou" w:date="2023-03-04T15:22:00Z"/>
        </w:trPr>
        <w:tc>
          <w:tcPr>
            <w:tcW w:w="960" w:type="dxa"/>
            <w:tcBorders>
              <w:top w:val="nil"/>
              <w:left w:val="nil"/>
              <w:bottom w:val="nil"/>
              <w:right w:val="nil"/>
            </w:tcBorders>
            <w:shd w:val="clear" w:color="auto" w:fill="auto"/>
            <w:noWrap/>
            <w:vAlign w:val="bottom"/>
            <w:hideMark/>
          </w:tcPr>
          <w:p w14:paraId="50C28646" w14:textId="77777777" w:rsidR="002720B5" w:rsidRPr="002720B5" w:rsidRDefault="002720B5" w:rsidP="002720B5">
            <w:pPr>
              <w:widowControl/>
              <w:jc w:val="left"/>
              <w:rPr>
                <w:ins w:id="477" w:author="Xuesong Zhou" w:date="2023-03-04T15:22:00Z"/>
                <w:rFonts w:ascii="Times New Roman" w:eastAsia="Times New Roman" w:hAnsi="Times New Roman" w:cs="Times New Roman"/>
                <w:kern w:val="0"/>
                <w:sz w:val="20"/>
                <w:szCs w:val="20"/>
                <w:lang w:eastAsia="en-US"/>
              </w:rPr>
            </w:pPr>
          </w:p>
        </w:tc>
        <w:tc>
          <w:tcPr>
            <w:tcW w:w="1720" w:type="dxa"/>
            <w:tcBorders>
              <w:top w:val="nil"/>
              <w:left w:val="nil"/>
              <w:bottom w:val="nil"/>
              <w:right w:val="nil"/>
            </w:tcBorders>
            <w:shd w:val="clear" w:color="auto" w:fill="auto"/>
            <w:noWrap/>
            <w:vAlign w:val="bottom"/>
            <w:hideMark/>
          </w:tcPr>
          <w:p w14:paraId="51A603EB" w14:textId="77777777" w:rsidR="002720B5" w:rsidRPr="002720B5" w:rsidRDefault="002720B5" w:rsidP="002720B5">
            <w:pPr>
              <w:widowControl/>
              <w:jc w:val="left"/>
              <w:rPr>
                <w:ins w:id="478" w:author="Xuesong Zhou" w:date="2023-03-04T15:22:00Z"/>
                <w:rFonts w:ascii="Times New Roman" w:eastAsia="Times New Roman" w:hAnsi="Times New Roman" w:cs="Times New Roman"/>
                <w:kern w:val="0"/>
                <w:sz w:val="20"/>
                <w:szCs w:val="20"/>
                <w:lang w:eastAsia="en-US"/>
              </w:rPr>
            </w:pPr>
          </w:p>
        </w:tc>
        <w:tc>
          <w:tcPr>
            <w:tcW w:w="3820" w:type="dxa"/>
            <w:tcBorders>
              <w:top w:val="nil"/>
              <w:left w:val="nil"/>
              <w:bottom w:val="nil"/>
              <w:right w:val="nil"/>
            </w:tcBorders>
            <w:shd w:val="clear" w:color="auto" w:fill="auto"/>
            <w:noWrap/>
            <w:vAlign w:val="bottom"/>
            <w:hideMark/>
          </w:tcPr>
          <w:p w14:paraId="68F13C10" w14:textId="77777777" w:rsidR="002720B5" w:rsidRPr="002720B5" w:rsidRDefault="002720B5" w:rsidP="002720B5">
            <w:pPr>
              <w:widowControl/>
              <w:jc w:val="left"/>
              <w:rPr>
                <w:ins w:id="479" w:author="Xuesong Zhou" w:date="2023-03-04T15:22:00Z"/>
                <w:rFonts w:ascii="Calibri" w:eastAsia="Times New Roman" w:hAnsi="Calibri" w:cs="Calibri"/>
                <w:color w:val="000000"/>
                <w:kern w:val="0"/>
                <w:sz w:val="22"/>
                <w:lang w:eastAsia="en-US"/>
              </w:rPr>
            </w:pPr>
            <w:ins w:id="480" w:author="Xuesong Zhou" w:date="2023-03-04T15:22:00Z">
              <w:r w:rsidRPr="002720B5">
                <w:rPr>
                  <w:rFonts w:ascii="Calibri" w:eastAsia="Times New Roman" w:hAnsi="Calibri" w:cs="Calibri"/>
                  <w:color w:val="000000"/>
                  <w:kern w:val="0"/>
                  <w:sz w:val="22"/>
                  <w:lang w:eastAsia="en-US"/>
                </w:rPr>
                <w:t>link_performance.csv</w:t>
              </w:r>
            </w:ins>
          </w:p>
        </w:tc>
        <w:tc>
          <w:tcPr>
            <w:tcW w:w="960" w:type="dxa"/>
            <w:tcBorders>
              <w:top w:val="nil"/>
              <w:left w:val="nil"/>
              <w:bottom w:val="nil"/>
              <w:right w:val="nil"/>
            </w:tcBorders>
            <w:shd w:val="clear" w:color="auto" w:fill="auto"/>
            <w:noWrap/>
            <w:vAlign w:val="bottom"/>
            <w:hideMark/>
          </w:tcPr>
          <w:p w14:paraId="099A2F05" w14:textId="77777777" w:rsidR="002720B5" w:rsidRPr="002720B5" w:rsidRDefault="002720B5" w:rsidP="002720B5">
            <w:pPr>
              <w:widowControl/>
              <w:jc w:val="left"/>
              <w:rPr>
                <w:ins w:id="481" w:author="Xuesong Zhou" w:date="2023-03-04T15:22:00Z"/>
                <w:rFonts w:ascii="Calibri" w:eastAsia="Times New Roman" w:hAnsi="Calibri" w:cs="Calibri"/>
                <w:color w:val="000000"/>
                <w:kern w:val="0"/>
                <w:sz w:val="22"/>
                <w:lang w:eastAsia="en-US"/>
              </w:rPr>
            </w:pPr>
          </w:p>
        </w:tc>
        <w:tc>
          <w:tcPr>
            <w:tcW w:w="960" w:type="dxa"/>
            <w:tcBorders>
              <w:top w:val="nil"/>
              <w:left w:val="nil"/>
              <w:bottom w:val="nil"/>
              <w:right w:val="nil"/>
            </w:tcBorders>
            <w:shd w:val="clear" w:color="auto" w:fill="auto"/>
            <w:noWrap/>
            <w:vAlign w:val="bottom"/>
            <w:hideMark/>
          </w:tcPr>
          <w:p w14:paraId="7B0A9A4B" w14:textId="77777777" w:rsidR="002720B5" w:rsidRPr="002720B5" w:rsidRDefault="002720B5" w:rsidP="002720B5">
            <w:pPr>
              <w:widowControl/>
              <w:jc w:val="left"/>
              <w:rPr>
                <w:ins w:id="482"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60CE3A63" w14:textId="77777777" w:rsidR="002720B5" w:rsidRPr="002720B5" w:rsidRDefault="002720B5" w:rsidP="002720B5">
            <w:pPr>
              <w:widowControl/>
              <w:jc w:val="left"/>
              <w:rPr>
                <w:ins w:id="483"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62A2CDA4" w14:textId="77777777" w:rsidR="002720B5" w:rsidRPr="002720B5" w:rsidRDefault="002720B5" w:rsidP="002720B5">
            <w:pPr>
              <w:widowControl/>
              <w:jc w:val="left"/>
              <w:rPr>
                <w:ins w:id="484"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1AB7F914" w14:textId="77777777" w:rsidR="002720B5" w:rsidRPr="002720B5" w:rsidRDefault="002720B5" w:rsidP="002720B5">
            <w:pPr>
              <w:widowControl/>
              <w:jc w:val="left"/>
              <w:rPr>
                <w:ins w:id="485"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1EDB2858" w14:textId="77777777" w:rsidR="002720B5" w:rsidRPr="002720B5" w:rsidRDefault="002720B5" w:rsidP="002720B5">
            <w:pPr>
              <w:widowControl/>
              <w:jc w:val="left"/>
              <w:rPr>
                <w:ins w:id="486" w:author="Xuesong Zhou" w:date="2023-03-04T15:22:00Z"/>
                <w:rFonts w:ascii="Times New Roman" w:eastAsia="Times New Roman" w:hAnsi="Times New Roman" w:cs="Times New Roman"/>
                <w:kern w:val="0"/>
                <w:sz w:val="20"/>
                <w:szCs w:val="20"/>
                <w:lang w:eastAsia="en-US"/>
              </w:rPr>
            </w:pPr>
          </w:p>
        </w:tc>
        <w:tc>
          <w:tcPr>
            <w:tcW w:w="2641" w:type="dxa"/>
            <w:tcBorders>
              <w:top w:val="nil"/>
              <w:left w:val="nil"/>
              <w:bottom w:val="nil"/>
              <w:right w:val="nil"/>
            </w:tcBorders>
            <w:shd w:val="clear" w:color="auto" w:fill="auto"/>
            <w:noWrap/>
            <w:vAlign w:val="bottom"/>
            <w:hideMark/>
          </w:tcPr>
          <w:p w14:paraId="58A774A9" w14:textId="77777777" w:rsidR="002720B5" w:rsidRPr="002720B5" w:rsidRDefault="002720B5" w:rsidP="002720B5">
            <w:pPr>
              <w:widowControl/>
              <w:jc w:val="left"/>
              <w:rPr>
                <w:ins w:id="487" w:author="Xuesong Zhou" w:date="2023-03-04T15:22:00Z"/>
                <w:rFonts w:ascii="Times New Roman" w:eastAsia="Times New Roman" w:hAnsi="Times New Roman" w:cs="Times New Roman"/>
                <w:kern w:val="0"/>
                <w:sz w:val="20"/>
                <w:szCs w:val="20"/>
                <w:lang w:eastAsia="en-US"/>
              </w:rPr>
            </w:pPr>
          </w:p>
        </w:tc>
        <w:tc>
          <w:tcPr>
            <w:tcW w:w="1412" w:type="dxa"/>
            <w:tcBorders>
              <w:top w:val="nil"/>
              <w:left w:val="nil"/>
              <w:bottom w:val="nil"/>
              <w:right w:val="nil"/>
            </w:tcBorders>
            <w:shd w:val="clear" w:color="auto" w:fill="auto"/>
            <w:noWrap/>
            <w:vAlign w:val="bottom"/>
            <w:hideMark/>
          </w:tcPr>
          <w:p w14:paraId="2B33562E" w14:textId="77777777" w:rsidR="002720B5" w:rsidRPr="002720B5" w:rsidRDefault="002720B5" w:rsidP="002720B5">
            <w:pPr>
              <w:widowControl/>
              <w:jc w:val="left"/>
              <w:rPr>
                <w:ins w:id="488" w:author="Xuesong Zhou" w:date="2023-03-04T15:22:00Z"/>
                <w:rFonts w:ascii="Times New Roman" w:eastAsia="Times New Roman" w:hAnsi="Times New Roman" w:cs="Times New Roman"/>
                <w:kern w:val="0"/>
                <w:sz w:val="20"/>
                <w:szCs w:val="20"/>
                <w:lang w:eastAsia="en-US"/>
              </w:rPr>
            </w:pPr>
          </w:p>
        </w:tc>
        <w:tc>
          <w:tcPr>
            <w:tcW w:w="1412" w:type="dxa"/>
            <w:tcBorders>
              <w:top w:val="nil"/>
              <w:left w:val="nil"/>
              <w:bottom w:val="nil"/>
              <w:right w:val="nil"/>
            </w:tcBorders>
            <w:shd w:val="clear" w:color="auto" w:fill="auto"/>
            <w:noWrap/>
            <w:vAlign w:val="bottom"/>
            <w:hideMark/>
          </w:tcPr>
          <w:p w14:paraId="6B7DF3EE" w14:textId="77777777" w:rsidR="002720B5" w:rsidRPr="002720B5" w:rsidRDefault="002720B5" w:rsidP="002720B5">
            <w:pPr>
              <w:widowControl/>
              <w:jc w:val="left"/>
              <w:rPr>
                <w:ins w:id="489" w:author="Xuesong Zhou" w:date="2023-03-04T15:22:00Z"/>
                <w:rFonts w:ascii="Times New Roman" w:eastAsia="Times New Roman" w:hAnsi="Times New Roman" w:cs="Times New Roman"/>
                <w:kern w:val="0"/>
                <w:sz w:val="20"/>
                <w:szCs w:val="20"/>
                <w:lang w:eastAsia="en-US"/>
              </w:rPr>
            </w:pPr>
          </w:p>
        </w:tc>
      </w:tr>
      <w:tr w:rsidR="002720B5" w:rsidRPr="002720B5" w14:paraId="4FD081B7" w14:textId="77777777" w:rsidTr="002720B5">
        <w:trPr>
          <w:trHeight w:val="288"/>
          <w:ins w:id="490" w:author="Xuesong Zhou" w:date="2023-03-04T15:22:00Z"/>
        </w:trPr>
        <w:tc>
          <w:tcPr>
            <w:tcW w:w="960" w:type="dxa"/>
            <w:tcBorders>
              <w:top w:val="nil"/>
              <w:left w:val="nil"/>
              <w:bottom w:val="nil"/>
              <w:right w:val="nil"/>
            </w:tcBorders>
            <w:shd w:val="clear" w:color="auto" w:fill="auto"/>
            <w:noWrap/>
            <w:vAlign w:val="bottom"/>
            <w:hideMark/>
          </w:tcPr>
          <w:p w14:paraId="63C55F3A" w14:textId="77777777" w:rsidR="002720B5" w:rsidRPr="002720B5" w:rsidRDefault="002720B5" w:rsidP="002720B5">
            <w:pPr>
              <w:widowControl/>
              <w:jc w:val="left"/>
              <w:rPr>
                <w:ins w:id="491" w:author="Xuesong Zhou" w:date="2023-03-04T15:22:00Z"/>
                <w:rFonts w:ascii="Times New Roman" w:eastAsia="Times New Roman" w:hAnsi="Times New Roman" w:cs="Times New Roman"/>
                <w:kern w:val="0"/>
                <w:sz w:val="20"/>
                <w:szCs w:val="20"/>
                <w:lang w:eastAsia="en-US"/>
              </w:rPr>
            </w:pPr>
          </w:p>
        </w:tc>
        <w:tc>
          <w:tcPr>
            <w:tcW w:w="1720" w:type="dxa"/>
            <w:tcBorders>
              <w:top w:val="nil"/>
              <w:left w:val="nil"/>
              <w:bottom w:val="nil"/>
              <w:right w:val="nil"/>
            </w:tcBorders>
            <w:shd w:val="clear" w:color="auto" w:fill="auto"/>
            <w:noWrap/>
            <w:vAlign w:val="bottom"/>
            <w:hideMark/>
          </w:tcPr>
          <w:p w14:paraId="25E32AE9" w14:textId="77777777" w:rsidR="002720B5" w:rsidRPr="002720B5" w:rsidRDefault="002720B5" w:rsidP="002720B5">
            <w:pPr>
              <w:widowControl/>
              <w:jc w:val="left"/>
              <w:rPr>
                <w:ins w:id="492" w:author="Xuesong Zhou" w:date="2023-03-04T15:22:00Z"/>
                <w:rFonts w:ascii="Times New Roman" w:eastAsia="Times New Roman" w:hAnsi="Times New Roman" w:cs="Times New Roman"/>
                <w:kern w:val="0"/>
                <w:sz w:val="20"/>
                <w:szCs w:val="20"/>
                <w:lang w:eastAsia="en-US"/>
              </w:rPr>
            </w:pPr>
          </w:p>
        </w:tc>
        <w:tc>
          <w:tcPr>
            <w:tcW w:w="3820" w:type="dxa"/>
            <w:tcBorders>
              <w:top w:val="nil"/>
              <w:left w:val="nil"/>
              <w:bottom w:val="nil"/>
              <w:right w:val="nil"/>
            </w:tcBorders>
            <w:shd w:val="clear" w:color="auto" w:fill="auto"/>
            <w:noWrap/>
            <w:vAlign w:val="bottom"/>
            <w:hideMark/>
          </w:tcPr>
          <w:p w14:paraId="16F1E345" w14:textId="77777777" w:rsidR="002720B5" w:rsidRPr="002720B5" w:rsidRDefault="002720B5" w:rsidP="002720B5">
            <w:pPr>
              <w:widowControl/>
              <w:jc w:val="left"/>
              <w:rPr>
                <w:ins w:id="493" w:author="Xuesong Zhou" w:date="2023-03-04T15:22:00Z"/>
                <w:rFonts w:ascii="Calibri" w:eastAsia="Times New Roman" w:hAnsi="Calibri" w:cs="Calibri"/>
                <w:color w:val="000000"/>
                <w:kern w:val="0"/>
                <w:sz w:val="22"/>
                <w:lang w:eastAsia="en-US"/>
              </w:rPr>
            </w:pPr>
            <w:ins w:id="494" w:author="Xuesong Zhou" w:date="2023-03-04T15:22:00Z">
              <w:r w:rsidRPr="002720B5">
                <w:rPr>
                  <w:rFonts w:ascii="Calibri" w:eastAsia="Times New Roman" w:hAnsi="Calibri" w:cs="Calibri"/>
                  <w:color w:val="000000"/>
                  <w:kern w:val="0"/>
                  <w:sz w:val="22"/>
                  <w:lang w:eastAsia="en-US"/>
                </w:rPr>
                <w:t>subarea_link_performance.csv</w:t>
              </w:r>
            </w:ins>
          </w:p>
        </w:tc>
        <w:tc>
          <w:tcPr>
            <w:tcW w:w="960" w:type="dxa"/>
            <w:tcBorders>
              <w:top w:val="nil"/>
              <w:left w:val="nil"/>
              <w:bottom w:val="nil"/>
              <w:right w:val="nil"/>
            </w:tcBorders>
            <w:shd w:val="clear" w:color="auto" w:fill="auto"/>
            <w:noWrap/>
            <w:vAlign w:val="bottom"/>
            <w:hideMark/>
          </w:tcPr>
          <w:p w14:paraId="58A89180" w14:textId="77777777" w:rsidR="002720B5" w:rsidRPr="002720B5" w:rsidRDefault="002720B5" w:rsidP="002720B5">
            <w:pPr>
              <w:widowControl/>
              <w:jc w:val="left"/>
              <w:rPr>
                <w:ins w:id="495" w:author="Xuesong Zhou" w:date="2023-03-04T15:22:00Z"/>
                <w:rFonts w:ascii="Calibri" w:eastAsia="Times New Roman" w:hAnsi="Calibri" w:cs="Calibri"/>
                <w:color w:val="000000"/>
                <w:kern w:val="0"/>
                <w:sz w:val="22"/>
                <w:lang w:eastAsia="en-US"/>
              </w:rPr>
            </w:pPr>
          </w:p>
        </w:tc>
        <w:tc>
          <w:tcPr>
            <w:tcW w:w="960" w:type="dxa"/>
            <w:tcBorders>
              <w:top w:val="nil"/>
              <w:left w:val="nil"/>
              <w:bottom w:val="nil"/>
              <w:right w:val="nil"/>
            </w:tcBorders>
            <w:shd w:val="clear" w:color="auto" w:fill="auto"/>
            <w:noWrap/>
            <w:vAlign w:val="bottom"/>
            <w:hideMark/>
          </w:tcPr>
          <w:p w14:paraId="55E2C79F" w14:textId="77777777" w:rsidR="002720B5" w:rsidRPr="002720B5" w:rsidRDefault="002720B5" w:rsidP="002720B5">
            <w:pPr>
              <w:widowControl/>
              <w:jc w:val="left"/>
              <w:rPr>
                <w:ins w:id="496"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7810FCB8" w14:textId="77777777" w:rsidR="002720B5" w:rsidRPr="002720B5" w:rsidRDefault="002720B5" w:rsidP="002720B5">
            <w:pPr>
              <w:widowControl/>
              <w:jc w:val="left"/>
              <w:rPr>
                <w:ins w:id="497"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3EBC1681" w14:textId="77777777" w:rsidR="002720B5" w:rsidRPr="002720B5" w:rsidRDefault="002720B5" w:rsidP="002720B5">
            <w:pPr>
              <w:widowControl/>
              <w:jc w:val="left"/>
              <w:rPr>
                <w:ins w:id="498"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50B82FD9" w14:textId="77777777" w:rsidR="002720B5" w:rsidRPr="002720B5" w:rsidRDefault="002720B5" w:rsidP="002720B5">
            <w:pPr>
              <w:widowControl/>
              <w:jc w:val="left"/>
              <w:rPr>
                <w:ins w:id="499"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451081A1" w14:textId="77777777" w:rsidR="002720B5" w:rsidRPr="002720B5" w:rsidRDefault="002720B5" w:rsidP="002720B5">
            <w:pPr>
              <w:widowControl/>
              <w:jc w:val="left"/>
              <w:rPr>
                <w:ins w:id="500" w:author="Xuesong Zhou" w:date="2023-03-04T15:22:00Z"/>
                <w:rFonts w:ascii="Times New Roman" w:eastAsia="Times New Roman" w:hAnsi="Times New Roman" w:cs="Times New Roman"/>
                <w:kern w:val="0"/>
                <w:sz w:val="20"/>
                <w:szCs w:val="20"/>
                <w:lang w:eastAsia="en-US"/>
              </w:rPr>
            </w:pPr>
          </w:p>
        </w:tc>
        <w:tc>
          <w:tcPr>
            <w:tcW w:w="2641" w:type="dxa"/>
            <w:tcBorders>
              <w:top w:val="nil"/>
              <w:left w:val="nil"/>
              <w:bottom w:val="nil"/>
              <w:right w:val="nil"/>
            </w:tcBorders>
            <w:shd w:val="clear" w:color="auto" w:fill="auto"/>
            <w:noWrap/>
            <w:vAlign w:val="bottom"/>
            <w:hideMark/>
          </w:tcPr>
          <w:p w14:paraId="2549E99D" w14:textId="77777777" w:rsidR="002720B5" w:rsidRPr="002720B5" w:rsidRDefault="002720B5" w:rsidP="002720B5">
            <w:pPr>
              <w:widowControl/>
              <w:jc w:val="left"/>
              <w:rPr>
                <w:ins w:id="501" w:author="Xuesong Zhou" w:date="2023-03-04T15:22:00Z"/>
                <w:rFonts w:ascii="Times New Roman" w:eastAsia="Times New Roman" w:hAnsi="Times New Roman" w:cs="Times New Roman"/>
                <w:kern w:val="0"/>
                <w:sz w:val="20"/>
                <w:szCs w:val="20"/>
                <w:lang w:eastAsia="en-US"/>
              </w:rPr>
            </w:pPr>
          </w:p>
        </w:tc>
        <w:tc>
          <w:tcPr>
            <w:tcW w:w="1412" w:type="dxa"/>
            <w:tcBorders>
              <w:top w:val="nil"/>
              <w:left w:val="nil"/>
              <w:bottom w:val="nil"/>
              <w:right w:val="nil"/>
            </w:tcBorders>
            <w:shd w:val="clear" w:color="auto" w:fill="auto"/>
            <w:noWrap/>
            <w:vAlign w:val="bottom"/>
            <w:hideMark/>
          </w:tcPr>
          <w:p w14:paraId="1F93E3A2" w14:textId="77777777" w:rsidR="002720B5" w:rsidRPr="002720B5" w:rsidRDefault="002720B5" w:rsidP="002720B5">
            <w:pPr>
              <w:widowControl/>
              <w:jc w:val="left"/>
              <w:rPr>
                <w:ins w:id="502" w:author="Xuesong Zhou" w:date="2023-03-04T15:22:00Z"/>
                <w:rFonts w:ascii="Times New Roman" w:eastAsia="Times New Roman" w:hAnsi="Times New Roman" w:cs="Times New Roman"/>
                <w:kern w:val="0"/>
                <w:sz w:val="20"/>
                <w:szCs w:val="20"/>
                <w:lang w:eastAsia="en-US"/>
              </w:rPr>
            </w:pPr>
          </w:p>
        </w:tc>
        <w:tc>
          <w:tcPr>
            <w:tcW w:w="1412" w:type="dxa"/>
            <w:tcBorders>
              <w:top w:val="nil"/>
              <w:left w:val="nil"/>
              <w:bottom w:val="nil"/>
              <w:right w:val="nil"/>
            </w:tcBorders>
            <w:shd w:val="clear" w:color="auto" w:fill="auto"/>
            <w:noWrap/>
            <w:vAlign w:val="bottom"/>
            <w:hideMark/>
          </w:tcPr>
          <w:p w14:paraId="07908F27" w14:textId="77777777" w:rsidR="002720B5" w:rsidRPr="002720B5" w:rsidRDefault="002720B5" w:rsidP="002720B5">
            <w:pPr>
              <w:widowControl/>
              <w:jc w:val="left"/>
              <w:rPr>
                <w:ins w:id="503" w:author="Xuesong Zhou" w:date="2023-03-04T15:22:00Z"/>
                <w:rFonts w:ascii="Times New Roman" w:eastAsia="Times New Roman" w:hAnsi="Times New Roman" w:cs="Times New Roman"/>
                <w:kern w:val="0"/>
                <w:sz w:val="20"/>
                <w:szCs w:val="20"/>
                <w:lang w:eastAsia="en-US"/>
              </w:rPr>
            </w:pPr>
          </w:p>
        </w:tc>
      </w:tr>
      <w:tr w:rsidR="002720B5" w:rsidRPr="002720B5" w14:paraId="37037D3E" w14:textId="77777777" w:rsidTr="002720B5">
        <w:trPr>
          <w:trHeight w:val="288"/>
          <w:ins w:id="504" w:author="Xuesong Zhou" w:date="2023-03-04T15:22:00Z"/>
        </w:trPr>
        <w:tc>
          <w:tcPr>
            <w:tcW w:w="960" w:type="dxa"/>
            <w:tcBorders>
              <w:top w:val="nil"/>
              <w:left w:val="nil"/>
              <w:bottom w:val="nil"/>
              <w:right w:val="nil"/>
            </w:tcBorders>
            <w:shd w:val="clear" w:color="auto" w:fill="auto"/>
            <w:noWrap/>
            <w:vAlign w:val="bottom"/>
            <w:hideMark/>
          </w:tcPr>
          <w:p w14:paraId="0D0D2C50" w14:textId="77777777" w:rsidR="002720B5" w:rsidRPr="002720B5" w:rsidRDefault="002720B5" w:rsidP="002720B5">
            <w:pPr>
              <w:widowControl/>
              <w:jc w:val="left"/>
              <w:rPr>
                <w:ins w:id="505" w:author="Xuesong Zhou" w:date="2023-03-04T15:22:00Z"/>
                <w:rFonts w:ascii="Times New Roman" w:eastAsia="Times New Roman" w:hAnsi="Times New Roman" w:cs="Times New Roman"/>
                <w:kern w:val="0"/>
                <w:sz w:val="20"/>
                <w:szCs w:val="20"/>
                <w:lang w:eastAsia="en-US"/>
              </w:rPr>
            </w:pPr>
          </w:p>
        </w:tc>
        <w:tc>
          <w:tcPr>
            <w:tcW w:w="1720" w:type="dxa"/>
            <w:tcBorders>
              <w:top w:val="nil"/>
              <w:left w:val="nil"/>
              <w:bottom w:val="nil"/>
              <w:right w:val="nil"/>
            </w:tcBorders>
            <w:shd w:val="clear" w:color="auto" w:fill="auto"/>
            <w:noWrap/>
            <w:vAlign w:val="bottom"/>
            <w:hideMark/>
          </w:tcPr>
          <w:p w14:paraId="4D69C2F1" w14:textId="77777777" w:rsidR="002720B5" w:rsidRPr="002720B5" w:rsidRDefault="002720B5" w:rsidP="002720B5">
            <w:pPr>
              <w:widowControl/>
              <w:jc w:val="left"/>
              <w:rPr>
                <w:ins w:id="506" w:author="Xuesong Zhou" w:date="2023-03-04T15:22:00Z"/>
                <w:rFonts w:ascii="Times New Roman" w:eastAsia="Times New Roman" w:hAnsi="Times New Roman" w:cs="Times New Roman"/>
                <w:kern w:val="0"/>
                <w:sz w:val="20"/>
                <w:szCs w:val="20"/>
                <w:lang w:eastAsia="en-US"/>
              </w:rPr>
            </w:pPr>
          </w:p>
        </w:tc>
        <w:tc>
          <w:tcPr>
            <w:tcW w:w="3820" w:type="dxa"/>
            <w:tcBorders>
              <w:top w:val="nil"/>
              <w:left w:val="nil"/>
              <w:bottom w:val="nil"/>
              <w:right w:val="nil"/>
            </w:tcBorders>
            <w:shd w:val="clear" w:color="auto" w:fill="auto"/>
            <w:noWrap/>
            <w:vAlign w:val="bottom"/>
            <w:hideMark/>
          </w:tcPr>
          <w:p w14:paraId="6D687522" w14:textId="77777777" w:rsidR="002720B5" w:rsidRPr="002720B5" w:rsidRDefault="002720B5" w:rsidP="002720B5">
            <w:pPr>
              <w:widowControl/>
              <w:jc w:val="left"/>
              <w:rPr>
                <w:ins w:id="507" w:author="Xuesong Zhou" w:date="2023-03-04T15:22:00Z"/>
                <w:rFonts w:ascii="Calibri" w:eastAsia="Times New Roman" w:hAnsi="Calibri" w:cs="Calibri"/>
                <w:color w:val="000000"/>
                <w:kern w:val="0"/>
                <w:sz w:val="22"/>
                <w:lang w:eastAsia="en-US"/>
              </w:rPr>
            </w:pPr>
            <w:ins w:id="508" w:author="Xuesong Zhou" w:date="2023-03-04T15:22:00Z">
              <w:r w:rsidRPr="002720B5">
                <w:rPr>
                  <w:rFonts w:ascii="Calibri" w:eastAsia="Times New Roman" w:hAnsi="Calibri" w:cs="Calibri"/>
                  <w:color w:val="000000"/>
                  <w:kern w:val="0"/>
                  <w:sz w:val="22"/>
                  <w:lang w:eastAsia="en-US"/>
                </w:rPr>
                <w:t>route_assignment.csv</w:t>
              </w:r>
            </w:ins>
          </w:p>
        </w:tc>
        <w:tc>
          <w:tcPr>
            <w:tcW w:w="2880" w:type="dxa"/>
            <w:gridSpan w:val="3"/>
            <w:tcBorders>
              <w:top w:val="nil"/>
              <w:left w:val="nil"/>
              <w:bottom w:val="nil"/>
              <w:right w:val="nil"/>
            </w:tcBorders>
            <w:shd w:val="clear" w:color="auto" w:fill="auto"/>
            <w:noWrap/>
            <w:vAlign w:val="bottom"/>
            <w:hideMark/>
          </w:tcPr>
          <w:p w14:paraId="5B629488" w14:textId="77777777" w:rsidR="002720B5" w:rsidRPr="002720B5" w:rsidRDefault="002720B5" w:rsidP="002720B5">
            <w:pPr>
              <w:widowControl/>
              <w:jc w:val="left"/>
              <w:rPr>
                <w:ins w:id="509" w:author="Xuesong Zhou" w:date="2023-03-04T15:22:00Z"/>
                <w:rFonts w:ascii="Calibri" w:eastAsia="Times New Roman" w:hAnsi="Calibri" w:cs="Calibri"/>
                <w:color w:val="000000"/>
                <w:kern w:val="0"/>
                <w:sz w:val="22"/>
                <w:lang w:eastAsia="en-US"/>
              </w:rPr>
            </w:pPr>
            <w:ins w:id="510" w:author="Xuesong Zhou" w:date="2023-03-04T15:22:00Z">
              <w:r w:rsidRPr="002720B5">
                <w:rPr>
                  <w:rFonts w:ascii="Calibri" w:eastAsia="Times New Roman" w:hAnsi="Calibri" w:cs="Calibri"/>
                  <w:color w:val="000000"/>
                  <w:kern w:val="0"/>
                  <w:sz w:val="22"/>
                  <w:lang w:eastAsia="en-US"/>
                </w:rPr>
                <w:t>&gt; the base of route.csv</w:t>
              </w:r>
            </w:ins>
          </w:p>
        </w:tc>
        <w:tc>
          <w:tcPr>
            <w:tcW w:w="960" w:type="dxa"/>
            <w:tcBorders>
              <w:top w:val="nil"/>
              <w:left w:val="nil"/>
              <w:bottom w:val="nil"/>
              <w:right w:val="nil"/>
            </w:tcBorders>
            <w:shd w:val="clear" w:color="auto" w:fill="auto"/>
            <w:noWrap/>
            <w:vAlign w:val="bottom"/>
            <w:hideMark/>
          </w:tcPr>
          <w:p w14:paraId="6FE916EC" w14:textId="77777777" w:rsidR="002720B5" w:rsidRPr="002720B5" w:rsidRDefault="002720B5" w:rsidP="002720B5">
            <w:pPr>
              <w:widowControl/>
              <w:jc w:val="left"/>
              <w:rPr>
                <w:ins w:id="511" w:author="Xuesong Zhou" w:date="2023-03-04T15:22:00Z"/>
                <w:rFonts w:ascii="Calibri" w:eastAsia="Times New Roman" w:hAnsi="Calibri" w:cs="Calibri"/>
                <w:color w:val="000000"/>
                <w:kern w:val="0"/>
                <w:sz w:val="22"/>
                <w:lang w:eastAsia="en-US"/>
              </w:rPr>
            </w:pPr>
          </w:p>
        </w:tc>
        <w:tc>
          <w:tcPr>
            <w:tcW w:w="960" w:type="dxa"/>
            <w:tcBorders>
              <w:top w:val="nil"/>
              <w:left w:val="nil"/>
              <w:bottom w:val="nil"/>
              <w:right w:val="nil"/>
            </w:tcBorders>
            <w:shd w:val="clear" w:color="auto" w:fill="auto"/>
            <w:noWrap/>
            <w:vAlign w:val="bottom"/>
            <w:hideMark/>
          </w:tcPr>
          <w:p w14:paraId="5C213CB1" w14:textId="77777777" w:rsidR="002720B5" w:rsidRPr="002720B5" w:rsidRDefault="002720B5" w:rsidP="002720B5">
            <w:pPr>
              <w:widowControl/>
              <w:jc w:val="left"/>
              <w:rPr>
                <w:ins w:id="512"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02222DF1" w14:textId="77777777" w:rsidR="002720B5" w:rsidRPr="002720B5" w:rsidRDefault="002720B5" w:rsidP="002720B5">
            <w:pPr>
              <w:widowControl/>
              <w:jc w:val="left"/>
              <w:rPr>
                <w:ins w:id="513" w:author="Xuesong Zhou" w:date="2023-03-04T15:22:00Z"/>
                <w:rFonts w:ascii="Times New Roman" w:eastAsia="Times New Roman" w:hAnsi="Times New Roman" w:cs="Times New Roman"/>
                <w:kern w:val="0"/>
                <w:sz w:val="20"/>
                <w:szCs w:val="20"/>
                <w:lang w:eastAsia="en-US"/>
              </w:rPr>
            </w:pPr>
          </w:p>
        </w:tc>
        <w:tc>
          <w:tcPr>
            <w:tcW w:w="2641" w:type="dxa"/>
            <w:tcBorders>
              <w:top w:val="nil"/>
              <w:left w:val="nil"/>
              <w:bottom w:val="nil"/>
              <w:right w:val="nil"/>
            </w:tcBorders>
            <w:shd w:val="clear" w:color="auto" w:fill="auto"/>
            <w:noWrap/>
            <w:vAlign w:val="bottom"/>
            <w:hideMark/>
          </w:tcPr>
          <w:p w14:paraId="74492FA5" w14:textId="77777777" w:rsidR="002720B5" w:rsidRPr="002720B5" w:rsidRDefault="002720B5" w:rsidP="002720B5">
            <w:pPr>
              <w:widowControl/>
              <w:jc w:val="left"/>
              <w:rPr>
                <w:ins w:id="514" w:author="Xuesong Zhou" w:date="2023-03-04T15:22:00Z"/>
                <w:rFonts w:ascii="Times New Roman" w:eastAsia="Times New Roman" w:hAnsi="Times New Roman" w:cs="Times New Roman"/>
                <w:kern w:val="0"/>
                <w:sz w:val="20"/>
                <w:szCs w:val="20"/>
                <w:lang w:eastAsia="en-US"/>
              </w:rPr>
            </w:pPr>
          </w:p>
        </w:tc>
        <w:tc>
          <w:tcPr>
            <w:tcW w:w="1412" w:type="dxa"/>
            <w:tcBorders>
              <w:top w:val="nil"/>
              <w:left w:val="nil"/>
              <w:bottom w:val="nil"/>
              <w:right w:val="nil"/>
            </w:tcBorders>
            <w:shd w:val="clear" w:color="auto" w:fill="auto"/>
            <w:noWrap/>
            <w:vAlign w:val="bottom"/>
            <w:hideMark/>
          </w:tcPr>
          <w:p w14:paraId="36B5B685" w14:textId="77777777" w:rsidR="002720B5" w:rsidRPr="002720B5" w:rsidRDefault="002720B5" w:rsidP="002720B5">
            <w:pPr>
              <w:widowControl/>
              <w:jc w:val="left"/>
              <w:rPr>
                <w:ins w:id="515" w:author="Xuesong Zhou" w:date="2023-03-04T15:22:00Z"/>
                <w:rFonts w:ascii="Times New Roman" w:eastAsia="Times New Roman" w:hAnsi="Times New Roman" w:cs="Times New Roman"/>
                <w:kern w:val="0"/>
                <w:sz w:val="20"/>
                <w:szCs w:val="20"/>
                <w:lang w:eastAsia="en-US"/>
              </w:rPr>
            </w:pPr>
          </w:p>
        </w:tc>
        <w:tc>
          <w:tcPr>
            <w:tcW w:w="1412" w:type="dxa"/>
            <w:tcBorders>
              <w:top w:val="nil"/>
              <w:left w:val="nil"/>
              <w:bottom w:val="nil"/>
              <w:right w:val="nil"/>
            </w:tcBorders>
            <w:shd w:val="clear" w:color="auto" w:fill="auto"/>
            <w:noWrap/>
            <w:vAlign w:val="bottom"/>
            <w:hideMark/>
          </w:tcPr>
          <w:p w14:paraId="7427D42B" w14:textId="77777777" w:rsidR="002720B5" w:rsidRPr="002720B5" w:rsidRDefault="002720B5" w:rsidP="002720B5">
            <w:pPr>
              <w:widowControl/>
              <w:jc w:val="left"/>
              <w:rPr>
                <w:ins w:id="516" w:author="Xuesong Zhou" w:date="2023-03-04T15:22:00Z"/>
                <w:rFonts w:ascii="Times New Roman" w:eastAsia="Times New Roman" w:hAnsi="Times New Roman" w:cs="Times New Roman"/>
                <w:kern w:val="0"/>
                <w:sz w:val="20"/>
                <w:szCs w:val="20"/>
                <w:lang w:eastAsia="en-US"/>
              </w:rPr>
            </w:pPr>
          </w:p>
        </w:tc>
      </w:tr>
      <w:tr w:rsidR="002720B5" w:rsidRPr="002720B5" w14:paraId="1A675A16" w14:textId="77777777" w:rsidTr="002720B5">
        <w:trPr>
          <w:trHeight w:val="288"/>
          <w:ins w:id="517" w:author="Xuesong Zhou" w:date="2023-03-04T15:22:00Z"/>
        </w:trPr>
        <w:tc>
          <w:tcPr>
            <w:tcW w:w="960" w:type="dxa"/>
            <w:tcBorders>
              <w:top w:val="nil"/>
              <w:left w:val="nil"/>
              <w:bottom w:val="nil"/>
              <w:right w:val="nil"/>
            </w:tcBorders>
            <w:shd w:val="clear" w:color="auto" w:fill="auto"/>
            <w:noWrap/>
            <w:vAlign w:val="bottom"/>
            <w:hideMark/>
          </w:tcPr>
          <w:p w14:paraId="1BE884AC" w14:textId="77777777" w:rsidR="002720B5" w:rsidRPr="002720B5" w:rsidRDefault="002720B5" w:rsidP="002720B5">
            <w:pPr>
              <w:widowControl/>
              <w:jc w:val="left"/>
              <w:rPr>
                <w:ins w:id="518" w:author="Xuesong Zhou" w:date="2023-03-04T15:22:00Z"/>
                <w:rFonts w:ascii="Times New Roman" w:eastAsia="Times New Roman" w:hAnsi="Times New Roman" w:cs="Times New Roman"/>
                <w:kern w:val="0"/>
                <w:sz w:val="20"/>
                <w:szCs w:val="20"/>
                <w:lang w:eastAsia="en-US"/>
              </w:rPr>
            </w:pPr>
          </w:p>
        </w:tc>
        <w:tc>
          <w:tcPr>
            <w:tcW w:w="1720" w:type="dxa"/>
            <w:tcBorders>
              <w:top w:val="nil"/>
              <w:left w:val="nil"/>
              <w:bottom w:val="nil"/>
              <w:right w:val="nil"/>
            </w:tcBorders>
            <w:shd w:val="clear" w:color="auto" w:fill="auto"/>
            <w:noWrap/>
            <w:vAlign w:val="bottom"/>
            <w:hideMark/>
          </w:tcPr>
          <w:p w14:paraId="42368976" w14:textId="77777777" w:rsidR="002720B5" w:rsidRPr="002720B5" w:rsidRDefault="002720B5" w:rsidP="002720B5">
            <w:pPr>
              <w:widowControl/>
              <w:jc w:val="left"/>
              <w:rPr>
                <w:ins w:id="519" w:author="Xuesong Zhou" w:date="2023-03-04T15:22:00Z"/>
                <w:rFonts w:ascii="Times New Roman" w:eastAsia="Times New Roman" w:hAnsi="Times New Roman" w:cs="Times New Roman"/>
                <w:kern w:val="0"/>
                <w:sz w:val="20"/>
                <w:szCs w:val="20"/>
                <w:lang w:eastAsia="en-US"/>
              </w:rPr>
            </w:pPr>
          </w:p>
        </w:tc>
        <w:tc>
          <w:tcPr>
            <w:tcW w:w="3820" w:type="dxa"/>
            <w:tcBorders>
              <w:top w:val="nil"/>
              <w:left w:val="nil"/>
              <w:bottom w:val="nil"/>
              <w:right w:val="nil"/>
            </w:tcBorders>
            <w:shd w:val="clear" w:color="auto" w:fill="auto"/>
            <w:noWrap/>
            <w:vAlign w:val="bottom"/>
            <w:hideMark/>
          </w:tcPr>
          <w:p w14:paraId="41443894" w14:textId="77777777" w:rsidR="002720B5" w:rsidRPr="002720B5" w:rsidRDefault="002720B5" w:rsidP="002720B5">
            <w:pPr>
              <w:widowControl/>
              <w:jc w:val="left"/>
              <w:rPr>
                <w:ins w:id="520"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713B4EE5" w14:textId="77777777" w:rsidR="002720B5" w:rsidRPr="002720B5" w:rsidRDefault="002720B5" w:rsidP="002720B5">
            <w:pPr>
              <w:widowControl/>
              <w:jc w:val="left"/>
              <w:rPr>
                <w:ins w:id="521"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0B4E8BD3" w14:textId="77777777" w:rsidR="002720B5" w:rsidRPr="002720B5" w:rsidRDefault="002720B5" w:rsidP="002720B5">
            <w:pPr>
              <w:widowControl/>
              <w:jc w:val="left"/>
              <w:rPr>
                <w:ins w:id="522"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5F56CF07" w14:textId="77777777" w:rsidR="002720B5" w:rsidRPr="002720B5" w:rsidRDefault="002720B5" w:rsidP="002720B5">
            <w:pPr>
              <w:widowControl/>
              <w:jc w:val="left"/>
              <w:rPr>
                <w:ins w:id="523"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20513449" w14:textId="77777777" w:rsidR="002720B5" w:rsidRPr="002720B5" w:rsidRDefault="002720B5" w:rsidP="002720B5">
            <w:pPr>
              <w:widowControl/>
              <w:jc w:val="left"/>
              <w:rPr>
                <w:ins w:id="524"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664F87D8" w14:textId="77777777" w:rsidR="002720B5" w:rsidRPr="002720B5" w:rsidRDefault="002720B5" w:rsidP="002720B5">
            <w:pPr>
              <w:widowControl/>
              <w:jc w:val="left"/>
              <w:rPr>
                <w:ins w:id="525"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141B5392" w14:textId="77777777" w:rsidR="002720B5" w:rsidRPr="002720B5" w:rsidRDefault="002720B5" w:rsidP="002720B5">
            <w:pPr>
              <w:widowControl/>
              <w:jc w:val="left"/>
              <w:rPr>
                <w:ins w:id="526" w:author="Xuesong Zhou" w:date="2023-03-04T15:22:00Z"/>
                <w:rFonts w:ascii="Times New Roman" w:eastAsia="Times New Roman" w:hAnsi="Times New Roman" w:cs="Times New Roman"/>
                <w:kern w:val="0"/>
                <w:sz w:val="20"/>
                <w:szCs w:val="20"/>
                <w:lang w:eastAsia="en-US"/>
              </w:rPr>
            </w:pPr>
          </w:p>
        </w:tc>
        <w:tc>
          <w:tcPr>
            <w:tcW w:w="2641" w:type="dxa"/>
            <w:tcBorders>
              <w:top w:val="nil"/>
              <w:left w:val="nil"/>
              <w:bottom w:val="nil"/>
              <w:right w:val="nil"/>
            </w:tcBorders>
            <w:shd w:val="clear" w:color="auto" w:fill="auto"/>
            <w:noWrap/>
            <w:vAlign w:val="bottom"/>
            <w:hideMark/>
          </w:tcPr>
          <w:p w14:paraId="7761C34E" w14:textId="77777777" w:rsidR="002720B5" w:rsidRPr="002720B5" w:rsidRDefault="002720B5" w:rsidP="002720B5">
            <w:pPr>
              <w:widowControl/>
              <w:jc w:val="left"/>
              <w:rPr>
                <w:ins w:id="527" w:author="Xuesong Zhou" w:date="2023-03-04T15:22:00Z"/>
                <w:rFonts w:ascii="Times New Roman" w:eastAsia="Times New Roman" w:hAnsi="Times New Roman" w:cs="Times New Roman"/>
                <w:kern w:val="0"/>
                <w:sz w:val="20"/>
                <w:szCs w:val="20"/>
                <w:lang w:eastAsia="en-US"/>
              </w:rPr>
            </w:pPr>
          </w:p>
        </w:tc>
        <w:tc>
          <w:tcPr>
            <w:tcW w:w="1412" w:type="dxa"/>
            <w:tcBorders>
              <w:top w:val="nil"/>
              <w:left w:val="nil"/>
              <w:bottom w:val="nil"/>
              <w:right w:val="nil"/>
            </w:tcBorders>
            <w:shd w:val="clear" w:color="auto" w:fill="auto"/>
            <w:noWrap/>
            <w:vAlign w:val="bottom"/>
            <w:hideMark/>
          </w:tcPr>
          <w:p w14:paraId="7C8E7B2C" w14:textId="77777777" w:rsidR="002720B5" w:rsidRPr="002720B5" w:rsidRDefault="002720B5" w:rsidP="002720B5">
            <w:pPr>
              <w:widowControl/>
              <w:jc w:val="left"/>
              <w:rPr>
                <w:ins w:id="528" w:author="Xuesong Zhou" w:date="2023-03-04T15:22:00Z"/>
                <w:rFonts w:ascii="Times New Roman" w:eastAsia="Times New Roman" w:hAnsi="Times New Roman" w:cs="Times New Roman"/>
                <w:kern w:val="0"/>
                <w:sz w:val="20"/>
                <w:szCs w:val="20"/>
                <w:lang w:eastAsia="en-US"/>
              </w:rPr>
            </w:pPr>
          </w:p>
        </w:tc>
        <w:tc>
          <w:tcPr>
            <w:tcW w:w="1412" w:type="dxa"/>
            <w:tcBorders>
              <w:top w:val="nil"/>
              <w:left w:val="nil"/>
              <w:bottom w:val="nil"/>
              <w:right w:val="nil"/>
            </w:tcBorders>
            <w:shd w:val="clear" w:color="auto" w:fill="auto"/>
            <w:noWrap/>
            <w:vAlign w:val="bottom"/>
            <w:hideMark/>
          </w:tcPr>
          <w:p w14:paraId="0118404C" w14:textId="77777777" w:rsidR="002720B5" w:rsidRPr="002720B5" w:rsidRDefault="002720B5" w:rsidP="002720B5">
            <w:pPr>
              <w:widowControl/>
              <w:jc w:val="left"/>
              <w:rPr>
                <w:ins w:id="529" w:author="Xuesong Zhou" w:date="2023-03-04T15:22:00Z"/>
                <w:rFonts w:ascii="Times New Roman" w:eastAsia="Times New Roman" w:hAnsi="Times New Roman" w:cs="Times New Roman"/>
                <w:kern w:val="0"/>
                <w:sz w:val="20"/>
                <w:szCs w:val="20"/>
                <w:lang w:eastAsia="en-US"/>
              </w:rPr>
            </w:pPr>
          </w:p>
        </w:tc>
      </w:tr>
      <w:tr w:rsidR="002720B5" w:rsidRPr="002720B5" w14:paraId="3F726919" w14:textId="77777777" w:rsidTr="002720B5">
        <w:trPr>
          <w:trHeight w:val="288"/>
          <w:ins w:id="530" w:author="Xuesong Zhou" w:date="2023-03-04T15:22:00Z"/>
        </w:trPr>
        <w:tc>
          <w:tcPr>
            <w:tcW w:w="960" w:type="dxa"/>
            <w:tcBorders>
              <w:top w:val="nil"/>
              <w:left w:val="nil"/>
              <w:bottom w:val="nil"/>
              <w:right w:val="nil"/>
            </w:tcBorders>
            <w:shd w:val="clear" w:color="auto" w:fill="auto"/>
            <w:noWrap/>
            <w:vAlign w:val="bottom"/>
            <w:hideMark/>
          </w:tcPr>
          <w:p w14:paraId="09F7B37F" w14:textId="77777777" w:rsidR="002720B5" w:rsidRPr="002720B5" w:rsidRDefault="002720B5" w:rsidP="002720B5">
            <w:pPr>
              <w:widowControl/>
              <w:jc w:val="left"/>
              <w:rPr>
                <w:ins w:id="531" w:author="Xuesong Zhou" w:date="2023-03-04T15:22:00Z"/>
                <w:rFonts w:ascii="Times New Roman" w:eastAsia="Times New Roman" w:hAnsi="Times New Roman" w:cs="Times New Roman"/>
                <w:kern w:val="0"/>
                <w:sz w:val="20"/>
                <w:szCs w:val="20"/>
                <w:lang w:eastAsia="en-US"/>
              </w:rPr>
            </w:pPr>
          </w:p>
        </w:tc>
        <w:tc>
          <w:tcPr>
            <w:tcW w:w="1720" w:type="dxa"/>
            <w:tcBorders>
              <w:top w:val="nil"/>
              <w:left w:val="nil"/>
              <w:bottom w:val="nil"/>
              <w:right w:val="nil"/>
            </w:tcBorders>
            <w:shd w:val="clear" w:color="auto" w:fill="auto"/>
            <w:noWrap/>
            <w:vAlign w:val="bottom"/>
            <w:hideMark/>
          </w:tcPr>
          <w:p w14:paraId="7EADC246" w14:textId="77777777" w:rsidR="002720B5" w:rsidRPr="002720B5" w:rsidRDefault="002720B5" w:rsidP="002720B5">
            <w:pPr>
              <w:widowControl/>
              <w:jc w:val="left"/>
              <w:rPr>
                <w:ins w:id="532" w:author="Xuesong Zhou" w:date="2023-03-04T15:22:00Z"/>
                <w:rFonts w:ascii="Times New Roman" w:eastAsia="Times New Roman" w:hAnsi="Times New Roman" w:cs="Times New Roman"/>
                <w:kern w:val="0"/>
                <w:sz w:val="20"/>
                <w:szCs w:val="20"/>
                <w:lang w:eastAsia="en-US"/>
              </w:rPr>
            </w:pPr>
          </w:p>
        </w:tc>
        <w:tc>
          <w:tcPr>
            <w:tcW w:w="3820" w:type="dxa"/>
            <w:tcBorders>
              <w:top w:val="nil"/>
              <w:left w:val="nil"/>
              <w:bottom w:val="nil"/>
              <w:right w:val="nil"/>
            </w:tcBorders>
            <w:shd w:val="clear" w:color="auto" w:fill="auto"/>
            <w:noWrap/>
            <w:vAlign w:val="bottom"/>
            <w:hideMark/>
          </w:tcPr>
          <w:p w14:paraId="6B02E349" w14:textId="77777777" w:rsidR="002720B5" w:rsidRPr="002720B5" w:rsidRDefault="002720B5" w:rsidP="002720B5">
            <w:pPr>
              <w:widowControl/>
              <w:jc w:val="left"/>
              <w:rPr>
                <w:ins w:id="533"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68D666AC" w14:textId="77777777" w:rsidR="002720B5" w:rsidRPr="002720B5" w:rsidRDefault="002720B5" w:rsidP="002720B5">
            <w:pPr>
              <w:widowControl/>
              <w:jc w:val="left"/>
              <w:rPr>
                <w:ins w:id="534"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042DB7C5" w14:textId="77777777" w:rsidR="002720B5" w:rsidRPr="002720B5" w:rsidRDefault="002720B5" w:rsidP="002720B5">
            <w:pPr>
              <w:widowControl/>
              <w:jc w:val="left"/>
              <w:rPr>
                <w:ins w:id="535"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68EFA787" w14:textId="77777777" w:rsidR="002720B5" w:rsidRPr="002720B5" w:rsidRDefault="002720B5" w:rsidP="002720B5">
            <w:pPr>
              <w:widowControl/>
              <w:jc w:val="left"/>
              <w:rPr>
                <w:ins w:id="536"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4CFAD144" w14:textId="77777777" w:rsidR="002720B5" w:rsidRPr="002720B5" w:rsidRDefault="002720B5" w:rsidP="002720B5">
            <w:pPr>
              <w:widowControl/>
              <w:jc w:val="left"/>
              <w:rPr>
                <w:ins w:id="537"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4D3AF4C5" w14:textId="77777777" w:rsidR="002720B5" w:rsidRPr="002720B5" w:rsidRDefault="002720B5" w:rsidP="002720B5">
            <w:pPr>
              <w:widowControl/>
              <w:jc w:val="left"/>
              <w:rPr>
                <w:ins w:id="538"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69CD05F3" w14:textId="77777777" w:rsidR="002720B5" w:rsidRPr="002720B5" w:rsidRDefault="002720B5" w:rsidP="002720B5">
            <w:pPr>
              <w:widowControl/>
              <w:jc w:val="left"/>
              <w:rPr>
                <w:ins w:id="539" w:author="Xuesong Zhou" w:date="2023-03-04T15:22:00Z"/>
                <w:rFonts w:ascii="Times New Roman" w:eastAsia="Times New Roman" w:hAnsi="Times New Roman" w:cs="Times New Roman"/>
                <w:kern w:val="0"/>
                <w:sz w:val="20"/>
                <w:szCs w:val="20"/>
                <w:lang w:eastAsia="en-US"/>
              </w:rPr>
            </w:pPr>
          </w:p>
        </w:tc>
        <w:tc>
          <w:tcPr>
            <w:tcW w:w="2641" w:type="dxa"/>
            <w:tcBorders>
              <w:top w:val="nil"/>
              <w:left w:val="nil"/>
              <w:bottom w:val="nil"/>
              <w:right w:val="nil"/>
            </w:tcBorders>
            <w:shd w:val="clear" w:color="auto" w:fill="auto"/>
            <w:noWrap/>
            <w:vAlign w:val="bottom"/>
            <w:hideMark/>
          </w:tcPr>
          <w:p w14:paraId="796A3A0E" w14:textId="77777777" w:rsidR="002720B5" w:rsidRPr="002720B5" w:rsidRDefault="002720B5" w:rsidP="002720B5">
            <w:pPr>
              <w:widowControl/>
              <w:jc w:val="left"/>
              <w:rPr>
                <w:ins w:id="540" w:author="Xuesong Zhou" w:date="2023-03-04T15:22:00Z"/>
                <w:rFonts w:ascii="Times New Roman" w:eastAsia="Times New Roman" w:hAnsi="Times New Roman" w:cs="Times New Roman"/>
                <w:kern w:val="0"/>
                <w:sz w:val="20"/>
                <w:szCs w:val="20"/>
                <w:lang w:eastAsia="en-US"/>
              </w:rPr>
            </w:pPr>
          </w:p>
        </w:tc>
        <w:tc>
          <w:tcPr>
            <w:tcW w:w="1412" w:type="dxa"/>
            <w:tcBorders>
              <w:top w:val="nil"/>
              <w:left w:val="nil"/>
              <w:bottom w:val="nil"/>
              <w:right w:val="nil"/>
            </w:tcBorders>
            <w:shd w:val="clear" w:color="auto" w:fill="auto"/>
            <w:noWrap/>
            <w:vAlign w:val="bottom"/>
            <w:hideMark/>
          </w:tcPr>
          <w:p w14:paraId="7B4211CF" w14:textId="77777777" w:rsidR="002720B5" w:rsidRPr="002720B5" w:rsidRDefault="002720B5" w:rsidP="002720B5">
            <w:pPr>
              <w:widowControl/>
              <w:jc w:val="left"/>
              <w:rPr>
                <w:ins w:id="541" w:author="Xuesong Zhou" w:date="2023-03-04T15:22:00Z"/>
                <w:rFonts w:ascii="Times New Roman" w:eastAsia="Times New Roman" w:hAnsi="Times New Roman" w:cs="Times New Roman"/>
                <w:kern w:val="0"/>
                <w:sz w:val="20"/>
                <w:szCs w:val="20"/>
                <w:lang w:eastAsia="en-US"/>
              </w:rPr>
            </w:pPr>
          </w:p>
        </w:tc>
        <w:tc>
          <w:tcPr>
            <w:tcW w:w="1412" w:type="dxa"/>
            <w:tcBorders>
              <w:top w:val="nil"/>
              <w:left w:val="nil"/>
              <w:bottom w:val="nil"/>
              <w:right w:val="nil"/>
            </w:tcBorders>
            <w:shd w:val="clear" w:color="auto" w:fill="auto"/>
            <w:noWrap/>
            <w:vAlign w:val="bottom"/>
            <w:hideMark/>
          </w:tcPr>
          <w:p w14:paraId="30B2339A" w14:textId="77777777" w:rsidR="002720B5" w:rsidRPr="002720B5" w:rsidRDefault="002720B5" w:rsidP="002720B5">
            <w:pPr>
              <w:widowControl/>
              <w:jc w:val="left"/>
              <w:rPr>
                <w:ins w:id="542" w:author="Xuesong Zhou" w:date="2023-03-04T15:22:00Z"/>
                <w:rFonts w:ascii="Times New Roman" w:eastAsia="Times New Roman" w:hAnsi="Times New Roman" w:cs="Times New Roman"/>
                <w:kern w:val="0"/>
                <w:sz w:val="20"/>
                <w:szCs w:val="20"/>
                <w:lang w:eastAsia="en-US"/>
              </w:rPr>
            </w:pPr>
          </w:p>
        </w:tc>
      </w:tr>
      <w:tr w:rsidR="002720B5" w:rsidRPr="002720B5" w14:paraId="095261CB" w14:textId="77777777" w:rsidTr="002720B5">
        <w:trPr>
          <w:trHeight w:val="288"/>
          <w:ins w:id="543" w:author="Xuesong Zhou" w:date="2023-03-04T15:22:00Z"/>
        </w:trPr>
        <w:tc>
          <w:tcPr>
            <w:tcW w:w="960" w:type="dxa"/>
            <w:tcBorders>
              <w:top w:val="nil"/>
              <w:left w:val="nil"/>
              <w:bottom w:val="nil"/>
              <w:right w:val="nil"/>
            </w:tcBorders>
            <w:shd w:val="clear" w:color="auto" w:fill="auto"/>
            <w:noWrap/>
            <w:vAlign w:val="bottom"/>
            <w:hideMark/>
          </w:tcPr>
          <w:p w14:paraId="2336A8DE" w14:textId="77777777" w:rsidR="002720B5" w:rsidRPr="002720B5" w:rsidRDefault="002720B5" w:rsidP="002720B5">
            <w:pPr>
              <w:widowControl/>
              <w:jc w:val="left"/>
              <w:rPr>
                <w:ins w:id="544" w:author="Xuesong Zhou" w:date="2023-03-04T15:22:00Z"/>
                <w:rFonts w:ascii="Times New Roman" w:eastAsia="Times New Roman" w:hAnsi="Times New Roman" w:cs="Times New Roman"/>
                <w:kern w:val="0"/>
                <w:sz w:val="20"/>
                <w:szCs w:val="20"/>
                <w:lang w:eastAsia="en-US"/>
              </w:rPr>
            </w:pPr>
          </w:p>
        </w:tc>
        <w:tc>
          <w:tcPr>
            <w:tcW w:w="1720" w:type="dxa"/>
            <w:tcBorders>
              <w:top w:val="nil"/>
              <w:left w:val="nil"/>
              <w:bottom w:val="nil"/>
              <w:right w:val="nil"/>
            </w:tcBorders>
            <w:shd w:val="clear" w:color="auto" w:fill="auto"/>
            <w:noWrap/>
            <w:vAlign w:val="bottom"/>
            <w:hideMark/>
          </w:tcPr>
          <w:p w14:paraId="02F91CC0" w14:textId="77777777" w:rsidR="002720B5" w:rsidRPr="002720B5" w:rsidRDefault="002720B5" w:rsidP="002720B5">
            <w:pPr>
              <w:widowControl/>
              <w:jc w:val="left"/>
              <w:rPr>
                <w:ins w:id="545" w:author="Xuesong Zhou" w:date="2023-03-04T15:22:00Z"/>
                <w:rFonts w:ascii="Times New Roman" w:eastAsia="Times New Roman" w:hAnsi="Times New Roman" w:cs="Times New Roman"/>
                <w:kern w:val="0"/>
                <w:sz w:val="20"/>
                <w:szCs w:val="20"/>
                <w:lang w:eastAsia="en-US"/>
              </w:rPr>
            </w:pPr>
          </w:p>
        </w:tc>
        <w:tc>
          <w:tcPr>
            <w:tcW w:w="3820" w:type="dxa"/>
            <w:tcBorders>
              <w:top w:val="nil"/>
              <w:left w:val="nil"/>
              <w:bottom w:val="nil"/>
              <w:right w:val="nil"/>
            </w:tcBorders>
            <w:shd w:val="clear" w:color="auto" w:fill="auto"/>
            <w:noWrap/>
            <w:vAlign w:val="bottom"/>
            <w:hideMark/>
          </w:tcPr>
          <w:p w14:paraId="29D0ABE5" w14:textId="77777777" w:rsidR="002720B5" w:rsidRPr="002720B5" w:rsidRDefault="002720B5" w:rsidP="002720B5">
            <w:pPr>
              <w:widowControl/>
              <w:jc w:val="left"/>
              <w:rPr>
                <w:ins w:id="546"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455F483C" w14:textId="77777777" w:rsidR="002720B5" w:rsidRPr="002720B5" w:rsidRDefault="002720B5" w:rsidP="002720B5">
            <w:pPr>
              <w:widowControl/>
              <w:jc w:val="left"/>
              <w:rPr>
                <w:ins w:id="547"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736300AF" w14:textId="77777777" w:rsidR="002720B5" w:rsidRPr="002720B5" w:rsidRDefault="002720B5" w:rsidP="002720B5">
            <w:pPr>
              <w:widowControl/>
              <w:jc w:val="left"/>
              <w:rPr>
                <w:ins w:id="548"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381E2014" w14:textId="77777777" w:rsidR="002720B5" w:rsidRPr="002720B5" w:rsidRDefault="002720B5" w:rsidP="002720B5">
            <w:pPr>
              <w:widowControl/>
              <w:jc w:val="left"/>
              <w:rPr>
                <w:ins w:id="549"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76C16552" w14:textId="77777777" w:rsidR="002720B5" w:rsidRPr="002720B5" w:rsidRDefault="002720B5" w:rsidP="002720B5">
            <w:pPr>
              <w:widowControl/>
              <w:jc w:val="left"/>
              <w:rPr>
                <w:ins w:id="550"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7458F49F" w14:textId="77777777" w:rsidR="002720B5" w:rsidRPr="002720B5" w:rsidRDefault="002720B5" w:rsidP="002720B5">
            <w:pPr>
              <w:widowControl/>
              <w:jc w:val="left"/>
              <w:rPr>
                <w:ins w:id="551" w:author="Xuesong Zhou" w:date="2023-03-04T15:22:00Z"/>
                <w:rFonts w:ascii="Times New Roman" w:eastAsia="Times New Roman" w:hAnsi="Times New Roman" w:cs="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14:paraId="13AD5F17" w14:textId="77777777" w:rsidR="002720B5" w:rsidRPr="002720B5" w:rsidRDefault="002720B5" w:rsidP="002720B5">
            <w:pPr>
              <w:widowControl/>
              <w:jc w:val="left"/>
              <w:rPr>
                <w:ins w:id="552" w:author="Xuesong Zhou" w:date="2023-03-04T15:22:00Z"/>
                <w:rFonts w:ascii="Times New Roman" w:eastAsia="Times New Roman" w:hAnsi="Times New Roman" w:cs="Times New Roman"/>
                <w:kern w:val="0"/>
                <w:sz w:val="20"/>
                <w:szCs w:val="20"/>
                <w:lang w:eastAsia="en-US"/>
              </w:rPr>
            </w:pPr>
          </w:p>
        </w:tc>
        <w:tc>
          <w:tcPr>
            <w:tcW w:w="2641" w:type="dxa"/>
            <w:tcBorders>
              <w:top w:val="nil"/>
              <w:left w:val="nil"/>
              <w:bottom w:val="nil"/>
              <w:right w:val="nil"/>
            </w:tcBorders>
            <w:shd w:val="clear" w:color="auto" w:fill="auto"/>
            <w:noWrap/>
            <w:vAlign w:val="bottom"/>
            <w:hideMark/>
          </w:tcPr>
          <w:p w14:paraId="7D25BB69" w14:textId="77777777" w:rsidR="002720B5" w:rsidRPr="002720B5" w:rsidRDefault="002720B5" w:rsidP="002720B5">
            <w:pPr>
              <w:widowControl/>
              <w:jc w:val="left"/>
              <w:rPr>
                <w:ins w:id="553" w:author="Xuesong Zhou" w:date="2023-03-04T15:22:00Z"/>
                <w:rFonts w:ascii="Times New Roman" w:eastAsia="Times New Roman" w:hAnsi="Times New Roman" w:cs="Times New Roman"/>
                <w:kern w:val="0"/>
                <w:sz w:val="20"/>
                <w:szCs w:val="20"/>
                <w:lang w:eastAsia="en-US"/>
              </w:rPr>
            </w:pPr>
          </w:p>
        </w:tc>
        <w:tc>
          <w:tcPr>
            <w:tcW w:w="1412" w:type="dxa"/>
            <w:tcBorders>
              <w:top w:val="nil"/>
              <w:left w:val="nil"/>
              <w:bottom w:val="nil"/>
              <w:right w:val="nil"/>
            </w:tcBorders>
            <w:shd w:val="clear" w:color="auto" w:fill="auto"/>
            <w:noWrap/>
            <w:vAlign w:val="bottom"/>
            <w:hideMark/>
          </w:tcPr>
          <w:p w14:paraId="2B93A4FB" w14:textId="77777777" w:rsidR="002720B5" w:rsidRPr="002720B5" w:rsidRDefault="002720B5" w:rsidP="002720B5">
            <w:pPr>
              <w:widowControl/>
              <w:jc w:val="left"/>
              <w:rPr>
                <w:ins w:id="554" w:author="Xuesong Zhou" w:date="2023-03-04T15:22:00Z"/>
                <w:rFonts w:ascii="Times New Roman" w:eastAsia="Times New Roman" w:hAnsi="Times New Roman" w:cs="Times New Roman"/>
                <w:kern w:val="0"/>
                <w:sz w:val="20"/>
                <w:szCs w:val="20"/>
                <w:lang w:eastAsia="en-US"/>
              </w:rPr>
            </w:pPr>
          </w:p>
        </w:tc>
        <w:tc>
          <w:tcPr>
            <w:tcW w:w="1412" w:type="dxa"/>
            <w:tcBorders>
              <w:top w:val="nil"/>
              <w:left w:val="nil"/>
              <w:bottom w:val="nil"/>
              <w:right w:val="nil"/>
            </w:tcBorders>
            <w:shd w:val="clear" w:color="auto" w:fill="auto"/>
            <w:noWrap/>
            <w:vAlign w:val="bottom"/>
            <w:hideMark/>
          </w:tcPr>
          <w:p w14:paraId="5A2CF225" w14:textId="77777777" w:rsidR="002720B5" w:rsidRPr="002720B5" w:rsidRDefault="002720B5" w:rsidP="002720B5">
            <w:pPr>
              <w:widowControl/>
              <w:jc w:val="left"/>
              <w:rPr>
                <w:ins w:id="555" w:author="Xuesong Zhou" w:date="2023-03-04T15:22:00Z"/>
                <w:rFonts w:ascii="Times New Roman" w:eastAsia="Times New Roman" w:hAnsi="Times New Roman" w:cs="Times New Roman"/>
                <w:kern w:val="0"/>
                <w:sz w:val="20"/>
                <w:szCs w:val="20"/>
                <w:lang w:eastAsia="en-US"/>
              </w:rPr>
            </w:pPr>
          </w:p>
        </w:tc>
      </w:tr>
    </w:tbl>
    <w:p w14:paraId="1A488DC3" w14:textId="77777777" w:rsidR="002720B5" w:rsidRDefault="002720B5" w:rsidP="00AA7581">
      <w:pPr>
        <w:rPr>
          <w:ins w:id="556" w:author="Xuesong Zhou" w:date="2023-03-04T14:45:00Z"/>
        </w:rPr>
      </w:pPr>
    </w:p>
    <w:p w14:paraId="5D31584C" w14:textId="77777777" w:rsidR="00CD4EBE" w:rsidRPr="006E3A89" w:rsidRDefault="00CD4EBE" w:rsidP="006E3A89"/>
    <w:sectPr w:rsidR="00CD4EBE" w:rsidRPr="006E3A89">
      <w:footerReference w:type="default" r:id="rId57"/>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9" w:author="Xuesong Zhou" w:date="2023-03-04T13:36:00Z" w:initials="XZ">
    <w:p w14:paraId="55A50AE8" w14:textId="77777777" w:rsidR="00785739" w:rsidRDefault="00785739" w:rsidP="00815FCF">
      <w:pPr>
        <w:pStyle w:val="CommentText"/>
        <w:jc w:val="left"/>
      </w:pPr>
      <w:r>
        <w:rPr>
          <w:rStyle w:val="CommentReference"/>
        </w:rPr>
        <w:annotationRef/>
      </w:r>
      <w:r>
        <w:t>To be updated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5A50AE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ADC7C7" w16cex:dateUtc="2023-03-04T20: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5A50AE8" w16cid:durableId="27ADC7C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66B440" w14:textId="77777777" w:rsidR="00F67FD6" w:rsidRDefault="00F67FD6">
      <w:r>
        <w:separator/>
      </w:r>
    </w:p>
  </w:endnote>
  <w:endnote w:type="continuationSeparator" w:id="0">
    <w:p w14:paraId="67DE6F0E" w14:textId="77777777" w:rsidR="00F67FD6" w:rsidRDefault="00F67F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DengXian">
    <w:altName w:val="Microsoft YaHei"/>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Microsoft YaHei"/>
    <w:charset w:val="86"/>
    <w:family w:val="auto"/>
    <w:pitch w:val="variable"/>
    <w:sig w:usb0="A00002BF" w:usb1="38CF7CFA" w:usb2="00000016" w:usb3="00000000" w:csb0="0004000F" w:csb1="00000000"/>
  </w:font>
  <w:font w:name="PMingLiU">
    <w:altName w:val="新細明體"/>
    <w:panose1 w:val="02010601000101010101"/>
    <w:charset w:val="88"/>
    <w:family w:val="roman"/>
    <w:pitch w:val="variable"/>
    <w:sig w:usb0="A00002FF" w:usb1="28CFFCFA" w:usb2="00000016" w:usb3="00000000" w:csb0="00100001" w:csb1="00000000"/>
  </w:font>
  <w:font w:name="SimHei">
    <w:altName w:val="Microsoft YaHei"/>
    <w:panose1 w:val="0201060003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3873938"/>
    </w:sdtPr>
    <w:sdtContent>
      <w:p w14:paraId="38C2DB89" w14:textId="77777777" w:rsidR="004D2C35" w:rsidRDefault="008F2B5A">
        <w:pPr>
          <w:pStyle w:val="Footer"/>
          <w:jc w:val="center"/>
        </w:pPr>
        <w:r>
          <w:fldChar w:fldCharType="begin"/>
        </w:r>
        <w:r>
          <w:instrText xml:space="preserve"> PAGE   \* MERGEFORMAT </w:instrText>
        </w:r>
        <w:r>
          <w:fldChar w:fldCharType="separate"/>
        </w:r>
        <w:r>
          <w:t>1</w:t>
        </w:r>
        <w:r>
          <w:fldChar w:fldCharType="end"/>
        </w:r>
      </w:p>
    </w:sdtContent>
  </w:sdt>
  <w:p w14:paraId="266CDBA1" w14:textId="77777777" w:rsidR="004D2C35" w:rsidRDefault="004D2C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DD33DA" w14:textId="77777777" w:rsidR="00F67FD6" w:rsidRDefault="00F67FD6">
      <w:r>
        <w:separator/>
      </w:r>
    </w:p>
  </w:footnote>
  <w:footnote w:type="continuationSeparator" w:id="0">
    <w:p w14:paraId="6E052BDB" w14:textId="77777777" w:rsidR="00F67FD6" w:rsidRDefault="00F67F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B7F98"/>
    <w:multiLevelType w:val="hybridMultilevel"/>
    <w:tmpl w:val="61EC0092"/>
    <w:lvl w:ilvl="0" w:tplc="4CEA1288">
      <w:start w:val="1"/>
      <w:numFmt w:val="decimal"/>
      <w:lvlText w:val="（%1）"/>
      <w:lvlJc w:val="left"/>
      <w:pPr>
        <w:ind w:left="720" w:hanging="72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BF910A7"/>
    <w:multiLevelType w:val="multilevel"/>
    <w:tmpl w:val="0BF910A7"/>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15:restartNumberingAfterBreak="0">
    <w:nsid w:val="0DB172C7"/>
    <w:multiLevelType w:val="hybridMultilevel"/>
    <w:tmpl w:val="3A1CB9C4"/>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D85AA8"/>
    <w:multiLevelType w:val="multilevel"/>
    <w:tmpl w:val="23D85AA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15:restartNumberingAfterBreak="0">
    <w:nsid w:val="297407BB"/>
    <w:multiLevelType w:val="multilevel"/>
    <w:tmpl w:val="297407BB"/>
    <w:lvl w:ilvl="0">
      <w:start w:val="1"/>
      <w:numFmt w:val="bullet"/>
      <w:lvlText w:val="●"/>
      <w:lvlJc w:val="left"/>
      <w:pPr>
        <w:ind w:left="720" w:firstLine="360"/>
      </w:pPr>
      <w:rPr>
        <w:rFonts w:ascii="Arial" w:eastAsia="Arial" w:hAnsi="Arial" w:cs="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szCs w:val="22"/>
        <w:u w:val="none"/>
        <w:vertAlign w:val="baseline"/>
      </w:rPr>
    </w:lvl>
  </w:abstractNum>
  <w:abstractNum w:abstractNumId="5" w15:restartNumberingAfterBreak="0">
    <w:nsid w:val="37B56695"/>
    <w:multiLevelType w:val="multilevel"/>
    <w:tmpl w:val="37B5669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38332B77"/>
    <w:multiLevelType w:val="multilevel"/>
    <w:tmpl w:val="38332B7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3B9F7B47"/>
    <w:multiLevelType w:val="hybridMultilevel"/>
    <w:tmpl w:val="4DD2016A"/>
    <w:lvl w:ilvl="0" w:tplc="BA58543E">
      <w:start w:val="1"/>
      <w:numFmt w:val="decimal"/>
      <w:lvlText w:val="%1)"/>
      <w:lvlJc w:val="left"/>
      <w:pPr>
        <w:ind w:left="648" w:hanging="360"/>
      </w:pPr>
      <w:rPr>
        <w:rFonts w:hint="default"/>
      </w:rPr>
    </w:lvl>
    <w:lvl w:ilvl="1" w:tplc="04090019" w:tentative="1">
      <w:start w:val="1"/>
      <w:numFmt w:val="lowerLetter"/>
      <w:lvlText w:val="%2)"/>
      <w:lvlJc w:val="left"/>
      <w:pPr>
        <w:ind w:left="1128" w:hanging="420"/>
      </w:pPr>
    </w:lvl>
    <w:lvl w:ilvl="2" w:tplc="0409001B" w:tentative="1">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abstractNum w:abstractNumId="8" w15:restartNumberingAfterBreak="0">
    <w:nsid w:val="421601D1"/>
    <w:multiLevelType w:val="multilevel"/>
    <w:tmpl w:val="421601D1"/>
    <w:lvl w:ilvl="0">
      <w:start w:val="1"/>
      <w:numFmt w:val="decimal"/>
      <w:lvlText w:val="%1."/>
      <w:lvlJc w:val="left"/>
      <w:pPr>
        <w:ind w:left="708" w:hanging="420"/>
      </w:pPr>
      <w:rPr>
        <w:rFonts w:hint="eastAsia"/>
      </w:rPr>
    </w:lvl>
    <w:lvl w:ilvl="1">
      <w:start w:val="1"/>
      <w:numFmt w:val="lowerLetter"/>
      <w:lvlText w:val="%2)"/>
      <w:lvlJc w:val="left"/>
      <w:pPr>
        <w:ind w:left="1128" w:hanging="420"/>
      </w:pPr>
    </w:lvl>
    <w:lvl w:ilvl="2">
      <w:start w:val="1"/>
      <w:numFmt w:val="lowerRoman"/>
      <w:lvlText w:val="%3."/>
      <w:lvlJc w:val="right"/>
      <w:pPr>
        <w:ind w:left="1548" w:hanging="420"/>
      </w:pPr>
    </w:lvl>
    <w:lvl w:ilvl="3">
      <w:start w:val="1"/>
      <w:numFmt w:val="decimal"/>
      <w:lvlText w:val="%4."/>
      <w:lvlJc w:val="left"/>
      <w:pPr>
        <w:ind w:left="1968" w:hanging="420"/>
      </w:pPr>
    </w:lvl>
    <w:lvl w:ilvl="4">
      <w:start w:val="1"/>
      <w:numFmt w:val="lowerLetter"/>
      <w:lvlText w:val="%5)"/>
      <w:lvlJc w:val="left"/>
      <w:pPr>
        <w:ind w:left="2388" w:hanging="420"/>
      </w:pPr>
    </w:lvl>
    <w:lvl w:ilvl="5">
      <w:start w:val="1"/>
      <w:numFmt w:val="lowerRoman"/>
      <w:lvlText w:val="%6."/>
      <w:lvlJc w:val="right"/>
      <w:pPr>
        <w:ind w:left="2808" w:hanging="420"/>
      </w:pPr>
    </w:lvl>
    <w:lvl w:ilvl="6">
      <w:start w:val="1"/>
      <w:numFmt w:val="decimal"/>
      <w:lvlText w:val="%7."/>
      <w:lvlJc w:val="left"/>
      <w:pPr>
        <w:ind w:left="3228" w:hanging="420"/>
      </w:pPr>
    </w:lvl>
    <w:lvl w:ilvl="7">
      <w:start w:val="1"/>
      <w:numFmt w:val="lowerLetter"/>
      <w:lvlText w:val="%8)"/>
      <w:lvlJc w:val="left"/>
      <w:pPr>
        <w:ind w:left="3648" w:hanging="420"/>
      </w:pPr>
    </w:lvl>
    <w:lvl w:ilvl="8">
      <w:start w:val="1"/>
      <w:numFmt w:val="lowerRoman"/>
      <w:lvlText w:val="%9."/>
      <w:lvlJc w:val="right"/>
      <w:pPr>
        <w:ind w:left="4068" w:hanging="420"/>
      </w:pPr>
    </w:lvl>
  </w:abstractNum>
  <w:abstractNum w:abstractNumId="9" w15:restartNumberingAfterBreak="0">
    <w:nsid w:val="4E671BF0"/>
    <w:multiLevelType w:val="multilevel"/>
    <w:tmpl w:val="4E671BF0"/>
    <w:lvl w:ilvl="0">
      <w:start w:val="1"/>
      <w:numFmt w:val="bullet"/>
      <w:lvlText w:val="●"/>
      <w:lvlJc w:val="left"/>
      <w:pPr>
        <w:ind w:left="720" w:firstLine="360"/>
      </w:pPr>
      <w:rPr>
        <w:rFonts w:ascii="Arial" w:eastAsia="Arial" w:hAnsi="Arial" w:cs="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szCs w:val="22"/>
        <w:u w:val="none"/>
        <w:vertAlign w:val="baseline"/>
      </w:rPr>
    </w:lvl>
  </w:abstractNum>
  <w:abstractNum w:abstractNumId="10" w15:restartNumberingAfterBreak="0">
    <w:nsid w:val="50411E13"/>
    <w:multiLevelType w:val="multilevel"/>
    <w:tmpl w:val="50411E13"/>
    <w:lvl w:ilvl="0">
      <w:start w:val="1"/>
      <w:numFmt w:val="bullet"/>
      <w:lvlText w:val=""/>
      <w:lvlJc w:val="left"/>
      <w:pPr>
        <w:ind w:left="720" w:hanging="360"/>
      </w:pPr>
      <w:rPr>
        <w:rFonts w:ascii="Wingdings" w:hAnsi="Wingding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7645CF6"/>
    <w:multiLevelType w:val="multilevel"/>
    <w:tmpl w:val="57645CF6"/>
    <w:lvl w:ilvl="0">
      <w:start w:val="1"/>
      <w:numFmt w:val="decimal"/>
      <w:lvlText w:val="(%1)"/>
      <w:lvlJc w:val="left"/>
      <w:pPr>
        <w:ind w:left="360" w:hanging="360"/>
      </w:pPr>
      <w:rPr>
        <w:rFonts w:hint="default"/>
        <w:b/>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5A5D65D1"/>
    <w:multiLevelType w:val="multilevel"/>
    <w:tmpl w:val="5A5D65D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 w15:restartNumberingAfterBreak="0">
    <w:nsid w:val="684E411C"/>
    <w:multiLevelType w:val="hybridMultilevel"/>
    <w:tmpl w:val="D9647088"/>
    <w:lvl w:ilvl="0" w:tplc="E5EE5D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F8505D7"/>
    <w:multiLevelType w:val="hybridMultilevel"/>
    <w:tmpl w:val="D41E106E"/>
    <w:lvl w:ilvl="0" w:tplc="18085B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397776655">
    <w:abstractNumId w:val="8"/>
  </w:num>
  <w:num w:numId="2" w16cid:durableId="518391465">
    <w:abstractNumId w:val="11"/>
  </w:num>
  <w:num w:numId="3" w16cid:durableId="1928072986">
    <w:abstractNumId w:val="4"/>
  </w:num>
  <w:num w:numId="4" w16cid:durableId="899753682">
    <w:abstractNumId w:val="3"/>
  </w:num>
  <w:num w:numId="5" w16cid:durableId="1242444886">
    <w:abstractNumId w:val="1"/>
  </w:num>
  <w:num w:numId="6" w16cid:durableId="208154068">
    <w:abstractNumId w:val="9"/>
  </w:num>
  <w:num w:numId="7" w16cid:durableId="825248535">
    <w:abstractNumId w:val="5"/>
  </w:num>
  <w:num w:numId="8" w16cid:durableId="1202283363">
    <w:abstractNumId w:val="6"/>
  </w:num>
  <w:num w:numId="9" w16cid:durableId="985552063">
    <w:abstractNumId w:val="10"/>
  </w:num>
  <w:num w:numId="10" w16cid:durableId="1337536627">
    <w:abstractNumId w:val="12"/>
  </w:num>
  <w:num w:numId="11" w16cid:durableId="2029480309">
    <w:abstractNumId w:val="13"/>
  </w:num>
  <w:num w:numId="12" w16cid:durableId="258292386">
    <w:abstractNumId w:val="0"/>
  </w:num>
  <w:num w:numId="13" w16cid:durableId="1106198725">
    <w:abstractNumId w:val="14"/>
  </w:num>
  <w:num w:numId="14" w16cid:durableId="1500581733">
    <w:abstractNumId w:val="2"/>
  </w:num>
  <w:num w:numId="15" w16cid:durableId="269246439">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Xuesong Zhou">
    <w15:presenceInfo w15:providerId="AD" w15:userId="S::xzhou74@asurite.asu.edu::48f83fe6-d2f6-4eed-88fb-a51cc46ca42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grammar="clean"/>
  <w:trackRevisions/>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E1N7OwMDA0tgDyTJR0lIJTi4sz8/NACkxqAXvmMJssAAAA"/>
  </w:docVars>
  <w:rsids>
    <w:rsidRoot w:val="00355C8E"/>
    <w:rsid w:val="00003B48"/>
    <w:rsid w:val="00022FF5"/>
    <w:rsid w:val="000237B0"/>
    <w:rsid w:val="00026955"/>
    <w:rsid w:val="000367D4"/>
    <w:rsid w:val="00050C52"/>
    <w:rsid w:val="00054735"/>
    <w:rsid w:val="00056C54"/>
    <w:rsid w:val="00066B9D"/>
    <w:rsid w:val="00071304"/>
    <w:rsid w:val="00073D8F"/>
    <w:rsid w:val="000848D7"/>
    <w:rsid w:val="000C040B"/>
    <w:rsid w:val="000C54E0"/>
    <w:rsid w:val="000E23E9"/>
    <w:rsid w:val="000E3F96"/>
    <w:rsid w:val="000F352F"/>
    <w:rsid w:val="000F743F"/>
    <w:rsid w:val="00101C12"/>
    <w:rsid w:val="001042DD"/>
    <w:rsid w:val="001054A3"/>
    <w:rsid w:val="00106D62"/>
    <w:rsid w:val="00107E4B"/>
    <w:rsid w:val="00110A04"/>
    <w:rsid w:val="00114A50"/>
    <w:rsid w:val="00117CF0"/>
    <w:rsid w:val="00120299"/>
    <w:rsid w:val="001243CC"/>
    <w:rsid w:val="0012765F"/>
    <w:rsid w:val="001307DB"/>
    <w:rsid w:val="0013245B"/>
    <w:rsid w:val="0014485F"/>
    <w:rsid w:val="00144A5A"/>
    <w:rsid w:val="00147A08"/>
    <w:rsid w:val="00152C4A"/>
    <w:rsid w:val="00180335"/>
    <w:rsid w:val="001806BA"/>
    <w:rsid w:val="00184B53"/>
    <w:rsid w:val="00194520"/>
    <w:rsid w:val="00195540"/>
    <w:rsid w:val="001A0270"/>
    <w:rsid w:val="001E12D8"/>
    <w:rsid w:val="001E1B7D"/>
    <w:rsid w:val="001F6B85"/>
    <w:rsid w:val="00225E7B"/>
    <w:rsid w:val="00232644"/>
    <w:rsid w:val="00233922"/>
    <w:rsid w:val="00242DF8"/>
    <w:rsid w:val="00247625"/>
    <w:rsid w:val="00252490"/>
    <w:rsid w:val="00255F96"/>
    <w:rsid w:val="00270D64"/>
    <w:rsid w:val="0027130D"/>
    <w:rsid w:val="002720B5"/>
    <w:rsid w:val="00283404"/>
    <w:rsid w:val="00296F87"/>
    <w:rsid w:val="002B01B7"/>
    <w:rsid w:val="002B43CD"/>
    <w:rsid w:val="002C5EFA"/>
    <w:rsid w:val="002D438C"/>
    <w:rsid w:val="002E1947"/>
    <w:rsid w:val="002F4714"/>
    <w:rsid w:val="00306814"/>
    <w:rsid w:val="00320B1A"/>
    <w:rsid w:val="0034595D"/>
    <w:rsid w:val="00352975"/>
    <w:rsid w:val="00355C8E"/>
    <w:rsid w:val="00370ABA"/>
    <w:rsid w:val="00373A44"/>
    <w:rsid w:val="003755C1"/>
    <w:rsid w:val="00395E63"/>
    <w:rsid w:val="003A4816"/>
    <w:rsid w:val="003A5002"/>
    <w:rsid w:val="003B0779"/>
    <w:rsid w:val="003C0E64"/>
    <w:rsid w:val="003E0C51"/>
    <w:rsid w:val="003E741A"/>
    <w:rsid w:val="0040648A"/>
    <w:rsid w:val="00417FA8"/>
    <w:rsid w:val="004212DD"/>
    <w:rsid w:val="00425B99"/>
    <w:rsid w:val="00430FEA"/>
    <w:rsid w:val="00433951"/>
    <w:rsid w:val="00465E02"/>
    <w:rsid w:val="00470C9E"/>
    <w:rsid w:val="0049410C"/>
    <w:rsid w:val="004A4254"/>
    <w:rsid w:val="004A5BD0"/>
    <w:rsid w:val="004A61A6"/>
    <w:rsid w:val="004B7B25"/>
    <w:rsid w:val="004C63B7"/>
    <w:rsid w:val="004D2AAD"/>
    <w:rsid w:val="004D2C35"/>
    <w:rsid w:val="004D327D"/>
    <w:rsid w:val="004E793D"/>
    <w:rsid w:val="004F0811"/>
    <w:rsid w:val="00512673"/>
    <w:rsid w:val="00520345"/>
    <w:rsid w:val="005374CB"/>
    <w:rsid w:val="00543205"/>
    <w:rsid w:val="005521E7"/>
    <w:rsid w:val="00564FEF"/>
    <w:rsid w:val="005721C0"/>
    <w:rsid w:val="0057640F"/>
    <w:rsid w:val="00576CC7"/>
    <w:rsid w:val="00580027"/>
    <w:rsid w:val="00580AA6"/>
    <w:rsid w:val="00597FC1"/>
    <w:rsid w:val="005A5069"/>
    <w:rsid w:val="005A54E8"/>
    <w:rsid w:val="005D2906"/>
    <w:rsid w:val="005E1026"/>
    <w:rsid w:val="005E7D47"/>
    <w:rsid w:val="005F6ABA"/>
    <w:rsid w:val="00600D5A"/>
    <w:rsid w:val="0060450A"/>
    <w:rsid w:val="00607526"/>
    <w:rsid w:val="00610CE7"/>
    <w:rsid w:val="00612639"/>
    <w:rsid w:val="00613F00"/>
    <w:rsid w:val="00615C52"/>
    <w:rsid w:val="00620DC3"/>
    <w:rsid w:val="0062158B"/>
    <w:rsid w:val="00621CBF"/>
    <w:rsid w:val="00622216"/>
    <w:rsid w:val="00623771"/>
    <w:rsid w:val="006355E1"/>
    <w:rsid w:val="00635D13"/>
    <w:rsid w:val="0064514B"/>
    <w:rsid w:val="0066310B"/>
    <w:rsid w:val="00677A09"/>
    <w:rsid w:val="00695896"/>
    <w:rsid w:val="006A6DFE"/>
    <w:rsid w:val="006A7143"/>
    <w:rsid w:val="006C33BD"/>
    <w:rsid w:val="006C680A"/>
    <w:rsid w:val="006E3A89"/>
    <w:rsid w:val="006E4E26"/>
    <w:rsid w:val="006E4EB6"/>
    <w:rsid w:val="006E756A"/>
    <w:rsid w:val="006E7D86"/>
    <w:rsid w:val="006F0749"/>
    <w:rsid w:val="006F19BB"/>
    <w:rsid w:val="00701CF2"/>
    <w:rsid w:val="00704997"/>
    <w:rsid w:val="00705B80"/>
    <w:rsid w:val="0071517E"/>
    <w:rsid w:val="00716747"/>
    <w:rsid w:val="00720344"/>
    <w:rsid w:val="00724DD2"/>
    <w:rsid w:val="007304D4"/>
    <w:rsid w:val="0073258F"/>
    <w:rsid w:val="00732E50"/>
    <w:rsid w:val="00741750"/>
    <w:rsid w:val="00743F4B"/>
    <w:rsid w:val="007668AF"/>
    <w:rsid w:val="007673EF"/>
    <w:rsid w:val="00770F78"/>
    <w:rsid w:val="00774BAB"/>
    <w:rsid w:val="00777D3F"/>
    <w:rsid w:val="00780F13"/>
    <w:rsid w:val="00785739"/>
    <w:rsid w:val="0078602E"/>
    <w:rsid w:val="007950EE"/>
    <w:rsid w:val="0079625D"/>
    <w:rsid w:val="007B1459"/>
    <w:rsid w:val="007C0159"/>
    <w:rsid w:val="007C7823"/>
    <w:rsid w:val="007D6C64"/>
    <w:rsid w:val="007E39CE"/>
    <w:rsid w:val="007E70D8"/>
    <w:rsid w:val="00814A74"/>
    <w:rsid w:val="008373E0"/>
    <w:rsid w:val="0084366D"/>
    <w:rsid w:val="00851CCA"/>
    <w:rsid w:val="00853160"/>
    <w:rsid w:val="00862385"/>
    <w:rsid w:val="00863BB0"/>
    <w:rsid w:val="0086605F"/>
    <w:rsid w:val="00866C0E"/>
    <w:rsid w:val="00866D88"/>
    <w:rsid w:val="00882F53"/>
    <w:rsid w:val="0089141C"/>
    <w:rsid w:val="00892EE6"/>
    <w:rsid w:val="00894D54"/>
    <w:rsid w:val="008A1FF0"/>
    <w:rsid w:val="008A6DF8"/>
    <w:rsid w:val="008B1034"/>
    <w:rsid w:val="008C5349"/>
    <w:rsid w:val="008C5E60"/>
    <w:rsid w:val="008C79F6"/>
    <w:rsid w:val="008D22CF"/>
    <w:rsid w:val="008F191F"/>
    <w:rsid w:val="008F213B"/>
    <w:rsid w:val="008F2B5A"/>
    <w:rsid w:val="00906C51"/>
    <w:rsid w:val="00916654"/>
    <w:rsid w:val="009213AA"/>
    <w:rsid w:val="00935120"/>
    <w:rsid w:val="0094050B"/>
    <w:rsid w:val="009511CF"/>
    <w:rsid w:val="00955905"/>
    <w:rsid w:val="00955DCC"/>
    <w:rsid w:val="009665E6"/>
    <w:rsid w:val="00973DBB"/>
    <w:rsid w:val="0098052F"/>
    <w:rsid w:val="00981D33"/>
    <w:rsid w:val="009925A4"/>
    <w:rsid w:val="009A280F"/>
    <w:rsid w:val="009A5AA7"/>
    <w:rsid w:val="009B11AF"/>
    <w:rsid w:val="009B2FDE"/>
    <w:rsid w:val="009B5042"/>
    <w:rsid w:val="009B7B6A"/>
    <w:rsid w:val="009F01CE"/>
    <w:rsid w:val="009F2901"/>
    <w:rsid w:val="009F6610"/>
    <w:rsid w:val="009F71C5"/>
    <w:rsid w:val="00A03721"/>
    <w:rsid w:val="00A063D5"/>
    <w:rsid w:val="00A16EEF"/>
    <w:rsid w:val="00A20CB9"/>
    <w:rsid w:val="00A250BA"/>
    <w:rsid w:val="00A27AA4"/>
    <w:rsid w:val="00A30BB3"/>
    <w:rsid w:val="00A42DBF"/>
    <w:rsid w:val="00A64099"/>
    <w:rsid w:val="00A65CF6"/>
    <w:rsid w:val="00A7336A"/>
    <w:rsid w:val="00A82D7D"/>
    <w:rsid w:val="00A83D61"/>
    <w:rsid w:val="00A9230C"/>
    <w:rsid w:val="00AA1ED0"/>
    <w:rsid w:val="00AA7581"/>
    <w:rsid w:val="00AB015E"/>
    <w:rsid w:val="00AB142A"/>
    <w:rsid w:val="00AB32BF"/>
    <w:rsid w:val="00AC73CF"/>
    <w:rsid w:val="00AD00A3"/>
    <w:rsid w:val="00AD1D34"/>
    <w:rsid w:val="00AD2CA0"/>
    <w:rsid w:val="00AD32E1"/>
    <w:rsid w:val="00AD4569"/>
    <w:rsid w:val="00AD6726"/>
    <w:rsid w:val="00AE20DF"/>
    <w:rsid w:val="00AF1516"/>
    <w:rsid w:val="00AF32D9"/>
    <w:rsid w:val="00B10EF8"/>
    <w:rsid w:val="00B372FB"/>
    <w:rsid w:val="00B434F8"/>
    <w:rsid w:val="00B514E5"/>
    <w:rsid w:val="00B5251B"/>
    <w:rsid w:val="00B56FE4"/>
    <w:rsid w:val="00B60F83"/>
    <w:rsid w:val="00B613AF"/>
    <w:rsid w:val="00B71AD1"/>
    <w:rsid w:val="00B71F65"/>
    <w:rsid w:val="00B73197"/>
    <w:rsid w:val="00B77BA8"/>
    <w:rsid w:val="00B838DC"/>
    <w:rsid w:val="00B85A0A"/>
    <w:rsid w:val="00B866CD"/>
    <w:rsid w:val="00B96A09"/>
    <w:rsid w:val="00BA269E"/>
    <w:rsid w:val="00BA2AB2"/>
    <w:rsid w:val="00BA4A48"/>
    <w:rsid w:val="00BD56FE"/>
    <w:rsid w:val="00BE091B"/>
    <w:rsid w:val="00BF27EC"/>
    <w:rsid w:val="00BF6851"/>
    <w:rsid w:val="00C0107A"/>
    <w:rsid w:val="00C0162B"/>
    <w:rsid w:val="00C04DA8"/>
    <w:rsid w:val="00C12090"/>
    <w:rsid w:val="00C30F24"/>
    <w:rsid w:val="00C33687"/>
    <w:rsid w:val="00C435DA"/>
    <w:rsid w:val="00C55F2F"/>
    <w:rsid w:val="00C7624F"/>
    <w:rsid w:val="00C818C6"/>
    <w:rsid w:val="00C841E3"/>
    <w:rsid w:val="00CA338C"/>
    <w:rsid w:val="00CB0DC5"/>
    <w:rsid w:val="00CB12BD"/>
    <w:rsid w:val="00CB1B11"/>
    <w:rsid w:val="00CB4B75"/>
    <w:rsid w:val="00CB6AA2"/>
    <w:rsid w:val="00CC1254"/>
    <w:rsid w:val="00CC7BFA"/>
    <w:rsid w:val="00CD4EBE"/>
    <w:rsid w:val="00CE2232"/>
    <w:rsid w:val="00CE5108"/>
    <w:rsid w:val="00CE5BB5"/>
    <w:rsid w:val="00CE6726"/>
    <w:rsid w:val="00CF4734"/>
    <w:rsid w:val="00D05C50"/>
    <w:rsid w:val="00D07854"/>
    <w:rsid w:val="00D12FA3"/>
    <w:rsid w:val="00D225B8"/>
    <w:rsid w:val="00D273E8"/>
    <w:rsid w:val="00D27716"/>
    <w:rsid w:val="00D278F0"/>
    <w:rsid w:val="00D30DA1"/>
    <w:rsid w:val="00D322AD"/>
    <w:rsid w:val="00D331E6"/>
    <w:rsid w:val="00D3385A"/>
    <w:rsid w:val="00D34503"/>
    <w:rsid w:val="00D356EE"/>
    <w:rsid w:val="00D47B1E"/>
    <w:rsid w:val="00D52F30"/>
    <w:rsid w:val="00D53FB3"/>
    <w:rsid w:val="00D67CC0"/>
    <w:rsid w:val="00D748FD"/>
    <w:rsid w:val="00D75F7A"/>
    <w:rsid w:val="00D95531"/>
    <w:rsid w:val="00DB74FE"/>
    <w:rsid w:val="00DB7FD7"/>
    <w:rsid w:val="00DD7324"/>
    <w:rsid w:val="00DF1B72"/>
    <w:rsid w:val="00DF64C9"/>
    <w:rsid w:val="00DF691E"/>
    <w:rsid w:val="00E12882"/>
    <w:rsid w:val="00E2294D"/>
    <w:rsid w:val="00E27FB4"/>
    <w:rsid w:val="00E33455"/>
    <w:rsid w:val="00E3681E"/>
    <w:rsid w:val="00E52B00"/>
    <w:rsid w:val="00E614C5"/>
    <w:rsid w:val="00E66967"/>
    <w:rsid w:val="00E70F15"/>
    <w:rsid w:val="00E775FC"/>
    <w:rsid w:val="00E807AB"/>
    <w:rsid w:val="00E81CBE"/>
    <w:rsid w:val="00E85C33"/>
    <w:rsid w:val="00E86483"/>
    <w:rsid w:val="00E94494"/>
    <w:rsid w:val="00EA426D"/>
    <w:rsid w:val="00EA60AC"/>
    <w:rsid w:val="00EC0715"/>
    <w:rsid w:val="00EC2B79"/>
    <w:rsid w:val="00EC34A7"/>
    <w:rsid w:val="00EC57AB"/>
    <w:rsid w:val="00EC6DBA"/>
    <w:rsid w:val="00ED0747"/>
    <w:rsid w:val="00ED08CE"/>
    <w:rsid w:val="00ED0EF2"/>
    <w:rsid w:val="00ED11F8"/>
    <w:rsid w:val="00ED4F02"/>
    <w:rsid w:val="00ED7C9D"/>
    <w:rsid w:val="00EF2BFA"/>
    <w:rsid w:val="00F01B53"/>
    <w:rsid w:val="00F036EC"/>
    <w:rsid w:val="00F0694A"/>
    <w:rsid w:val="00F21F93"/>
    <w:rsid w:val="00F23A33"/>
    <w:rsid w:val="00F35122"/>
    <w:rsid w:val="00F43813"/>
    <w:rsid w:val="00F44C10"/>
    <w:rsid w:val="00F5209D"/>
    <w:rsid w:val="00F57723"/>
    <w:rsid w:val="00F65D02"/>
    <w:rsid w:val="00F66683"/>
    <w:rsid w:val="00F67FD6"/>
    <w:rsid w:val="00F70429"/>
    <w:rsid w:val="00F85BC0"/>
    <w:rsid w:val="00F860CD"/>
    <w:rsid w:val="00FB16F1"/>
    <w:rsid w:val="00FB309C"/>
    <w:rsid w:val="00FB7FD9"/>
    <w:rsid w:val="00FC168C"/>
    <w:rsid w:val="00FD04FF"/>
    <w:rsid w:val="00FD70C1"/>
    <w:rsid w:val="00FE46B6"/>
    <w:rsid w:val="07F55DFA"/>
    <w:rsid w:val="104720D3"/>
    <w:rsid w:val="11D80836"/>
    <w:rsid w:val="21932336"/>
    <w:rsid w:val="29454B4B"/>
    <w:rsid w:val="2E1E1889"/>
    <w:rsid w:val="2E4E3824"/>
    <w:rsid w:val="30335AC1"/>
    <w:rsid w:val="37570C94"/>
    <w:rsid w:val="383A684D"/>
    <w:rsid w:val="3BC45311"/>
    <w:rsid w:val="43B10EE9"/>
    <w:rsid w:val="55B55515"/>
    <w:rsid w:val="55E64DDF"/>
    <w:rsid w:val="58F16C5E"/>
    <w:rsid w:val="59A9666B"/>
    <w:rsid w:val="5DD15902"/>
    <w:rsid w:val="604C475E"/>
    <w:rsid w:val="640D3BDF"/>
    <w:rsid w:val="64F561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325F24"/>
  <w15:docId w15:val="{86779649-9E22-413C-84DC-8BCF8769C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qFormat="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6D88"/>
    <w:pPr>
      <w:widowControl w:val="0"/>
      <w:jc w:val="both"/>
    </w:pPr>
    <w:rPr>
      <w:rFonts w:asciiTheme="minorHAnsi" w:eastAsiaTheme="minorEastAsia" w:hAnsiTheme="minorHAnsi" w:cstheme="minorBidi"/>
      <w:kern w:val="2"/>
      <w:sz w:val="21"/>
      <w:szCs w:val="22"/>
      <w:lang w:eastAsia="zh-CN"/>
    </w:rPr>
  </w:style>
  <w:style w:type="paragraph" w:styleId="Heading1">
    <w:name w:val="heading 1"/>
    <w:basedOn w:val="Normal"/>
    <w:next w:val="Normal"/>
    <w:link w:val="Heading1Char"/>
    <w:uiPriority w:val="9"/>
    <w:qFormat/>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pPr>
      <w:keepNext/>
      <w:keepLines/>
      <w:spacing w:before="260" w:after="260" w:line="416" w:lineRule="auto"/>
      <w:outlineLvl w:val="2"/>
    </w:pPr>
    <w:rPr>
      <w:b/>
      <w:bCs/>
      <w:sz w:val="32"/>
      <w:szCs w:val="32"/>
    </w:rPr>
  </w:style>
  <w:style w:type="paragraph" w:styleId="Heading4">
    <w:name w:val="heading 4"/>
    <w:basedOn w:val="Normal"/>
    <w:next w:val="Normal"/>
    <w:link w:val="Heading4Char"/>
    <w:unhideWhenUsed/>
    <w:qFormat/>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unhideWhenUsed/>
    <w:qFormat/>
    <w:rPr>
      <w:sz w:val="18"/>
      <w:szCs w:val="18"/>
    </w:rPr>
  </w:style>
  <w:style w:type="paragraph" w:styleId="BodyText">
    <w:name w:val="Body Text"/>
    <w:basedOn w:val="Normal"/>
    <w:pPr>
      <w:overflowPunct w:val="0"/>
      <w:autoSpaceDE w:val="0"/>
      <w:autoSpaceDN w:val="0"/>
      <w:adjustRightInd w:val="0"/>
      <w:jc w:val="center"/>
      <w:textAlignment w:val="baseline"/>
    </w:pPr>
    <w:rPr>
      <w:rFonts w:ascii="Times New Roman" w:eastAsia="Times New Roman" w:hAnsi="Times New Roman" w:cs="Times New Roman"/>
      <w:sz w:val="24"/>
      <w:szCs w:val="20"/>
    </w:rPr>
  </w:style>
  <w:style w:type="paragraph" w:styleId="CommentText">
    <w:name w:val="annotation text"/>
    <w:basedOn w:val="Normal"/>
    <w:link w:val="CommentTextChar"/>
    <w:unhideWhenUsed/>
    <w:qFormat/>
    <w:rPr>
      <w:sz w:val="20"/>
      <w:szCs w:val="20"/>
    </w:rPr>
  </w:style>
  <w:style w:type="paragraph" w:styleId="CommentSubject">
    <w:name w:val="annotation subject"/>
    <w:basedOn w:val="CommentText"/>
    <w:next w:val="CommentText"/>
    <w:link w:val="CommentSubjectChar"/>
    <w:semiHidden/>
    <w:unhideWhenUsed/>
    <w:qFormat/>
    <w:rPr>
      <w:b/>
      <w:bCs/>
    </w:rPr>
  </w:style>
  <w:style w:type="paragraph" w:styleId="Footer">
    <w:name w:val="footer"/>
    <w:basedOn w:val="Normal"/>
    <w:link w:val="FooterChar"/>
    <w:uiPriority w:val="99"/>
    <w:unhideWhenUsed/>
    <w:qFormat/>
    <w:pPr>
      <w:tabs>
        <w:tab w:val="center" w:pos="4153"/>
        <w:tab w:val="right" w:pos="8306"/>
      </w:tabs>
      <w:snapToGrid w:val="0"/>
      <w:jc w:val="left"/>
    </w:pPr>
    <w:rPr>
      <w:sz w:val="18"/>
      <w:szCs w:val="18"/>
    </w:rPr>
  </w:style>
  <w:style w:type="paragraph" w:styleId="Header">
    <w:name w:val="header"/>
    <w:basedOn w:val="Normal"/>
    <w:link w:val="HeaderChar"/>
    <w:uiPriority w:val="99"/>
    <w:unhideWhenUsed/>
    <w:qFormat/>
    <w:pPr>
      <w:pBdr>
        <w:bottom w:val="single" w:sz="6" w:space="1" w:color="auto"/>
      </w:pBdr>
      <w:tabs>
        <w:tab w:val="center" w:pos="4153"/>
        <w:tab w:val="right" w:pos="8306"/>
      </w:tabs>
      <w:snapToGrid w:val="0"/>
      <w:jc w:val="center"/>
    </w:pPr>
    <w:rPr>
      <w:sz w:val="18"/>
      <w:szCs w:val="18"/>
    </w:rPr>
  </w:style>
  <w:style w:type="paragraph" w:styleId="NormalWeb">
    <w:name w:val="Normal (Web)"/>
    <w:basedOn w:val="Normal"/>
    <w:uiPriority w:val="99"/>
    <w:semiHidden/>
    <w:unhideWhenUsed/>
    <w:qFormat/>
    <w:pPr>
      <w:widowControl/>
      <w:spacing w:before="100" w:beforeAutospacing="1" w:after="100" w:afterAutospacing="1"/>
      <w:jc w:val="left"/>
    </w:pPr>
    <w:rPr>
      <w:rFonts w:ascii="SimSun" w:eastAsia="SimSun" w:hAnsi="SimSun" w:cs="SimSun"/>
      <w:kern w:val="0"/>
      <w:sz w:val="24"/>
      <w:szCs w:val="24"/>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10"/>
    </w:pPr>
  </w:style>
  <w:style w:type="character" w:styleId="CommentReference">
    <w:name w:val="annotation reference"/>
    <w:basedOn w:val="DefaultParagraphFont"/>
    <w:semiHidden/>
    <w:unhideWhenUsed/>
    <w:qFormat/>
    <w:rPr>
      <w:sz w:val="16"/>
      <w:szCs w:val="16"/>
    </w:rPr>
  </w:style>
  <w:style w:type="character" w:styleId="FollowedHyperlink">
    <w:name w:val="FollowedHyperlink"/>
    <w:basedOn w:val="DefaultParagraphFont"/>
    <w:uiPriority w:val="99"/>
    <w:semiHidden/>
    <w:unhideWhenUsed/>
    <w:rPr>
      <w:color w:val="954F72" w:themeColor="followedHyperlink"/>
      <w:u w:val="single"/>
    </w:rPr>
  </w:style>
  <w:style w:type="character" w:styleId="Hyperlink">
    <w:name w:val="Hyperlink"/>
    <w:basedOn w:val="DefaultParagraphFont"/>
    <w:uiPriority w:val="99"/>
    <w:unhideWhenUsed/>
    <w:qFormat/>
    <w:rPr>
      <w:color w:val="0000FF"/>
      <w:u w:val="single"/>
    </w:rPr>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Simple1">
    <w:name w:val="Table Simple 1"/>
    <w:basedOn w:val="TableNormal"/>
    <w:qFormat/>
    <w:pPr>
      <w:widowControl w:val="0"/>
    </w:pPr>
    <w:rPr>
      <w:rFonts w:eastAsia="PMingLiU"/>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character" w:customStyle="1" w:styleId="Heading1Char">
    <w:name w:val="Heading 1 Char"/>
    <w:basedOn w:val="DefaultParagraphFont"/>
    <w:link w:val="Heading1"/>
    <w:uiPriority w:val="9"/>
    <w:qFormat/>
    <w:rPr>
      <w:b/>
      <w:bCs/>
      <w:kern w:val="44"/>
      <w:sz w:val="44"/>
      <w:szCs w:val="44"/>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qFormat/>
    <w:rPr>
      <w:b/>
      <w:bCs/>
      <w:sz w:val="32"/>
      <w:szCs w:val="32"/>
    </w:rPr>
  </w:style>
  <w:style w:type="paragraph" w:styleId="ListParagraph">
    <w:name w:val="List Paragraph"/>
    <w:basedOn w:val="Normal"/>
    <w:uiPriority w:val="34"/>
    <w:qFormat/>
    <w:pPr>
      <w:ind w:firstLineChars="200" w:firstLine="420"/>
    </w:pPr>
  </w:style>
  <w:style w:type="character" w:customStyle="1" w:styleId="HeaderChar">
    <w:name w:val="Header Char"/>
    <w:basedOn w:val="DefaultParagraphFont"/>
    <w:link w:val="Header"/>
    <w:uiPriority w:val="99"/>
    <w:qFormat/>
    <w:rPr>
      <w:sz w:val="18"/>
      <w:szCs w:val="18"/>
    </w:rPr>
  </w:style>
  <w:style w:type="character" w:customStyle="1" w:styleId="FooterChar">
    <w:name w:val="Footer Char"/>
    <w:basedOn w:val="DefaultParagraphFont"/>
    <w:link w:val="Footer"/>
    <w:uiPriority w:val="99"/>
    <w:qFormat/>
    <w:rPr>
      <w:sz w:val="18"/>
      <w:szCs w:val="18"/>
    </w:rPr>
  </w:style>
  <w:style w:type="character" w:customStyle="1" w:styleId="BalloonTextChar">
    <w:name w:val="Balloon Text Char"/>
    <w:basedOn w:val="DefaultParagraphFont"/>
    <w:link w:val="BalloonText"/>
    <w:uiPriority w:val="99"/>
    <w:semiHidden/>
    <w:qFormat/>
    <w:rPr>
      <w:sz w:val="18"/>
      <w:szCs w:val="18"/>
    </w:rPr>
  </w:style>
  <w:style w:type="character" w:customStyle="1" w:styleId="CommentTextChar">
    <w:name w:val="Comment Text Char"/>
    <w:basedOn w:val="DefaultParagraphFont"/>
    <w:link w:val="CommentText"/>
    <w:uiPriority w:val="99"/>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customStyle="1" w:styleId="Heading4Char">
    <w:name w:val="Heading 4 Char"/>
    <w:basedOn w:val="DefaultParagraphFont"/>
    <w:link w:val="Heading4"/>
    <w:qFormat/>
    <w:rPr>
      <w:rFonts w:asciiTheme="majorHAnsi" w:eastAsiaTheme="majorEastAsia" w:hAnsiTheme="majorHAnsi" w:cstheme="majorBidi"/>
      <w:i/>
      <w:iCs/>
      <w:color w:val="2F5496" w:themeColor="accent1" w:themeShade="BF"/>
    </w:rPr>
  </w:style>
  <w:style w:type="character" w:customStyle="1" w:styleId="UnresolvedMention1">
    <w:name w:val="Unresolved Mention1"/>
    <w:basedOn w:val="DefaultParagraphFont"/>
    <w:uiPriority w:val="99"/>
    <w:semiHidden/>
    <w:unhideWhenUsed/>
    <w:rPr>
      <w:color w:val="605E5C"/>
      <w:shd w:val="clear" w:color="auto" w:fill="E1DFDD"/>
    </w:rPr>
  </w:style>
  <w:style w:type="table" w:customStyle="1" w:styleId="Style13">
    <w:name w:val="_Style 13"/>
    <w:basedOn w:val="TableNormal"/>
    <w:qFormat/>
    <w:pPr>
      <w:contextualSpacing/>
    </w:pPr>
    <w:tblPr>
      <w:tblCellMar>
        <w:left w:w="115" w:type="dxa"/>
        <w:right w:w="115" w:type="dxa"/>
      </w:tblCellMar>
    </w:tblPr>
    <w:tblStylePr w:type="firstRow">
      <w:pPr>
        <w:contextualSpacing/>
      </w:pPr>
      <w:tblPr/>
      <w:tcPr>
        <w:tcMar>
          <w:top w:w="0" w:type="dxa"/>
          <w:left w:w="115" w:type="dxa"/>
          <w:bottom w:w="0" w:type="dxa"/>
          <w:right w:w="115" w:type="dxa"/>
        </w:tcMar>
      </w:tcPr>
    </w:tblStylePr>
    <w:tblStylePr w:type="lastRow">
      <w:pPr>
        <w:contextualSpacing/>
      </w:pPr>
      <w:tblPr/>
      <w:tcPr>
        <w:tcMar>
          <w:top w:w="0" w:type="dxa"/>
          <w:left w:w="115" w:type="dxa"/>
          <w:bottom w:w="0" w:type="dxa"/>
          <w:right w:w="115" w:type="dxa"/>
        </w:tcMar>
      </w:tcPr>
    </w:tblStylePr>
    <w:tblStylePr w:type="firstCol">
      <w:pPr>
        <w:contextualSpacing/>
      </w:pPr>
      <w:tblPr/>
      <w:tcPr>
        <w:tcMar>
          <w:top w:w="0" w:type="dxa"/>
          <w:left w:w="115" w:type="dxa"/>
          <w:bottom w:w="0" w:type="dxa"/>
          <w:right w:w="115" w:type="dxa"/>
        </w:tcMar>
      </w:tcPr>
    </w:tblStylePr>
    <w:tblStylePr w:type="lastCol">
      <w:pPr>
        <w:contextualSpacing/>
      </w:pPr>
      <w:tblPr/>
      <w:tcPr>
        <w:tcMar>
          <w:top w:w="0" w:type="dxa"/>
          <w:left w:w="115" w:type="dxa"/>
          <w:bottom w:w="0" w:type="dxa"/>
          <w:right w:w="115" w:type="dxa"/>
        </w:tcMar>
      </w:tcPr>
    </w:tblStylePr>
    <w:tblStylePr w:type="band1Vert">
      <w:pPr>
        <w:contextualSpacing/>
      </w:pPr>
      <w:tblPr/>
      <w:tcPr>
        <w:tcMar>
          <w:top w:w="0" w:type="dxa"/>
          <w:left w:w="115" w:type="dxa"/>
          <w:bottom w:w="0" w:type="dxa"/>
          <w:right w:w="115" w:type="dxa"/>
        </w:tcMar>
      </w:tcPr>
    </w:tblStylePr>
    <w:tblStylePr w:type="band2Vert">
      <w:pPr>
        <w:contextualSpacing/>
      </w:pPr>
      <w:tblPr/>
      <w:tcPr>
        <w:tcMar>
          <w:top w:w="0" w:type="dxa"/>
          <w:left w:w="115" w:type="dxa"/>
          <w:bottom w:w="0" w:type="dxa"/>
          <w:right w:w="115" w:type="dxa"/>
        </w:tcMar>
      </w:tcPr>
    </w:tblStylePr>
    <w:tblStylePr w:type="band1Horz">
      <w:pPr>
        <w:contextualSpacing/>
      </w:pPr>
      <w:tblPr/>
      <w:tcPr>
        <w:tcMar>
          <w:top w:w="0" w:type="dxa"/>
          <w:left w:w="115" w:type="dxa"/>
          <w:bottom w:w="0" w:type="dxa"/>
          <w:right w:w="115" w:type="dxa"/>
        </w:tcMar>
      </w:tcPr>
    </w:tblStylePr>
    <w:tblStylePr w:type="band2Horz">
      <w:pPr>
        <w:contextualSpacing/>
      </w:pPr>
      <w:tblPr/>
      <w:tcPr>
        <w:tcMar>
          <w:top w:w="0" w:type="dxa"/>
          <w:left w:w="115" w:type="dxa"/>
          <w:bottom w:w="0" w:type="dxa"/>
          <w:right w:w="115" w:type="dxa"/>
        </w:tcMar>
      </w:tcPr>
    </w:tblStylePr>
    <w:tblStylePr w:type="neCell">
      <w:pPr>
        <w:contextualSpacing/>
      </w:pPr>
      <w:tblPr/>
      <w:tcPr>
        <w:tcMar>
          <w:top w:w="0" w:type="dxa"/>
          <w:left w:w="115" w:type="dxa"/>
          <w:bottom w:w="0" w:type="dxa"/>
          <w:right w:w="115" w:type="dxa"/>
        </w:tcMar>
      </w:tcPr>
    </w:tblStylePr>
    <w:tblStylePr w:type="nwCell">
      <w:pPr>
        <w:contextualSpacing/>
      </w:pPr>
      <w:tblPr/>
      <w:tcPr>
        <w:tcMar>
          <w:top w:w="0" w:type="dxa"/>
          <w:left w:w="115" w:type="dxa"/>
          <w:bottom w:w="0" w:type="dxa"/>
          <w:right w:w="115" w:type="dxa"/>
        </w:tcMar>
      </w:tcPr>
    </w:tblStylePr>
    <w:tblStylePr w:type="seCell">
      <w:pPr>
        <w:contextualSpacing/>
      </w:pPr>
      <w:tblPr/>
      <w:tcPr>
        <w:tcMar>
          <w:top w:w="0" w:type="dxa"/>
          <w:left w:w="115" w:type="dxa"/>
          <w:bottom w:w="0" w:type="dxa"/>
          <w:right w:w="115" w:type="dxa"/>
        </w:tcMar>
      </w:tcPr>
    </w:tblStylePr>
    <w:tblStylePr w:type="swCell">
      <w:pPr>
        <w:contextualSpacing/>
      </w:pPr>
      <w:tblPr/>
      <w:tcPr>
        <w:tcMar>
          <w:top w:w="0" w:type="dxa"/>
          <w:left w:w="115" w:type="dxa"/>
          <w:bottom w:w="0" w:type="dxa"/>
          <w:right w:w="115" w:type="dxa"/>
        </w:tcMar>
      </w:tcPr>
    </w:tblStylePr>
  </w:style>
  <w:style w:type="table" w:customStyle="1" w:styleId="Style11">
    <w:name w:val="_Style 11"/>
    <w:basedOn w:val="TableNormal"/>
    <w:qFormat/>
    <w:tblPr/>
  </w:style>
  <w:style w:type="paragraph" w:customStyle="1" w:styleId="1">
    <w:name w:val="正文1"/>
    <w:basedOn w:val="Normal"/>
    <w:qFormat/>
    <w:pPr>
      <w:widowControl/>
      <w:spacing w:before="100" w:beforeAutospacing="1" w:line="273" w:lineRule="auto"/>
      <w:jc w:val="left"/>
    </w:pPr>
    <w:rPr>
      <w:rFonts w:ascii="Arial" w:eastAsia="Times New Roman" w:hAnsi="Arial" w:cs="Arial"/>
      <w:color w:val="000000"/>
      <w:kern w:val="0"/>
      <w:sz w:val="22"/>
      <w:lang w:eastAsia="en-US"/>
    </w:rPr>
  </w:style>
  <w:style w:type="paragraph" w:styleId="NoSpacing">
    <w:name w:val="No Spacing"/>
    <w:link w:val="NoSpacingChar"/>
    <w:uiPriority w:val="1"/>
    <w:qFormat/>
    <w:rPr>
      <w:rFonts w:asciiTheme="minorHAnsi" w:eastAsiaTheme="minorEastAsia" w:hAnsiTheme="minorHAnsi" w:cstheme="minorBidi"/>
      <w:sz w:val="22"/>
      <w:szCs w:val="22"/>
      <w:lang w:eastAsia="zh-CN"/>
    </w:rPr>
  </w:style>
  <w:style w:type="character" w:customStyle="1" w:styleId="NoSpacingChar">
    <w:name w:val="No Spacing Char"/>
    <w:basedOn w:val="DefaultParagraphFont"/>
    <w:link w:val="NoSpacing"/>
    <w:uiPriority w:val="1"/>
    <w:qFormat/>
    <w:rPr>
      <w:rFonts w:asciiTheme="minorHAnsi" w:hAnsiTheme="minorHAnsi" w:cstheme="minorBidi"/>
      <w:sz w:val="22"/>
      <w:szCs w:val="22"/>
    </w:rPr>
  </w:style>
  <w:style w:type="character" w:styleId="PlaceholderText">
    <w:name w:val="Placeholder Text"/>
    <w:basedOn w:val="DefaultParagraphFont"/>
    <w:uiPriority w:val="99"/>
    <w:semiHidden/>
    <w:rPr>
      <w:color w:val="808080"/>
    </w:rPr>
  </w:style>
  <w:style w:type="paragraph" w:customStyle="1" w:styleId="Normal1">
    <w:name w:val="Normal1"/>
    <w:pPr>
      <w:spacing w:after="160" w:line="259" w:lineRule="auto"/>
    </w:pPr>
    <w:rPr>
      <w:rFonts w:ascii="Calibri" w:eastAsia="Calibri" w:hAnsi="Calibri" w:cs="Calibri"/>
      <w:color w:val="000000"/>
      <w:sz w:val="22"/>
      <w:szCs w:val="22"/>
    </w:rPr>
  </w:style>
  <w:style w:type="paragraph" w:customStyle="1" w:styleId="TOCHeading1">
    <w:name w:val="TOC Heading1"/>
    <w:basedOn w:val="Heading1"/>
    <w:next w:val="Normal"/>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eastAsia="en-US"/>
    </w:rPr>
  </w:style>
  <w:style w:type="paragraph" w:customStyle="1" w:styleId="Revision1">
    <w:name w:val="Revision1"/>
    <w:hidden/>
    <w:uiPriority w:val="99"/>
    <w:semiHidden/>
    <w:rPr>
      <w:rFonts w:asciiTheme="minorHAnsi" w:eastAsiaTheme="minorEastAsia" w:hAnsiTheme="minorHAnsi" w:cstheme="minorBidi"/>
      <w:kern w:val="2"/>
      <w:sz w:val="21"/>
      <w:szCs w:val="22"/>
      <w:lang w:eastAsia="zh-CN"/>
    </w:rPr>
  </w:style>
  <w:style w:type="character" w:customStyle="1" w:styleId="UnresolvedMention2">
    <w:name w:val="Unresolved Mention2"/>
    <w:basedOn w:val="DefaultParagraphFont"/>
    <w:uiPriority w:val="99"/>
    <w:semiHidden/>
    <w:unhideWhenUsed/>
    <w:rPr>
      <w:color w:val="605E5C"/>
      <w:shd w:val="clear" w:color="auto" w:fill="E1DFDD"/>
    </w:rPr>
  </w:style>
  <w:style w:type="paragraph" w:styleId="Revision">
    <w:name w:val="Revision"/>
    <w:hidden/>
    <w:uiPriority w:val="99"/>
    <w:semiHidden/>
    <w:rsid w:val="00785739"/>
    <w:rPr>
      <w:rFonts w:asciiTheme="minorHAnsi" w:eastAsiaTheme="minorEastAsia" w:hAnsiTheme="minorHAnsi" w:cstheme="minorBidi"/>
      <w:kern w:val="2"/>
      <w:sz w:val="21"/>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113527">
      <w:bodyDiv w:val="1"/>
      <w:marLeft w:val="0"/>
      <w:marRight w:val="0"/>
      <w:marTop w:val="0"/>
      <w:marBottom w:val="0"/>
      <w:divBdr>
        <w:top w:val="none" w:sz="0" w:space="0" w:color="auto"/>
        <w:left w:val="none" w:sz="0" w:space="0" w:color="auto"/>
        <w:bottom w:val="none" w:sz="0" w:space="0" w:color="auto"/>
        <w:right w:val="none" w:sz="0" w:space="0" w:color="auto"/>
      </w:divBdr>
    </w:div>
    <w:div w:id="919295005">
      <w:bodyDiv w:val="1"/>
      <w:marLeft w:val="0"/>
      <w:marRight w:val="0"/>
      <w:marTop w:val="0"/>
      <w:marBottom w:val="0"/>
      <w:divBdr>
        <w:top w:val="none" w:sz="0" w:space="0" w:color="auto"/>
        <w:left w:val="none" w:sz="0" w:space="0" w:color="auto"/>
        <w:bottom w:val="none" w:sz="0" w:space="0" w:color="auto"/>
        <w:right w:val="none" w:sz="0" w:space="0" w:color="auto"/>
      </w:divBdr>
    </w:div>
    <w:div w:id="1179929589">
      <w:bodyDiv w:val="1"/>
      <w:marLeft w:val="0"/>
      <w:marRight w:val="0"/>
      <w:marTop w:val="0"/>
      <w:marBottom w:val="0"/>
      <w:divBdr>
        <w:top w:val="none" w:sz="0" w:space="0" w:color="auto"/>
        <w:left w:val="none" w:sz="0" w:space="0" w:color="auto"/>
        <w:bottom w:val="none" w:sz="0" w:space="0" w:color="auto"/>
        <w:right w:val="none" w:sz="0" w:space="0" w:color="auto"/>
      </w:divBdr>
    </w:div>
    <w:div w:id="1864052268">
      <w:bodyDiv w:val="1"/>
      <w:marLeft w:val="0"/>
      <w:marRight w:val="0"/>
      <w:marTop w:val="0"/>
      <w:marBottom w:val="0"/>
      <w:divBdr>
        <w:top w:val="none" w:sz="0" w:space="0" w:color="auto"/>
        <w:left w:val="none" w:sz="0" w:space="0" w:color="auto"/>
        <w:bottom w:val="none" w:sz="0" w:space="0" w:color="auto"/>
        <w:right w:val="none" w:sz="0" w:space="0" w:color="auto"/>
      </w:divBdr>
    </w:div>
    <w:div w:id="2039817253">
      <w:bodyDiv w:val="1"/>
      <w:marLeft w:val="0"/>
      <w:marRight w:val="0"/>
      <w:marTop w:val="0"/>
      <w:marBottom w:val="0"/>
      <w:divBdr>
        <w:top w:val="none" w:sz="0" w:space="0" w:color="auto"/>
        <w:left w:val="none" w:sz="0" w:space="0" w:color="auto"/>
        <w:bottom w:val="none" w:sz="0" w:space="0" w:color="auto"/>
        <w:right w:val="none" w:sz="0" w:space="0" w:color="auto"/>
      </w:divBdr>
    </w:div>
    <w:div w:id="21106595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hub.com/asu-trans-ai-lab/DLSim-MRM/blob/main/dataset/4_101_corridor/settings.csv" TargetMode="External"/><Relationship Id="rId18" Type="http://schemas.openxmlformats.org/officeDocument/2006/relationships/image" Target="media/image6.png"/><Relationship Id="rId26" Type="http://schemas.openxmlformats.org/officeDocument/2006/relationships/comments" Target="comments.xml"/><Relationship Id="rId39" Type="http://schemas.openxmlformats.org/officeDocument/2006/relationships/hyperlink" Target="https://github.com/asu-trans-ai-lab/DTALite/tree/main/dataset" TargetMode="External"/><Relationship Id="rId21" Type="http://schemas.openxmlformats.org/officeDocument/2006/relationships/image" Target="media/image9.png"/><Relationship Id="rId34" Type="http://schemas.openxmlformats.org/officeDocument/2006/relationships/image" Target="media/image16.png"/><Relationship Id="rId42" Type="http://schemas.openxmlformats.org/officeDocument/2006/relationships/hyperlink" Target="https://catalog.data.gov/dataset/tiger-line-shapefile-2011-2010-state-arizona-2010-census-traffic-analysis-zone-taz-state-based-" TargetMode="External"/><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29.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microsoft.com/office/2018/08/relationships/commentsExtensible" Target="commentsExtensible.xml"/><Relationship Id="rId11" Type="http://schemas.openxmlformats.org/officeDocument/2006/relationships/hyperlink" Target="https://zephyrtransport.org/projects/2-network-standard-and-tools/" TargetMode="External"/><Relationship Id="rId24" Type="http://schemas.openxmlformats.org/officeDocument/2006/relationships/image" Target="media/image11.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yperlink" Target="https://github.com/asu-trans-ai-lab/DTALite/blob/main/dataset/02_Braess_Paradox/Braess_network_Process_Tutorial.xlsx" TargetMode="External"/><Relationship Id="rId45" Type="http://schemas.openxmlformats.org/officeDocument/2006/relationships/image" Target="media/image22.png"/><Relationship Id="rId53" Type="http://schemas.openxmlformats.org/officeDocument/2006/relationships/hyperlink" Target="https://github.com/jdlph/shortest-path-algorithms" TargetMode="External"/><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hyperlink" Target="http://www.gnu.org/licenses/fdl.html" TargetMode="External"/><Relationship Id="rId14" Type="http://schemas.openxmlformats.org/officeDocument/2006/relationships/image" Target="media/image2.png"/><Relationship Id="rId22" Type="http://schemas.openxmlformats.org/officeDocument/2006/relationships/image" Target="media/image10.png"/><Relationship Id="rId27" Type="http://schemas.microsoft.com/office/2011/relationships/commentsExtended" Target="commentsExtended.xml"/><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hyperlink" Target="https://www.census.gov/cgi-bin/geo/shapefiles/index.php?year=2021&amp;layergroup=Census+Tracts" TargetMode="External"/><Relationship Id="rId48" Type="http://schemas.openxmlformats.org/officeDocument/2006/relationships/image" Target="media/image25.png"/><Relationship Id="rId56" Type="http://schemas.openxmlformats.org/officeDocument/2006/relationships/image" Target="media/image30.png"/><Relationship Id="rId8" Type="http://schemas.openxmlformats.org/officeDocument/2006/relationships/endnotes" Target="endnotes.xml"/><Relationship Id="rId51" Type="http://schemas.openxmlformats.org/officeDocument/2006/relationships/image" Target="media/image28.png"/><Relationship Id="rId3" Type="http://schemas.openxmlformats.org/officeDocument/2006/relationships/numbering" Target="numbering.xml"/><Relationship Id="rId12" Type="http://schemas.openxmlformats.org/officeDocument/2006/relationships/image" Target="media/image1.emf"/><Relationship Id="rId17" Type="http://schemas.openxmlformats.org/officeDocument/2006/relationships/image" Target="media/image5.png"/><Relationship Id="rId25" Type="http://schemas.openxmlformats.org/officeDocument/2006/relationships/image" Target="media/image12.emf"/><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3.png"/><Relationship Id="rId59" Type="http://schemas.microsoft.com/office/2011/relationships/people" Target="people.xml"/><Relationship Id="rId20" Type="http://schemas.openxmlformats.org/officeDocument/2006/relationships/image" Target="media/image8.png"/><Relationship Id="rId41" Type="http://schemas.openxmlformats.org/officeDocument/2006/relationships/image" Target="media/image21.png"/><Relationship Id="rId54" Type="http://schemas.openxmlformats.org/officeDocument/2006/relationships/hyperlink" Target="https://sboyles.github.io/blubook.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chart" Target="charts/chart1.xml"/><Relationship Id="rId28" Type="http://schemas.microsoft.com/office/2016/09/relationships/commentsIds" Target="commentsIds.xml"/><Relationship Id="rId36" Type="http://schemas.openxmlformats.org/officeDocument/2006/relationships/image" Target="media/image18.png"/><Relationship Id="rId49" Type="http://schemas.openxmlformats.org/officeDocument/2006/relationships/image" Target="media/image26.png"/><Relationship Id="rId57" Type="http://schemas.openxmlformats.org/officeDocument/2006/relationships/footer" Target="footer1.xml"/><Relationship Id="rId10" Type="http://schemas.openxmlformats.org/officeDocument/2006/relationships/hyperlink" Target="http://www.gnu.org/licenses/fdl.html" TargetMode="External"/><Relationship Id="rId31" Type="http://schemas.openxmlformats.org/officeDocument/2006/relationships/hyperlink" Target="https://github.com/asu-trans-ai-lab/DLSim-MRM/blob/main/dataset/4_101_corridor/supply_side_scenario.csv" TargetMode="External"/><Relationship Id="rId44" Type="http://schemas.openxmlformats.org/officeDocument/2006/relationships/hyperlink" Target="https://koordinates.com/layer/96425-phoenix-arizona-census-tracts-2010/" TargetMode="External"/><Relationship Id="rId52" Type="http://schemas.openxmlformats.org/officeDocument/2006/relationships/hyperlink" Target="https://github.com/jdlph/Path4GMNS" TargetMode="External"/><Relationship Id="rId60"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38472;&#38472;\Desktop\use's%20guide\two_corridor\Equilibrium_GAP.xls"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745762711864399"/>
          <c:y val="8.6021731197841095E-2"/>
          <c:w val="0.75254237288135595"/>
          <c:h val="0.66398023768333603"/>
        </c:manualLayout>
      </c:layout>
      <c:scatterChart>
        <c:scatterStyle val="smoothMarker"/>
        <c:varyColors val="0"/>
        <c:ser>
          <c:idx val="0"/>
          <c:order val="0"/>
          <c:tx>
            <c:strRef>
              <c:f>Equilibrium!$F$1</c:f>
              <c:strCache>
                <c:ptCount val="1"/>
                <c:pt idx="0">
                  <c:v>Freeway TT</c:v>
                </c:pt>
              </c:strCache>
            </c:strRef>
          </c:tx>
          <c:spPr>
            <a:ln w="12700" cap="rnd" cmpd="sng" algn="ctr">
              <a:solidFill>
                <a:srgbClr val="000080"/>
              </a:solidFill>
              <a:prstDash val="solid"/>
              <a:round/>
            </a:ln>
          </c:spPr>
          <c:marker>
            <c:symbol val="diamond"/>
            <c:size val="5"/>
            <c:spPr>
              <a:solidFill>
                <a:srgbClr val="000080"/>
              </a:solidFill>
              <a:ln w="6350" cap="flat" cmpd="sng" algn="ctr">
                <a:solidFill>
                  <a:srgbClr val="000080"/>
                </a:solidFill>
                <a:prstDash val="solid"/>
                <a:round/>
              </a:ln>
            </c:spPr>
          </c:marker>
          <c:xVal>
            <c:numRef>
              <c:f>Equilibrium!$E$2:$E$37</c:f>
              <c:numCache>
                <c:formatCode>General</c:formatCode>
                <c:ptCount val="36"/>
                <c:pt idx="0">
                  <c:v>0</c:v>
                </c:pt>
                <c:pt idx="1">
                  <c:v>200</c:v>
                </c:pt>
                <c:pt idx="2">
                  <c:v>400</c:v>
                </c:pt>
                <c:pt idx="3">
                  <c:v>600</c:v>
                </c:pt>
                <c:pt idx="4">
                  <c:v>800</c:v>
                </c:pt>
                <c:pt idx="5">
                  <c:v>1000</c:v>
                </c:pt>
                <c:pt idx="6">
                  <c:v>1200</c:v>
                </c:pt>
                <c:pt idx="7">
                  <c:v>1400</c:v>
                </c:pt>
                <c:pt idx="8">
                  <c:v>1600</c:v>
                </c:pt>
                <c:pt idx="9">
                  <c:v>1800</c:v>
                </c:pt>
                <c:pt idx="10">
                  <c:v>2000</c:v>
                </c:pt>
                <c:pt idx="11">
                  <c:v>2200</c:v>
                </c:pt>
                <c:pt idx="12">
                  <c:v>2400</c:v>
                </c:pt>
                <c:pt idx="13">
                  <c:v>2600</c:v>
                </c:pt>
                <c:pt idx="14">
                  <c:v>2800</c:v>
                </c:pt>
                <c:pt idx="15">
                  <c:v>3000</c:v>
                </c:pt>
                <c:pt idx="16">
                  <c:v>3200</c:v>
                </c:pt>
                <c:pt idx="17">
                  <c:v>3400</c:v>
                </c:pt>
                <c:pt idx="18">
                  <c:v>3600</c:v>
                </c:pt>
                <c:pt idx="19">
                  <c:v>3800</c:v>
                </c:pt>
                <c:pt idx="20">
                  <c:v>4000</c:v>
                </c:pt>
                <c:pt idx="21">
                  <c:v>4200</c:v>
                </c:pt>
                <c:pt idx="22">
                  <c:v>4400</c:v>
                </c:pt>
                <c:pt idx="23">
                  <c:v>4600</c:v>
                </c:pt>
                <c:pt idx="24">
                  <c:v>4800</c:v>
                </c:pt>
                <c:pt idx="25">
                  <c:v>5000</c:v>
                </c:pt>
                <c:pt idx="26">
                  <c:v>5200</c:v>
                </c:pt>
                <c:pt idx="27">
                  <c:v>5400</c:v>
                </c:pt>
                <c:pt idx="28">
                  <c:v>5600</c:v>
                </c:pt>
                <c:pt idx="29">
                  <c:v>5800</c:v>
                </c:pt>
                <c:pt idx="30">
                  <c:v>6000</c:v>
                </c:pt>
                <c:pt idx="31">
                  <c:v>6200</c:v>
                </c:pt>
                <c:pt idx="32">
                  <c:v>6400</c:v>
                </c:pt>
                <c:pt idx="33">
                  <c:v>6600</c:v>
                </c:pt>
                <c:pt idx="34">
                  <c:v>6800</c:v>
                </c:pt>
                <c:pt idx="35">
                  <c:v>7000</c:v>
                </c:pt>
              </c:numCache>
            </c:numRef>
          </c:xVal>
          <c:yVal>
            <c:numRef>
              <c:f>Equilibrium!$F$2:$F$37</c:f>
              <c:numCache>
                <c:formatCode>General</c:formatCode>
                <c:ptCount val="36"/>
                <c:pt idx="0">
                  <c:v>20</c:v>
                </c:pt>
                <c:pt idx="1">
                  <c:v>20.000018749999999</c:v>
                </c:pt>
                <c:pt idx="2">
                  <c:v>20.000299999999999</c:v>
                </c:pt>
                <c:pt idx="3">
                  <c:v>20.001518749999999</c:v>
                </c:pt>
                <c:pt idx="4">
                  <c:v>20.004799999999999</c:v>
                </c:pt>
                <c:pt idx="5">
                  <c:v>20.01171875</c:v>
                </c:pt>
                <c:pt idx="6">
                  <c:v>20.0243</c:v>
                </c:pt>
                <c:pt idx="7">
                  <c:v>20.045018750000001</c:v>
                </c:pt>
                <c:pt idx="8">
                  <c:v>20.076799999999999</c:v>
                </c:pt>
                <c:pt idx="9">
                  <c:v>20.12301875</c:v>
                </c:pt>
                <c:pt idx="10">
                  <c:v>20.1875</c:v>
                </c:pt>
                <c:pt idx="11">
                  <c:v>20.274518749999999</c:v>
                </c:pt>
                <c:pt idx="12">
                  <c:v>20.3888</c:v>
                </c:pt>
                <c:pt idx="13">
                  <c:v>20.535518750000001</c:v>
                </c:pt>
                <c:pt idx="14">
                  <c:v>20.720300000000002</c:v>
                </c:pt>
                <c:pt idx="15">
                  <c:v>20.94921875</c:v>
                </c:pt>
                <c:pt idx="16">
                  <c:v>21.2288</c:v>
                </c:pt>
                <c:pt idx="17">
                  <c:v>21.566018750000001</c:v>
                </c:pt>
                <c:pt idx="18">
                  <c:v>21.968299999999999</c:v>
                </c:pt>
                <c:pt idx="19">
                  <c:v>22.443518749999999</c:v>
                </c:pt>
                <c:pt idx="20">
                  <c:v>23</c:v>
                </c:pt>
                <c:pt idx="21">
                  <c:v>23.646518749999998</c:v>
                </c:pt>
                <c:pt idx="22">
                  <c:v>24.392299999999999</c:v>
                </c:pt>
                <c:pt idx="23">
                  <c:v>25.247018749999999</c:v>
                </c:pt>
                <c:pt idx="24">
                  <c:v>26.220800000000001</c:v>
                </c:pt>
                <c:pt idx="25">
                  <c:v>27.32421875</c:v>
                </c:pt>
                <c:pt idx="26">
                  <c:v>28.568300000000001</c:v>
                </c:pt>
                <c:pt idx="27">
                  <c:v>29.96451875</c:v>
                </c:pt>
                <c:pt idx="28">
                  <c:v>31.524799999999999</c:v>
                </c:pt>
                <c:pt idx="29">
                  <c:v>33.26151875</c:v>
                </c:pt>
                <c:pt idx="30">
                  <c:v>35.1875</c:v>
                </c:pt>
                <c:pt idx="31">
                  <c:v>37.316018749999998</c:v>
                </c:pt>
                <c:pt idx="32">
                  <c:v>39.660800000000002</c:v>
                </c:pt>
                <c:pt idx="33">
                  <c:v>42.236018749999999</c:v>
                </c:pt>
                <c:pt idx="34">
                  <c:v>45.0563</c:v>
                </c:pt>
                <c:pt idx="35">
                  <c:v>48.13671875</c:v>
                </c:pt>
              </c:numCache>
            </c:numRef>
          </c:yVal>
          <c:smooth val="1"/>
          <c:extLst>
            <c:ext xmlns:c16="http://schemas.microsoft.com/office/drawing/2014/chart" uri="{C3380CC4-5D6E-409C-BE32-E72D297353CC}">
              <c16:uniqueId val="{00000000-990E-486D-BDF3-379DFC06D217}"/>
            </c:ext>
          </c:extLst>
        </c:ser>
        <c:ser>
          <c:idx val="1"/>
          <c:order val="1"/>
          <c:tx>
            <c:strRef>
              <c:f>Equilibrium!$G$1</c:f>
              <c:strCache>
                <c:ptCount val="1"/>
                <c:pt idx="0">
                  <c:v>Arterial TT</c:v>
                </c:pt>
              </c:strCache>
            </c:strRef>
          </c:tx>
          <c:spPr>
            <a:ln w="12700" cap="rnd" cmpd="sng" algn="ctr">
              <a:solidFill>
                <a:srgbClr val="FF00FF"/>
              </a:solidFill>
              <a:prstDash val="solid"/>
              <a:round/>
            </a:ln>
          </c:spPr>
          <c:marker>
            <c:symbol val="square"/>
            <c:size val="5"/>
            <c:spPr>
              <a:solidFill>
                <a:srgbClr val="FF00FF"/>
              </a:solidFill>
              <a:ln w="6350" cap="flat" cmpd="sng" algn="ctr">
                <a:solidFill>
                  <a:srgbClr val="FF00FF"/>
                </a:solidFill>
                <a:prstDash val="solid"/>
                <a:round/>
              </a:ln>
            </c:spPr>
          </c:marker>
          <c:xVal>
            <c:numRef>
              <c:f>Equilibrium!$E$2:$E$37</c:f>
              <c:numCache>
                <c:formatCode>General</c:formatCode>
                <c:ptCount val="36"/>
                <c:pt idx="0">
                  <c:v>0</c:v>
                </c:pt>
                <c:pt idx="1">
                  <c:v>200</c:v>
                </c:pt>
                <c:pt idx="2">
                  <c:v>400</c:v>
                </c:pt>
                <c:pt idx="3">
                  <c:v>600</c:v>
                </c:pt>
                <c:pt idx="4">
                  <c:v>800</c:v>
                </c:pt>
                <c:pt idx="5">
                  <c:v>1000</c:v>
                </c:pt>
                <c:pt idx="6">
                  <c:v>1200</c:v>
                </c:pt>
                <c:pt idx="7">
                  <c:v>1400</c:v>
                </c:pt>
                <c:pt idx="8">
                  <c:v>1600</c:v>
                </c:pt>
                <c:pt idx="9">
                  <c:v>1800</c:v>
                </c:pt>
                <c:pt idx="10">
                  <c:v>2000</c:v>
                </c:pt>
                <c:pt idx="11">
                  <c:v>2200</c:v>
                </c:pt>
                <c:pt idx="12">
                  <c:v>2400</c:v>
                </c:pt>
                <c:pt idx="13">
                  <c:v>2600</c:v>
                </c:pt>
                <c:pt idx="14">
                  <c:v>2800</c:v>
                </c:pt>
                <c:pt idx="15">
                  <c:v>3000</c:v>
                </c:pt>
                <c:pt idx="16">
                  <c:v>3200</c:v>
                </c:pt>
                <c:pt idx="17">
                  <c:v>3400</c:v>
                </c:pt>
                <c:pt idx="18">
                  <c:v>3600</c:v>
                </c:pt>
                <c:pt idx="19">
                  <c:v>3800</c:v>
                </c:pt>
                <c:pt idx="20">
                  <c:v>4000</c:v>
                </c:pt>
                <c:pt idx="21">
                  <c:v>4200</c:v>
                </c:pt>
                <c:pt idx="22">
                  <c:v>4400</c:v>
                </c:pt>
                <c:pt idx="23">
                  <c:v>4600</c:v>
                </c:pt>
                <c:pt idx="24">
                  <c:v>4800</c:v>
                </c:pt>
                <c:pt idx="25">
                  <c:v>5000</c:v>
                </c:pt>
                <c:pt idx="26">
                  <c:v>5200</c:v>
                </c:pt>
                <c:pt idx="27">
                  <c:v>5400</c:v>
                </c:pt>
                <c:pt idx="28">
                  <c:v>5600</c:v>
                </c:pt>
                <c:pt idx="29">
                  <c:v>5800</c:v>
                </c:pt>
                <c:pt idx="30">
                  <c:v>6000</c:v>
                </c:pt>
                <c:pt idx="31">
                  <c:v>6200</c:v>
                </c:pt>
                <c:pt idx="32">
                  <c:v>6400</c:v>
                </c:pt>
                <c:pt idx="33">
                  <c:v>6600</c:v>
                </c:pt>
                <c:pt idx="34">
                  <c:v>6800</c:v>
                </c:pt>
                <c:pt idx="35">
                  <c:v>7000</c:v>
                </c:pt>
              </c:numCache>
            </c:numRef>
          </c:xVal>
          <c:yVal>
            <c:numRef>
              <c:f>Equilibrium!$G$2:$G$37</c:f>
              <c:numCache>
                <c:formatCode>General</c:formatCode>
                <c:ptCount val="36"/>
                <c:pt idx="0">
                  <c:v>163.388888888889</c:v>
                </c:pt>
                <c:pt idx="1">
                  <c:v>148.785422222222</c:v>
                </c:pt>
                <c:pt idx="2">
                  <c:v>135.4152</c:v>
                </c:pt>
                <c:pt idx="3">
                  <c:v>123.206755555556</c:v>
                </c:pt>
                <c:pt idx="4">
                  <c:v>112.090755555556</c:v>
                </c:pt>
                <c:pt idx="5">
                  <c:v>102</c:v>
                </c:pt>
                <c:pt idx="6">
                  <c:v>92.869422222222198</c:v>
                </c:pt>
                <c:pt idx="7">
                  <c:v>84.636088888888906</c:v>
                </c:pt>
                <c:pt idx="8">
                  <c:v>77.239199999999997</c:v>
                </c:pt>
                <c:pt idx="9">
                  <c:v>70.620088888888901</c:v>
                </c:pt>
                <c:pt idx="10">
                  <c:v>64.7222222222222</c:v>
                </c:pt>
                <c:pt idx="11">
                  <c:v>59.491199999999999</c:v>
                </c:pt>
                <c:pt idx="12">
                  <c:v>54.874755555555602</c:v>
                </c:pt>
                <c:pt idx="13">
                  <c:v>50.822755555555503</c:v>
                </c:pt>
                <c:pt idx="14">
                  <c:v>47.287199999999999</c:v>
                </c:pt>
                <c:pt idx="15">
                  <c:v>44.2222222222222</c:v>
                </c:pt>
                <c:pt idx="16">
                  <c:v>41.5840888888889</c:v>
                </c:pt>
                <c:pt idx="17">
                  <c:v>39.331200000000003</c:v>
                </c:pt>
                <c:pt idx="18">
                  <c:v>37.424088888888903</c:v>
                </c:pt>
                <c:pt idx="19">
                  <c:v>35.825422222222201</c:v>
                </c:pt>
                <c:pt idx="20">
                  <c:v>34.5</c:v>
                </c:pt>
                <c:pt idx="21">
                  <c:v>33.414755555555601</c:v>
                </c:pt>
                <c:pt idx="22">
                  <c:v>32.538755555555603</c:v>
                </c:pt>
                <c:pt idx="23">
                  <c:v>31.8432</c:v>
                </c:pt>
                <c:pt idx="24">
                  <c:v>31.3014222222222</c:v>
                </c:pt>
                <c:pt idx="25">
                  <c:v>30.8888888888889</c:v>
                </c:pt>
                <c:pt idx="26">
                  <c:v>30.583200000000001</c:v>
                </c:pt>
                <c:pt idx="27">
                  <c:v>30.364088888888901</c:v>
                </c:pt>
                <c:pt idx="28">
                  <c:v>30.213422222222199</c:v>
                </c:pt>
                <c:pt idx="29">
                  <c:v>30.115200000000002</c:v>
                </c:pt>
                <c:pt idx="30">
                  <c:v>30.0555555555556</c:v>
                </c:pt>
                <c:pt idx="31">
                  <c:v>30.022755555555602</c:v>
                </c:pt>
                <c:pt idx="32">
                  <c:v>30.007200000000001</c:v>
                </c:pt>
                <c:pt idx="33">
                  <c:v>30.0014222222222</c:v>
                </c:pt>
                <c:pt idx="34">
                  <c:v>30.0000888888889</c:v>
                </c:pt>
                <c:pt idx="35">
                  <c:v>30</c:v>
                </c:pt>
              </c:numCache>
            </c:numRef>
          </c:yVal>
          <c:smooth val="1"/>
          <c:extLst>
            <c:ext xmlns:c16="http://schemas.microsoft.com/office/drawing/2014/chart" uri="{C3380CC4-5D6E-409C-BE32-E72D297353CC}">
              <c16:uniqueId val="{00000001-990E-486D-BDF3-379DFC06D217}"/>
            </c:ext>
          </c:extLst>
        </c:ser>
        <c:dLbls>
          <c:showLegendKey val="0"/>
          <c:showVal val="0"/>
          <c:showCatName val="0"/>
          <c:showSerName val="0"/>
          <c:showPercent val="0"/>
          <c:showBubbleSize val="0"/>
        </c:dLbls>
        <c:axId val="200456832"/>
        <c:axId val="200472448"/>
      </c:scatterChart>
      <c:valAx>
        <c:axId val="200456832"/>
        <c:scaling>
          <c:orientation val="minMax"/>
          <c:max val="7000"/>
          <c:min val="0"/>
        </c:scaling>
        <c:delete val="0"/>
        <c:axPos val="b"/>
        <c:title>
          <c:tx>
            <c:rich>
              <a:bodyPr rot="0" spcFirstLastPara="0" vertOverflow="ellipsis" vert="horz" wrap="square" anchor="ctr" anchorCtr="1"/>
              <a:lstStyle/>
              <a:p>
                <a:pPr>
                  <a:defRPr lang="en-US" sz="1000" b="0" i="0" u="none" strike="noStrike" kern="1200" baseline="0">
                    <a:solidFill>
                      <a:srgbClr val="000000"/>
                    </a:solidFill>
                    <a:latin typeface="Times New Roman" panose="02020603050405020304" charset="0"/>
                    <a:ea typeface="Arial" panose="020B0604020202020204"/>
                    <a:cs typeface="Times New Roman" panose="02020603050405020304" charset="0"/>
                  </a:defRPr>
                </a:pPr>
                <a:r>
                  <a:rPr lang="en-US" altLang="zh-CN" sz="1000" b="0">
                    <a:latin typeface="Times New Roman" panose="02020603050405020304" charset="0"/>
                    <a:cs typeface="Times New Roman" panose="02020603050405020304" charset="0"/>
                  </a:rPr>
                  <a:t>Path Flow</a:t>
                </a:r>
              </a:p>
            </c:rich>
          </c:tx>
          <c:layout>
            <c:manualLayout>
              <c:xMode val="edge"/>
              <c:yMode val="edge"/>
              <c:x val="0.41864399861409701"/>
              <c:y val="0.86551004310989599"/>
            </c:manualLayout>
          </c:layout>
          <c:overlay val="0"/>
          <c:spPr>
            <a:noFill/>
            <a:ln w="25400">
              <a:noFill/>
            </a:ln>
          </c:spPr>
        </c:title>
        <c:numFmt formatCode="General" sourceLinked="1"/>
        <c:majorTickMark val="out"/>
        <c:minorTickMark val="none"/>
        <c:tickLblPos val="nextTo"/>
        <c:spPr>
          <a:ln w="3175" cap="flat" cmpd="sng" algn="ctr">
            <a:solidFill>
              <a:srgbClr val="000000"/>
            </a:solidFill>
            <a:prstDash val="solid"/>
            <a:round/>
          </a:ln>
        </c:spPr>
        <c:txPr>
          <a:bodyPr rot="0" spcFirstLastPara="0" vertOverflow="ellipsis" vert="horz" wrap="square" anchor="ctr" anchorCtr="1"/>
          <a:lstStyle/>
          <a:p>
            <a:pPr>
              <a:defRPr lang="en-US" sz="1000" b="0" i="0" u="none" strike="noStrike" kern="1200" baseline="0">
                <a:solidFill>
                  <a:srgbClr val="000000"/>
                </a:solidFill>
                <a:latin typeface="Times New Roman" panose="02020603050405020304" charset="0"/>
                <a:ea typeface="Arial" panose="020B0604020202020204"/>
                <a:cs typeface="Times New Roman" panose="02020603050405020304" charset="0"/>
              </a:defRPr>
            </a:pPr>
            <a:endParaRPr lang="en-US"/>
          </a:p>
        </c:txPr>
        <c:crossAx val="200472448"/>
        <c:crosses val="autoZero"/>
        <c:crossBetween val="midCat"/>
        <c:majorUnit val="1000"/>
        <c:minorUnit val="400"/>
      </c:valAx>
      <c:valAx>
        <c:axId val="200472448"/>
        <c:scaling>
          <c:orientation val="minMax"/>
          <c:max val="80"/>
        </c:scaling>
        <c:delete val="0"/>
        <c:axPos val="l"/>
        <c:majorGridlines>
          <c:spPr>
            <a:ln w="3175" cap="flat" cmpd="sng" algn="ctr">
              <a:solidFill>
                <a:srgbClr val="000000"/>
              </a:solidFill>
              <a:prstDash val="solid"/>
              <a:round/>
            </a:ln>
          </c:spPr>
        </c:majorGridlines>
        <c:title>
          <c:tx>
            <c:rich>
              <a:bodyPr rot="-5400000" spcFirstLastPara="0" vertOverflow="ellipsis" vert="horz" wrap="square" anchor="ctr" anchorCtr="1"/>
              <a:lstStyle/>
              <a:p>
                <a:pPr>
                  <a:defRPr lang="en-US" sz="1000" b="0" i="0" u="none" strike="noStrike" kern="1200" baseline="0">
                    <a:solidFill>
                      <a:srgbClr val="000000"/>
                    </a:solidFill>
                    <a:latin typeface="Times New Roman" panose="02020603050405020304" charset="0"/>
                    <a:ea typeface="Arial" panose="020B0604020202020204"/>
                    <a:cs typeface="Times New Roman" panose="02020603050405020304" charset="0"/>
                  </a:defRPr>
                </a:pPr>
                <a:r>
                  <a:rPr lang="en-US" altLang="zh-CN" sz="1000" b="0">
                    <a:latin typeface="Times New Roman" panose="02020603050405020304" charset="0"/>
                    <a:cs typeface="Times New Roman" panose="02020603050405020304" charset="0"/>
                  </a:rPr>
                  <a:t>Travel</a:t>
                </a:r>
                <a:r>
                  <a:rPr lang="en-US" altLang="zh-CN" sz="1000" b="0" baseline="0">
                    <a:latin typeface="Times New Roman" panose="02020603050405020304" charset="0"/>
                    <a:cs typeface="Times New Roman" panose="02020603050405020304" charset="0"/>
                  </a:rPr>
                  <a:t> Time</a:t>
                </a:r>
                <a:endParaRPr lang="en-US" altLang="zh-CN" sz="1000" b="0">
                  <a:latin typeface="Times New Roman" panose="02020603050405020304" charset="0"/>
                  <a:cs typeface="Times New Roman" panose="02020603050405020304" charset="0"/>
                </a:endParaRPr>
              </a:p>
            </c:rich>
          </c:tx>
          <c:layout>
            <c:manualLayout>
              <c:xMode val="edge"/>
              <c:yMode val="edge"/>
              <c:x val="3.6691489513177897E-2"/>
              <c:y val="0.28983585601022699"/>
            </c:manualLayout>
          </c:layout>
          <c:overlay val="0"/>
          <c:spPr>
            <a:noFill/>
            <a:ln w="25400">
              <a:noFill/>
            </a:ln>
          </c:spPr>
        </c:title>
        <c:numFmt formatCode="General" sourceLinked="1"/>
        <c:majorTickMark val="out"/>
        <c:minorTickMark val="none"/>
        <c:tickLblPos val="nextTo"/>
        <c:spPr>
          <a:ln w="3175" cap="flat" cmpd="sng" algn="ctr">
            <a:solidFill>
              <a:srgbClr val="000000"/>
            </a:solidFill>
            <a:prstDash val="solid"/>
            <a:round/>
          </a:ln>
        </c:spPr>
        <c:txPr>
          <a:bodyPr rot="0" spcFirstLastPara="0" vertOverflow="ellipsis" vert="horz" wrap="square" anchor="ctr" anchorCtr="1"/>
          <a:lstStyle/>
          <a:p>
            <a:pPr>
              <a:defRPr lang="en-US" sz="1000" b="0" i="0" u="none" strike="noStrike" kern="1200" baseline="0">
                <a:solidFill>
                  <a:srgbClr val="000000"/>
                </a:solidFill>
                <a:latin typeface="Times New Roman" panose="02020603050405020304" charset="0"/>
                <a:ea typeface="Arial" panose="020B0604020202020204"/>
                <a:cs typeface="Times New Roman" panose="02020603050405020304" charset="0"/>
              </a:defRPr>
            </a:pPr>
            <a:endParaRPr lang="en-US"/>
          </a:p>
        </c:txPr>
        <c:crossAx val="200456832"/>
        <c:crosses val="autoZero"/>
        <c:crossBetween val="midCat"/>
      </c:valAx>
      <c:spPr>
        <a:solidFill>
          <a:srgbClr val="C0C0C0"/>
        </a:solidFill>
        <a:ln w="12700">
          <a:solidFill>
            <a:srgbClr val="808080"/>
          </a:solidFill>
          <a:prstDash val="solid"/>
        </a:ln>
      </c:spPr>
    </c:plotArea>
    <c:legend>
      <c:legendPos val="r"/>
      <c:layout>
        <c:manualLayout>
          <c:xMode val="edge"/>
          <c:yMode val="edge"/>
          <c:x val="0.59569307629649704"/>
          <c:y val="0.104698960017604"/>
          <c:w val="0.26389340929791699"/>
          <c:h val="0.234439527175891"/>
        </c:manualLayout>
      </c:layout>
      <c:overlay val="0"/>
      <c:spPr>
        <a:solidFill>
          <a:srgbClr val="FFFFFF">
            <a:alpha val="100000"/>
          </a:srgbClr>
        </a:solidFill>
        <a:ln w="3175">
          <a:solidFill>
            <a:srgbClr val="000000">
              <a:alpha val="100000"/>
            </a:srgbClr>
          </a:solidFill>
          <a:prstDash val="solid"/>
        </a:ln>
      </c:spPr>
      <c:txPr>
        <a:bodyPr rot="0" spcFirstLastPara="0" vertOverflow="ellipsis" vert="horz" wrap="square" anchor="ctr" anchorCtr="1"/>
        <a:lstStyle/>
        <a:p>
          <a:pPr>
            <a:defRPr lang="en-US" sz="1010" b="0" i="0" u="none" strike="noStrike" kern="1200" baseline="0">
              <a:solidFill>
                <a:srgbClr val="000000"/>
              </a:solidFill>
              <a:latin typeface="Arial" panose="020B0604020202020204"/>
              <a:ea typeface="Arial" panose="020B0604020202020204"/>
              <a:cs typeface="Arial" panose="020B0604020202020204"/>
            </a:defRPr>
          </a:pPr>
          <a:endParaRPr lang="en-US"/>
        </a:p>
      </c:txPr>
    </c:legend>
    <c:plotVisOnly val="1"/>
    <c:dispBlanksAs val="gap"/>
    <c:showDLblsOverMax val="0"/>
  </c:chart>
  <c:spPr>
    <a:solidFill>
      <a:srgbClr val="FFFFFF"/>
    </a:solidFill>
    <a:ln w="3175" cap="flat" cmpd="sng" algn="ctr">
      <a:solidFill>
        <a:srgbClr val="000000"/>
      </a:solidFill>
      <a:prstDash val="solid"/>
      <a:round/>
    </a:ln>
  </c:spPr>
  <c:txPr>
    <a:bodyPr/>
    <a:lstStyle/>
    <a:p>
      <a:pPr>
        <a:defRPr lang="en-US" sz="1200" b="0" i="0" u="none" strike="noStrike" baseline="0">
          <a:solidFill>
            <a:srgbClr val="000000"/>
          </a:solidFill>
          <a:latin typeface="Arial" panose="020B0604020202020204"/>
          <a:ea typeface="Arial" panose="020B0604020202020204"/>
          <a:cs typeface="Arial" panose="020B0604020202020204"/>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026D700-711B-4F7F-B6E5-76CE086CED9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36</Pages>
  <Words>6949</Words>
  <Characters>39610</Characters>
  <Application>Microsoft Office Word</Application>
  <DocSecurity>0</DocSecurity>
  <Lines>330</Lines>
  <Paragraphs>92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46467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陈 陈</dc:creator>
  <cp:lastModifiedBy>Xuesong Zhou</cp:lastModifiedBy>
  <cp:revision>26</cp:revision>
  <dcterms:created xsi:type="dcterms:W3CDTF">2023-03-04T20:25:00Z</dcterms:created>
  <dcterms:modified xsi:type="dcterms:W3CDTF">2023-03-04T22:22:00Z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1033-11.2.0.9635</vt:lpwstr>
  </property>
</Properties>
</file>