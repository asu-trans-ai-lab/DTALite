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B1E87" w14:textId="43F0A4EA" w:rsidR="00862460" w:rsidRPr="008E595C" w:rsidRDefault="00862460" w:rsidP="00862460">
      <w:pPr>
        <w:rPr>
          <w:b/>
          <w:bCs/>
          <w:sz w:val="22"/>
          <w:szCs w:val="22"/>
        </w:rPr>
      </w:pPr>
      <w:r w:rsidRPr="008E595C">
        <w:rPr>
          <w:b/>
          <w:bCs/>
          <w:sz w:val="22"/>
          <w:szCs w:val="22"/>
        </w:rPr>
        <w:t xml:space="preserve">Are we there yet? Automating and streaming traffic analysis tasks for integrated corridor management using a </w:t>
      </w:r>
      <w:r w:rsidR="0053674F" w:rsidRPr="008E595C">
        <w:rPr>
          <w:b/>
          <w:bCs/>
          <w:sz w:val="22"/>
          <w:szCs w:val="22"/>
        </w:rPr>
        <w:t>FOCUSING</w:t>
      </w:r>
      <w:r w:rsidRPr="008E595C">
        <w:rPr>
          <w:b/>
          <w:bCs/>
          <w:sz w:val="22"/>
          <w:szCs w:val="22"/>
        </w:rPr>
        <w:t xml:space="preserve"> approach </w:t>
      </w:r>
    </w:p>
    <w:p w14:paraId="1C3CB65D" w14:textId="77777777" w:rsidR="00815292" w:rsidRPr="008E595C" w:rsidRDefault="00815292" w:rsidP="00862460">
      <w:pPr>
        <w:rPr>
          <w:sz w:val="22"/>
          <w:szCs w:val="22"/>
        </w:rPr>
      </w:pPr>
    </w:p>
    <w:p w14:paraId="4085B7D8" w14:textId="5DC8DFA8" w:rsidR="00CA1CFC" w:rsidRPr="008E595C" w:rsidRDefault="00CA1CFC" w:rsidP="00D60FB2">
      <w:pPr>
        <w:pStyle w:val="Heading1"/>
        <w:rPr>
          <w:rFonts w:ascii="Times New Roman" w:hAnsi="Times New Roman" w:cs="Times New Roman"/>
          <w:sz w:val="22"/>
          <w:szCs w:val="22"/>
        </w:rPr>
      </w:pPr>
      <w:r w:rsidRPr="008E595C">
        <w:rPr>
          <w:rFonts w:ascii="Times New Roman" w:hAnsi="Times New Roman" w:cs="Times New Roman"/>
          <w:sz w:val="22"/>
          <w:szCs w:val="22"/>
        </w:rPr>
        <w:t>Abstract</w:t>
      </w:r>
    </w:p>
    <w:p w14:paraId="296BF026" w14:textId="1F502162" w:rsidR="008934B4" w:rsidRPr="008E595C" w:rsidRDefault="008934B4" w:rsidP="008934B4">
      <w:pPr>
        <w:rPr>
          <w:sz w:val="22"/>
          <w:szCs w:val="22"/>
        </w:rPr>
      </w:pPr>
      <w:r w:rsidRPr="008E595C">
        <w:rPr>
          <w:sz w:val="22"/>
          <w:szCs w:val="22"/>
        </w:rPr>
        <w:t>Motivated by a wide range of application needs,</w:t>
      </w:r>
      <w:r w:rsidR="00CC3E79" w:rsidRPr="008E595C">
        <w:rPr>
          <w:sz w:val="22"/>
          <w:szCs w:val="22"/>
        </w:rPr>
        <w:t xml:space="preserve"> such as information elevation,</w:t>
      </w:r>
      <w:r w:rsidRPr="008E595C">
        <w:rPr>
          <w:sz w:val="22"/>
          <w:szCs w:val="22"/>
        </w:rPr>
        <w:t xml:space="preserve"> </w:t>
      </w:r>
      <w:r w:rsidR="0098638C" w:rsidRPr="008E595C">
        <w:rPr>
          <w:sz w:val="22"/>
          <w:szCs w:val="22"/>
        </w:rPr>
        <w:t xml:space="preserve">complex multi-tasking </w:t>
      </w:r>
      <w:r w:rsidR="00F73C10" w:rsidRPr="008E595C">
        <w:rPr>
          <w:sz w:val="22"/>
          <w:szCs w:val="22"/>
        </w:rPr>
        <w:t xml:space="preserve">in the traffic analysis </w:t>
      </w:r>
      <w:r w:rsidR="00EC5E0A" w:rsidRPr="008E595C">
        <w:rPr>
          <w:sz w:val="22"/>
          <w:szCs w:val="22"/>
        </w:rPr>
        <w:t>has</w:t>
      </w:r>
      <w:r w:rsidR="005F6F2A" w:rsidRPr="008E595C">
        <w:rPr>
          <w:sz w:val="22"/>
          <w:szCs w:val="22"/>
        </w:rPr>
        <w:t xml:space="preserve"> been increasingly recognized as </w:t>
      </w:r>
      <w:r w:rsidR="00EC5E0A" w:rsidRPr="008E595C">
        <w:rPr>
          <w:sz w:val="22"/>
          <w:szCs w:val="22"/>
        </w:rPr>
        <w:t xml:space="preserve">a </w:t>
      </w:r>
      <w:r w:rsidR="0098638C" w:rsidRPr="008E595C">
        <w:rPr>
          <w:sz w:val="22"/>
          <w:szCs w:val="22"/>
        </w:rPr>
        <w:t xml:space="preserve">necessary </w:t>
      </w:r>
      <w:r w:rsidR="00EC5E0A" w:rsidRPr="008E595C">
        <w:rPr>
          <w:sz w:val="22"/>
          <w:szCs w:val="22"/>
        </w:rPr>
        <w:t>process for assessing the operational performance of those applications</w:t>
      </w:r>
      <w:r w:rsidR="005F6F2A" w:rsidRPr="008E595C">
        <w:rPr>
          <w:sz w:val="22"/>
          <w:szCs w:val="22"/>
        </w:rPr>
        <w:t xml:space="preserve">. </w:t>
      </w:r>
      <w:r w:rsidRPr="008E595C">
        <w:rPr>
          <w:sz w:val="22"/>
          <w:szCs w:val="22"/>
        </w:rPr>
        <w:t xml:space="preserve">However, </w:t>
      </w:r>
      <w:r w:rsidR="00D56A41" w:rsidRPr="008E595C">
        <w:rPr>
          <w:sz w:val="22"/>
          <w:szCs w:val="22"/>
        </w:rPr>
        <w:t xml:space="preserve">it is challenging to </w:t>
      </w:r>
      <w:r w:rsidR="00F11D14" w:rsidRPr="008E595C">
        <w:rPr>
          <w:sz w:val="22"/>
          <w:szCs w:val="22"/>
        </w:rPr>
        <w:t>implement</w:t>
      </w:r>
      <w:r w:rsidR="00D56A41" w:rsidRPr="008E595C">
        <w:rPr>
          <w:sz w:val="22"/>
          <w:szCs w:val="22"/>
        </w:rPr>
        <w:t xml:space="preserve"> multiple </w:t>
      </w:r>
      <w:r w:rsidR="00EC1712" w:rsidRPr="008E595C">
        <w:rPr>
          <w:sz w:val="22"/>
          <w:szCs w:val="22"/>
        </w:rPr>
        <w:t>complex processes</w:t>
      </w:r>
      <w:r w:rsidR="00F11D14" w:rsidRPr="008E595C">
        <w:rPr>
          <w:sz w:val="22"/>
          <w:szCs w:val="22"/>
        </w:rPr>
        <w:t xml:space="preserve"> in </w:t>
      </w:r>
      <w:r w:rsidR="00681C64" w:rsidRPr="008E595C">
        <w:rPr>
          <w:sz w:val="22"/>
          <w:szCs w:val="22"/>
        </w:rPr>
        <w:t xml:space="preserve">data </w:t>
      </w:r>
      <w:r w:rsidR="008F4C58" w:rsidRPr="008E595C">
        <w:rPr>
          <w:sz w:val="22"/>
          <w:szCs w:val="22"/>
        </w:rPr>
        <w:t xml:space="preserve">collection, </w:t>
      </w:r>
      <w:r w:rsidR="004B1947" w:rsidRPr="008E595C">
        <w:rPr>
          <w:sz w:val="22"/>
          <w:szCs w:val="22"/>
        </w:rPr>
        <w:t xml:space="preserve">resolution and fidelity, </w:t>
      </w:r>
      <w:r w:rsidR="008F4C58" w:rsidRPr="008E595C">
        <w:rPr>
          <w:sz w:val="22"/>
          <w:szCs w:val="22"/>
        </w:rPr>
        <w:t>modeling,</w:t>
      </w:r>
      <w:r w:rsidR="00F11D14" w:rsidRPr="008E595C">
        <w:rPr>
          <w:sz w:val="22"/>
          <w:szCs w:val="22"/>
        </w:rPr>
        <w:t xml:space="preserve"> and computation, </w:t>
      </w:r>
      <w:r w:rsidR="00EC1712" w:rsidRPr="008E595C">
        <w:rPr>
          <w:sz w:val="22"/>
          <w:szCs w:val="22"/>
        </w:rPr>
        <w:t xml:space="preserve">especially in </w:t>
      </w:r>
      <w:r w:rsidR="00F11D14" w:rsidRPr="008E595C">
        <w:rPr>
          <w:sz w:val="22"/>
          <w:szCs w:val="22"/>
        </w:rPr>
        <w:t>a</w:t>
      </w:r>
      <w:r w:rsidR="00EC1712" w:rsidRPr="008E595C">
        <w:rPr>
          <w:sz w:val="22"/>
          <w:szCs w:val="22"/>
        </w:rPr>
        <w:t xml:space="preserve"> full size of large-scale network</w:t>
      </w:r>
      <w:r w:rsidRPr="008E595C">
        <w:rPr>
          <w:sz w:val="22"/>
          <w:szCs w:val="22"/>
        </w:rPr>
        <w:t xml:space="preserve">. This paper develops a comprehensive </w:t>
      </w:r>
      <w:r w:rsidR="0053674F" w:rsidRPr="008E595C">
        <w:rPr>
          <w:sz w:val="22"/>
          <w:szCs w:val="22"/>
        </w:rPr>
        <w:t xml:space="preserve">practice-oriented automating and streaming workflow for traffic analysis tasks, </w:t>
      </w:r>
      <w:r w:rsidR="00A67E9B" w:rsidRPr="008E595C">
        <w:rPr>
          <w:sz w:val="22"/>
          <w:szCs w:val="22"/>
        </w:rPr>
        <w:t xml:space="preserve">called FOCUSING, </w:t>
      </w:r>
      <w:r w:rsidRPr="008E595C">
        <w:rPr>
          <w:sz w:val="22"/>
          <w:szCs w:val="22"/>
        </w:rPr>
        <w:t xml:space="preserve">which integrates </w:t>
      </w:r>
      <w:r w:rsidR="005A01E0" w:rsidRPr="008E595C">
        <w:rPr>
          <w:sz w:val="22"/>
          <w:szCs w:val="22"/>
        </w:rPr>
        <w:t>1</w:t>
      </w:r>
      <w:r w:rsidRPr="008E595C">
        <w:rPr>
          <w:sz w:val="22"/>
          <w:szCs w:val="22"/>
        </w:rPr>
        <w:t xml:space="preserve">) a </w:t>
      </w:r>
      <w:r w:rsidR="008F4C58" w:rsidRPr="008E595C">
        <w:rPr>
          <w:b/>
          <w:bCs/>
          <w:sz w:val="22"/>
          <w:szCs w:val="22"/>
        </w:rPr>
        <w:t>F</w:t>
      </w:r>
      <w:r w:rsidRPr="008E595C">
        <w:rPr>
          <w:sz w:val="22"/>
          <w:szCs w:val="22"/>
        </w:rPr>
        <w:t>ocusing approach to define subareas,</w:t>
      </w:r>
      <w:r w:rsidR="005A01E0" w:rsidRPr="008E595C">
        <w:rPr>
          <w:sz w:val="22"/>
          <w:szCs w:val="22"/>
        </w:rPr>
        <w:t xml:space="preserve"> 2) </w:t>
      </w:r>
      <w:r w:rsidR="00A86BD4" w:rsidRPr="008E595C">
        <w:rPr>
          <w:b/>
          <w:bCs/>
          <w:sz w:val="22"/>
          <w:szCs w:val="22"/>
        </w:rPr>
        <w:t>O</w:t>
      </w:r>
      <w:r w:rsidR="00A86BD4" w:rsidRPr="008E595C">
        <w:rPr>
          <w:sz w:val="22"/>
          <w:szCs w:val="22"/>
        </w:rPr>
        <w:t>rigin-based flow extraction,</w:t>
      </w:r>
      <w:r w:rsidRPr="008E595C">
        <w:rPr>
          <w:sz w:val="22"/>
          <w:szCs w:val="22"/>
        </w:rPr>
        <w:t xml:space="preserve"> 3) </w:t>
      </w:r>
      <w:r w:rsidR="004B1947" w:rsidRPr="008E595C">
        <w:rPr>
          <w:b/>
          <w:bCs/>
          <w:sz w:val="22"/>
          <w:szCs w:val="22"/>
        </w:rPr>
        <w:t>C</w:t>
      </w:r>
      <w:r w:rsidRPr="008E595C">
        <w:rPr>
          <w:sz w:val="22"/>
          <w:szCs w:val="22"/>
        </w:rPr>
        <w:t xml:space="preserve">olumn generation, 4) </w:t>
      </w:r>
      <w:r w:rsidR="0032554F" w:rsidRPr="008E595C">
        <w:rPr>
          <w:sz w:val="22"/>
          <w:szCs w:val="22"/>
        </w:rPr>
        <w:t xml:space="preserve">column </w:t>
      </w:r>
      <w:r w:rsidR="0032554F" w:rsidRPr="008E595C">
        <w:rPr>
          <w:b/>
          <w:bCs/>
          <w:sz w:val="22"/>
          <w:szCs w:val="22"/>
        </w:rPr>
        <w:t>U</w:t>
      </w:r>
      <w:r w:rsidR="0032554F" w:rsidRPr="008E595C">
        <w:rPr>
          <w:sz w:val="22"/>
          <w:szCs w:val="22"/>
        </w:rPr>
        <w:t xml:space="preserve">pdating </w:t>
      </w:r>
      <w:r w:rsidRPr="008E595C">
        <w:rPr>
          <w:sz w:val="22"/>
          <w:szCs w:val="22"/>
        </w:rPr>
        <w:t xml:space="preserve">path flow using multiple data sources, e.g. travel time and traffic counts, 5) </w:t>
      </w:r>
      <w:r w:rsidR="0032554F" w:rsidRPr="008E595C">
        <w:rPr>
          <w:b/>
          <w:bCs/>
          <w:sz w:val="22"/>
          <w:szCs w:val="22"/>
        </w:rPr>
        <w:t>S</w:t>
      </w:r>
      <w:r w:rsidRPr="008E595C">
        <w:rPr>
          <w:sz w:val="22"/>
          <w:szCs w:val="22"/>
        </w:rPr>
        <w:t xml:space="preserve">ensitivity analysis, 6) </w:t>
      </w:r>
      <w:r w:rsidR="0032554F" w:rsidRPr="008E595C">
        <w:rPr>
          <w:b/>
          <w:bCs/>
          <w:sz w:val="22"/>
          <w:szCs w:val="22"/>
        </w:rPr>
        <w:t>I</w:t>
      </w:r>
      <w:r w:rsidRPr="008E595C">
        <w:rPr>
          <w:sz w:val="22"/>
          <w:szCs w:val="22"/>
        </w:rPr>
        <w:t xml:space="preserve">nformation </w:t>
      </w:r>
      <w:r w:rsidR="0009140F" w:rsidRPr="008E595C">
        <w:rPr>
          <w:sz w:val="22"/>
          <w:szCs w:val="22"/>
        </w:rPr>
        <w:t>evaluation</w:t>
      </w:r>
      <w:r w:rsidRPr="008E595C">
        <w:rPr>
          <w:sz w:val="22"/>
          <w:szCs w:val="22"/>
        </w:rPr>
        <w:t xml:space="preserve">, </w:t>
      </w:r>
      <w:r w:rsidR="0032554F" w:rsidRPr="008E595C">
        <w:rPr>
          <w:sz w:val="22"/>
          <w:szCs w:val="22"/>
        </w:rPr>
        <w:t>7</w:t>
      </w:r>
      <w:r w:rsidR="004B1947" w:rsidRPr="008E595C">
        <w:rPr>
          <w:sz w:val="22"/>
          <w:szCs w:val="22"/>
        </w:rPr>
        <w:t xml:space="preserve">) multiresolution </w:t>
      </w:r>
      <w:r w:rsidR="0032554F" w:rsidRPr="008E595C">
        <w:rPr>
          <w:b/>
          <w:bCs/>
          <w:sz w:val="22"/>
          <w:szCs w:val="22"/>
        </w:rPr>
        <w:t>N</w:t>
      </w:r>
      <w:r w:rsidR="0032554F" w:rsidRPr="008E595C">
        <w:rPr>
          <w:sz w:val="22"/>
          <w:szCs w:val="22"/>
        </w:rPr>
        <w:t>etwork</w:t>
      </w:r>
      <w:r w:rsidR="004B1947" w:rsidRPr="008E595C">
        <w:rPr>
          <w:sz w:val="22"/>
          <w:szCs w:val="22"/>
        </w:rPr>
        <w:t xml:space="preserve">, </w:t>
      </w:r>
      <w:r w:rsidRPr="008E595C">
        <w:rPr>
          <w:sz w:val="22"/>
          <w:szCs w:val="22"/>
        </w:rPr>
        <w:t xml:space="preserve">and </w:t>
      </w:r>
      <w:r w:rsidR="0032554F" w:rsidRPr="008E595C">
        <w:rPr>
          <w:sz w:val="22"/>
          <w:szCs w:val="22"/>
        </w:rPr>
        <w:t>8</w:t>
      </w:r>
      <w:r w:rsidRPr="008E595C">
        <w:rPr>
          <w:sz w:val="22"/>
          <w:szCs w:val="22"/>
        </w:rPr>
        <w:t xml:space="preserve">) </w:t>
      </w:r>
      <w:proofErr w:type="spellStart"/>
      <w:r w:rsidR="007F07DF" w:rsidRPr="008E595C">
        <w:rPr>
          <w:sz w:val="22"/>
          <w:szCs w:val="22"/>
        </w:rPr>
        <w:t>a</w:t>
      </w:r>
      <w:r w:rsidR="007F07DF" w:rsidRPr="008E595C">
        <w:rPr>
          <w:b/>
          <w:bCs/>
          <w:sz w:val="22"/>
          <w:szCs w:val="22"/>
        </w:rPr>
        <w:t>G</w:t>
      </w:r>
      <w:r w:rsidR="007F07DF" w:rsidRPr="008E595C">
        <w:rPr>
          <w:sz w:val="22"/>
          <w:szCs w:val="22"/>
        </w:rPr>
        <w:t>ent</w:t>
      </w:r>
      <w:proofErr w:type="spellEnd"/>
      <w:r w:rsidRPr="008E595C">
        <w:rPr>
          <w:sz w:val="22"/>
          <w:szCs w:val="22"/>
        </w:rPr>
        <w:t xml:space="preserve">-based simulation. This framework aims to assist traffic engineers in </w:t>
      </w:r>
      <w:r w:rsidR="00EA4B89" w:rsidRPr="008E595C">
        <w:rPr>
          <w:sz w:val="22"/>
          <w:szCs w:val="22"/>
        </w:rPr>
        <w:t xml:space="preserve">1) streaming the </w:t>
      </w:r>
      <w:r w:rsidRPr="008E595C">
        <w:rPr>
          <w:sz w:val="22"/>
          <w:szCs w:val="22"/>
        </w:rPr>
        <w:t xml:space="preserve">effectively </w:t>
      </w:r>
      <w:r w:rsidR="00EA4B89" w:rsidRPr="008E595C">
        <w:rPr>
          <w:sz w:val="22"/>
          <w:szCs w:val="22"/>
        </w:rPr>
        <w:t>complex multi-tasking for traffic analysis 2</w:t>
      </w:r>
      <w:r w:rsidRPr="008E595C">
        <w:rPr>
          <w:sz w:val="22"/>
          <w:szCs w:val="22"/>
        </w:rPr>
        <w:t xml:space="preserve">) </w:t>
      </w:r>
      <w:r w:rsidR="00EA4B89" w:rsidRPr="008E595C">
        <w:rPr>
          <w:sz w:val="22"/>
          <w:szCs w:val="22"/>
        </w:rPr>
        <w:t>auto</w:t>
      </w:r>
      <w:r w:rsidR="00315F27" w:rsidRPr="008E595C">
        <w:rPr>
          <w:sz w:val="22"/>
          <w:szCs w:val="22"/>
        </w:rPr>
        <w:t>mati</w:t>
      </w:r>
      <w:r w:rsidR="00B459CD" w:rsidRPr="008E595C">
        <w:rPr>
          <w:sz w:val="22"/>
          <w:szCs w:val="22"/>
        </w:rPr>
        <w:t>cally</w:t>
      </w:r>
      <w:r w:rsidR="00315F27" w:rsidRPr="008E595C">
        <w:rPr>
          <w:sz w:val="22"/>
          <w:szCs w:val="22"/>
        </w:rPr>
        <w:t xml:space="preserve"> and </w:t>
      </w:r>
      <w:r w:rsidR="00B459CD" w:rsidRPr="008E595C">
        <w:rPr>
          <w:sz w:val="22"/>
          <w:szCs w:val="22"/>
        </w:rPr>
        <w:t xml:space="preserve">efficiently </w:t>
      </w:r>
      <w:r w:rsidR="00F67210" w:rsidRPr="008E595C">
        <w:rPr>
          <w:sz w:val="22"/>
          <w:szCs w:val="22"/>
        </w:rPr>
        <w:t>execut</w:t>
      </w:r>
      <w:r w:rsidR="00315F27" w:rsidRPr="008E595C">
        <w:rPr>
          <w:sz w:val="22"/>
          <w:szCs w:val="22"/>
        </w:rPr>
        <w:t>i</w:t>
      </w:r>
      <w:r w:rsidR="00B459CD" w:rsidRPr="008E595C">
        <w:rPr>
          <w:sz w:val="22"/>
          <w:szCs w:val="22"/>
        </w:rPr>
        <w:t>ng</w:t>
      </w:r>
      <w:r w:rsidR="00315F27" w:rsidRPr="008E595C">
        <w:rPr>
          <w:sz w:val="22"/>
          <w:szCs w:val="22"/>
        </w:rPr>
        <w:t xml:space="preserve"> </w:t>
      </w:r>
      <w:r w:rsidR="00B459CD" w:rsidRPr="008E595C">
        <w:rPr>
          <w:sz w:val="22"/>
          <w:szCs w:val="22"/>
        </w:rPr>
        <w:t xml:space="preserve">traffic analysis workflow </w:t>
      </w:r>
      <w:r w:rsidR="00FB5E15" w:rsidRPr="008E595C">
        <w:rPr>
          <w:sz w:val="22"/>
          <w:szCs w:val="22"/>
        </w:rPr>
        <w:t>in</w:t>
      </w:r>
      <w:r w:rsidRPr="008E595C">
        <w:rPr>
          <w:sz w:val="22"/>
          <w:szCs w:val="22"/>
        </w:rPr>
        <w:t xml:space="preserve"> large-scale networks on a computer with limited memory, </w:t>
      </w:r>
      <w:r w:rsidR="00B459CD" w:rsidRPr="008E595C">
        <w:rPr>
          <w:sz w:val="22"/>
          <w:szCs w:val="22"/>
        </w:rPr>
        <w:t>3</w:t>
      </w:r>
      <w:r w:rsidRPr="008E595C">
        <w:rPr>
          <w:sz w:val="22"/>
          <w:szCs w:val="22"/>
        </w:rPr>
        <w:t xml:space="preserve">) understanding advanced but sophisticated model structures, and </w:t>
      </w:r>
      <w:r w:rsidR="00B459CD" w:rsidRPr="008E595C">
        <w:rPr>
          <w:sz w:val="22"/>
          <w:szCs w:val="22"/>
        </w:rPr>
        <w:t>4</w:t>
      </w:r>
      <w:r w:rsidRPr="008E595C">
        <w:rPr>
          <w:sz w:val="22"/>
          <w:szCs w:val="22"/>
        </w:rPr>
        <w:t xml:space="preserve">) utilizing higher fidelity transportation measurement results to estimate and calibrate underlying transportation system processes under different traffic conditions. </w:t>
      </w:r>
    </w:p>
    <w:p w14:paraId="7FCC7478" w14:textId="77777777" w:rsidR="00D938AF" w:rsidRPr="008E595C" w:rsidRDefault="00D938AF" w:rsidP="008934B4">
      <w:pPr>
        <w:rPr>
          <w:sz w:val="22"/>
          <w:szCs w:val="22"/>
        </w:rPr>
      </w:pPr>
    </w:p>
    <w:p w14:paraId="2CE8AA90" w14:textId="4DCEF9F8" w:rsidR="008934B4" w:rsidRPr="008E595C" w:rsidRDefault="008934B4" w:rsidP="008934B4">
      <w:pPr>
        <w:rPr>
          <w:sz w:val="22"/>
          <w:szCs w:val="22"/>
        </w:rPr>
      </w:pPr>
      <w:r w:rsidRPr="008E595C">
        <w:rPr>
          <w:sz w:val="22"/>
          <w:szCs w:val="22"/>
        </w:rPr>
        <w:t xml:space="preserve">Keywords: Focusing approach, Column generation, Sensitivity analysis, Simulation, Information </w:t>
      </w:r>
      <w:r w:rsidR="0009140F" w:rsidRPr="008E595C">
        <w:rPr>
          <w:sz w:val="22"/>
          <w:szCs w:val="22"/>
        </w:rPr>
        <w:t>evaluation</w:t>
      </w:r>
    </w:p>
    <w:p w14:paraId="26A17073" w14:textId="2D17D659" w:rsidR="00CA1CFC" w:rsidRPr="008E595C" w:rsidRDefault="00B06B5A" w:rsidP="007140AA">
      <w:pPr>
        <w:rPr>
          <w:sz w:val="22"/>
          <w:szCs w:val="22"/>
        </w:rPr>
      </w:pPr>
      <w:r w:rsidRPr="008E595C">
        <w:rPr>
          <w:sz w:val="22"/>
          <w:szCs w:val="22"/>
        </w:rPr>
        <w:br w:type="page"/>
      </w:r>
    </w:p>
    <w:p w14:paraId="25D41318" w14:textId="16FE4F06" w:rsidR="00EE2364" w:rsidRPr="008E595C" w:rsidRDefault="00CA1CFC" w:rsidP="00DD0EBD">
      <w:pPr>
        <w:pStyle w:val="Heading1"/>
        <w:rPr>
          <w:rFonts w:ascii="Times New Roman" w:hAnsi="Times New Roman" w:cs="Times New Roman"/>
          <w:sz w:val="22"/>
          <w:szCs w:val="22"/>
          <w:shd w:val="pct15" w:color="auto" w:fill="FFFFFF"/>
        </w:rPr>
      </w:pPr>
      <w:r w:rsidRPr="008E595C">
        <w:rPr>
          <w:rFonts w:ascii="Times New Roman" w:hAnsi="Times New Roman" w:cs="Times New Roman"/>
          <w:sz w:val="22"/>
          <w:szCs w:val="22"/>
        </w:rPr>
        <w:lastRenderedPageBreak/>
        <w:t>Introductio</w:t>
      </w:r>
      <w:r w:rsidR="007F07DF" w:rsidRPr="008E595C">
        <w:rPr>
          <w:rFonts w:ascii="Times New Roman" w:hAnsi="Times New Roman" w:cs="Times New Roman"/>
          <w:sz w:val="22"/>
          <w:szCs w:val="22"/>
        </w:rPr>
        <w:t>n</w:t>
      </w:r>
    </w:p>
    <w:p w14:paraId="3F33C9C8" w14:textId="1D8C0416" w:rsidR="002A67F1" w:rsidRPr="008E595C" w:rsidRDefault="00EE2364" w:rsidP="00CA1CFC">
      <w:pPr>
        <w:rPr>
          <w:sz w:val="22"/>
          <w:szCs w:val="22"/>
        </w:rPr>
      </w:pPr>
      <w:r w:rsidRPr="008E595C">
        <w:rPr>
          <w:sz w:val="22"/>
          <w:szCs w:val="22"/>
        </w:rPr>
        <w:t xml:space="preserve">Increasing travel demand has created </w:t>
      </w:r>
      <w:r w:rsidR="00C352E4" w:rsidRPr="008E595C">
        <w:rPr>
          <w:sz w:val="22"/>
          <w:szCs w:val="22"/>
        </w:rPr>
        <w:t>incident</w:t>
      </w:r>
      <w:r w:rsidRPr="008E595C">
        <w:rPr>
          <w:sz w:val="22"/>
          <w:szCs w:val="22"/>
        </w:rPr>
        <w:t xml:space="preserve"> in urban traffic. </w:t>
      </w:r>
      <w:r w:rsidR="005A3832" w:rsidRPr="008E595C">
        <w:rPr>
          <w:sz w:val="22"/>
          <w:szCs w:val="22"/>
        </w:rPr>
        <w:t xml:space="preserve">From an operations perspective, </w:t>
      </w:r>
      <w:r w:rsidR="005E4C6E" w:rsidRPr="008E595C">
        <w:rPr>
          <w:sz w:val="22"/>
          <w:szCs w:val="22"/>
        </w:rPr>
        <w:t>i</w:t>
      </w:r>
      <w:r w:rsidR="005A3832" w:rsidRPr="008E595C">
        <w:rPr>
          <w:sz w:val="22"/>
          <w:szCs w:val="22"/>
        </w:rPr>
        <w:t xml:space="preserve">ntegrated </w:t>
      </w:r>
      <w:r w:rsidR="005E4C6E" w:rsidRPr="008E595C">
        <w:rPr>
          <w:sz w:val="22"/>
          <w:szCs w:val="22"/>
        </w:rPr>
        <w:t>c</w:t>
      </w:r>
      <w:r w:rsidR="005A3832" w:rsidRPr="008E595C">
        <w:rPr>
          <w:sz w:val="22"/>
          <w:szCs w:val="22"/>
        </w:rPr>
        <w:t xml:space="preserve">orridor </w:t>
      </w:r>
      <w:r w:rsidR="005E4C6E" w:rsidRPr="008E595C">
        <w:rPr>
          <w:sz w:val="22"/>
          <w:szCs w:val="22"/>
        </w:rPr>
        <w:t>m</w:t>
      </w:r>
      <w:r w:rsidR="005A3832" w:rsidRPr="008E595C">
        <w:rPr>
          <w:sz w:val="22"/>
          <w:szCs w:val="22"/>
        </w:rPr>
        <w:t xml:space="preserve">anagement will increase agency awareness of incidents, develop enhanced </w:t>
      </w:r>
      <w:r w:rsidR="00CF3A53" w:rsidRPr="008E595C">
        <w:rPr>
          <w:sz w:val="22"/>
          <w:szCs w:val="22"/>
        </w:rPr>
        <w:t>real-time decision</w:t>
      </w:r>
      <w:r w:rsidR="005A3832" w:rsidRPr="008E595C">
        <w:rPr>
          <w:sz w:val="22"/>
          <w:szCs w:val="22"/>
        </w:rPr>
        <w:t xml:space="preserve"> capabilities for advanced Transportation System Management and Operations (TSMO) strategy implementation, promote cross-agency information sharing, and provide advanced warning and alerts to travelers on the corridor to promote informed trip decision-making.</w:t>
      </w:r>
    </w:p>
    <w:p w14:paraId="5434CA4B" w14:textId="77777777" w:rsidR="00644A2A" w:rsidRPr="008E595C" w:rsidRDefault="00644A2A" w:rsidP="005E4C6E">
      <w:pPr>
        <w:jc w:val="both"/>
        <w:rPr>
          <w:b/>
          <w:bCs/>
          <w:sz w:val="22"/>
          <w:szCs w:val="22"/>
          <w:shd w:val="pct15" w:color="auto" w:fill="FFFFFF"/>
        </w:rPr>
      </w:pPr>
    </w:p>
    <w:p w14:paraId="15C383F1" w14:textId="406AF60E" w:rsidR="00C40823" w:rsidRPr="008E595C" w:rsidRDefault="00C40823" w:rsidP="0006385F">
      <w:pPr>
        <w:rPr>
          <w:sz w:val="22"/>
          <w:szCs w:val="22"/>
        </w:rPr>
      </w:pPr>
      <w:r w:rsidRPr="008E595C">
        <w:rPr>
          <w:sz w:val="22"/>
          <w:szCs w:val="22"/>
        </w:rPr>
        <w:t>The traveler information systems are benefit from the data rich environment presented by the automobile navigation devices</w:t>
      </w:r>
      <w:r w:rsidR="00F40A50" w:rsidRPr="008E595C">
        <w:rPr>
          <w:sz w:val="22"/>
          <w:szCs w:val="22"/>
        </w:rPr>
        <w:t xml:space="preserve">, such as the Global Positioning System (GPS). </w:t>
      </w:r>
      <w:r w:rsidRPr="008E595C">
        <w:rPr>
          <w:sz w:val="22"/>
          <w:szCs w:val="22"/>
        </w:rPr>
        <w:t xml:space="preserve">The data can be used to measure travel times and traffic flow distribution and evolution in the entire network. </w:t>
      </w:r>
      <w:r w:rsidR="00AB7B97" w:rsidRPr="008E595C">
        <w:rPr>
          <w:sz w:val="22"/>
          <w:szCs w:val="22"/>
        </w:rPr>
        <w:t>However, d</w:t>
      </w:r>
      <w:r w:rsidR="00447740" w:rsidRPr="008E595C">
        <w:rPr>
          <w:sz w:val="22"/>
          <w:szCs w:val="22"/>
        </w:rPr>
        <w:t xml:space="preserve">ata processing and data </w:t>
      </w:r>
      <w:r w:rsidR="00C5648E" w:rsidRPr="008E595C">
        <w:rPr>
          <w:sz w:val="22"/>
          <w:szCs w:val="22"/>
        </w:rPr>
        <w:t xml:space="preserve">calibration </w:t>
      </w:r>
      <w:r w:rsidR="00447740" w:rsidRPr="008E595C">
        <w:rPr>
          <w:sz w:val="22"/>
          <w:szCs w:val="22"/>
        </w:rPr>
        <w:t>require innovative algorithm to reduce sensor installation, maintenance cost, and engineers’ efforts, also precisely estimate traffic conditions.</w:t>
      </w:r>
    </w:p>
    <w:p w14:paraId="05DE8CF1" w14:textId="77777777" w:rsidR="00091B34" w:rsidRPr="008E595C" w:rsidRDefault="00091B34" w:rsidP="00482F9A">
      <w:pPr>
        <w:ind w:left="720"/>
        <w:rPr>
          <w:sz w:val="22"/>
          <w:szCs w:val="22"/>
          <w:shd w:val="pct15" w:color="auto" w:fill="FFFFFF"/>
        </w:rPr>
      </w:pPr>
    </w:p>
    <w:p w14:paraId="33DA9B13" w14:textId="523336EE" w:rsidR="00123C8C" w:rsidRPr="008E595C" w:rsidRDefault="006D34B3" w:rsidP="00CA1CFC">
      <w:pPr>
        <w:rPr>
          <w:sz w:val="22"/>
          <w:szCs w:val="22"/>
        </w:rPr>
      </w:pPr>
      <w:r w:rsidRPr="008E595C">
        <w:rPr>
          <w:sz w:val="22"/>
          <w:szCs w:val="22"/>
        </w:rPr>
        <w:t>To assess the operational performance of those applications, t</w:t>
      </w:r>
      <w:r w:rsidR="00E712C4" w:rsidRPr="008E595C">
        <w:rPr>
          <w:sz w:val="22"/>
          <w:szCs w:val="22"/>
        </w:rPr>
        <w:t>he traffic analysis has been increasingly recognized as a necessary process. However, it is challenging to implement multiple complex processes in data collection, resolution and fidelity, modeling, and computation, especially in a full size of large-scale network</w:t>
      </w:r>
      <w:r w:rsidR="0000269F" w:rsidRPr="008E595C">
        <w:rPr>
          <w:sz w:val="22"/>
          <w:szCs w:val="22"/>
        </w:rPr>
        <w:t>. In addition, u</w:t>
      </w:r>
      <w:r w:rsidR="00A62C5C" w:rsidRPr="008E595C">
        <w:rPr>
          <w:sz w:val="22"/>
          <w:szCs w:val="22"/>
        </w:rPr>
        <w:t xml:space="preserve">sing computation models is an essential requirement for transportation planning and analysis processes. However, the large-scale transportation network poses a great challenge in terms of computational time and path storage space, especially when the time dimension is modeled since it will dramatically increase the number of efficient paths. Finding a complete set of solutions will be intractable. In addition, since there isn’t a unique model that can solve the various problems that planners or engineers may have because of complex time-varying interactions between the demand and supply side of a transportation network, there </w:t>
      </w:r>
      <w:r w:rsidR="009C4B85" w:rsidRPr="008E595C">
        <w:rPr>
          <w:sz w:val="22"/>
          <w:szCs w:val="22"/>
        </w:rPr>
        <w:t>could</w:t>
      </w:r>
      <w:r w:rsidR="00A62C5C" w:rsidRPr="008E595C">
        <w:rPr>
          <w:sz w:val="22"/>
          <w:szCs w:val="22"/>
        </w:rPr>
        <w:t xml:space="preserve"> be used very complex models.</w:t>
      </w:r>
      <w:r w:rsidR="009C4B85" w:rsidRPr="008E595C">
        <w:rPr>
          <w:sz w:val="22"/>
          <w:szCs w:val="22"/>
        </w:rPr>
        <w:t xml:space="preserve"> T</w:t>
      </w:r>
      <w:r w:rsidR="00A62C5C" w:rsidRPr="008E595C">
        <w:rPr>
          <w:sz w:val="22"/>
          <w:szCs w:val="22"/>
        </w:rPr>
        <w:t xml:space="preserve">hese models </w:t>
      </w:r>
      <w:proofErr w:type="gramStart"/>
      <w:r w:rsidR="00A62C5C" w:rsidRPr="008E595C">
        <w:rPr>
          <w:sz w:val="22"/>
          <w:szCs w:val="22"/>
        </w:rPr>
        <w:t>have to</w:t>
      </w:r>
      <w:proofErr w:type="gramEnd"/>
      <w:r w:rsidR="00A62C5C" w:rsidRPr="008E595C">
        <w:rPr>
          <w:sz w:val="22"/>
          <w:szCs w:val="22"/>
        </w:rPr>
        <w:t xml:space="preserve"> be executed in a reasonable time with operating a huge amount of data with uncertainty. </w:t>
      </w:r>
      <w:r w:rsidR="00906F8D" w:rsidRPr="008E595C">
        <w:rPr>
          <w:sz w:val="22"/>
          <w:szCs w:val="22"/>
        </w:rPr>
        <w:t xml:space="preserve">Further, the impacted analysis for traffic response is challenging since drivers could be impacted by the information in the road. </w:t>
      </w:r>
      <w:r w:rsidR="00806D45" w:rsidRPr="008E595C">
        <w:rPr>
          <w:sz w:val="22"/>
          <w:szCs w:val="22"/>
        </w:rPr>
        <w:t xml:space="preserve">The summary of challenges is shown in </w:t>
      </w:r>
      <w:r w:rsidR="00806D45" w:rsidRPr="008E595C">
        <w:rPr>
          <w:b/>
          <w:bCs/>
          <w:sz w:val="22"/>
          <w:szCs w:val="22"/>
        </w:rPr>
        <w:t>Table 1</w:t>
      </w:r>
      <w:r w:rsidR="00806D45" w:rsidRPr="008E595C">
        <w:rPr>
          <w:sz w:val="22"/>
          <w:szCs w:val="22"/>
        </w:rPr>
        <w:t>.</w:t>
      </w:r>
    </w:p>
    <w:p w14:paraId="1921091F" w14:textId="77777777" w:rsidR="00091B34" w:rsidRPr="008E595C" w:rsidRDefault="00091B34" w:rsidP="00394EDD">
      <w:pPr>
        <w:rPr>
          <w:sz w:val="22"/>
          <w:szCs w:val="22"/>
          <w:shd w:val="pct15" w:color="auto" w:fill="FFFFFF"/>
        </w:rPr>
      </w:pPr>
    </w:p>
    <w:p w14:paraId="6DCEDC97" w14:textId="2D202AB8" w:rsidR="00696950" w:rsidRPr="008E595C" w:rsidRDefault="00394EDD" w:rsidP="009B5761">
      <w:pPr>
        <w:rPr>
          <w:sz w:val="22"/>
          <w:szCs w:val="22"/>
        </w:rPr>
      </w:pPr>
      <w:r w:rsidRPr="008E595C">
        <w:rPr>
          <w:sz w:val="22"/>
          <w:szCs w:val="22"/>
        </w:rPr>
        <w:t>From a practical point of view, in order to evaluate the safety, efficiency, and reliability of transportation systems, many traffic engineers, planners, and researchers have been working on data-driven calibration based on the Macroscopic Fundamental Diagram (MFD), and the integration of the simulation and optimization approaches in DTA problem to capture time-dependent congestion under the first-in-first-</w:t>
      </w:r>
      <w:proofErr w:type="gramStart"/>
      <w:r w:rsidRPr="008E595C">
        <w:rPr>
          <w:sz w:val="22"/>
          <w:szCs w:val="22"/>
        </w:rPr>
        <w:t>out</w:t>
      </w:r>
      <w:proofErr w:type="gramEnd"/>
      <w:r w:rsidRPr="008E595C">
        <w:rPr>
          <w:sz w:val="22"/>
          <w:szCs w:val="22"/>
        </w:rPr>
        <w:t xml:space="preserve"> </w:t>
      </w:r>
    </w:p>
    <w:p w14:paraId="3D713312" w14:textId="77777777" w:rsidR="00C12D61" w:rsidRPr="008E595C" w:rsidRDefault="00C12D61" w:rsidP="00394EDD">
      <w:pPr>
        <w:rPr>
          <w:sz w:val="22"/>
          <w:szCs w:val="22"/>
        </w:rPr>
      </w:pPr>
    </w:p>
    <w:p w14:paraId="048CE679" w14:textId="6DDE3E14" w:rsidR="00C12D61" w:rsidRPr="008E595C" w:rsidRDefault="00394EDD" w:rsidP="00394EDD">
      <w:pPr>
        <w:rPr>
          <w:sz w:val="22"/>
          <w:szCs w:val="22"/>
        </w:rPr>
      </w:pPr>
      <w:r w:rsidRPr="008E595C">
        <w:rPr>
          <w:sz w:val="22"/>
          <w:szCs w:val="22"/>
        </w:rPr>
        <w:t xml:space="preserve">To increase the computational time, many researchers spend a lot of effort developing simulation models for rapid system modeling and analytics. </w:t>
      </w:r>
      <w:proofErr w:type="spellStart"/>
      <w:r w:rsidRPr="008E595C">
        <w:rPr>
          <w:sz w:val="22"/>
          <w:szCs w:val="22"/>
        </w:rPr>
        <w:t>Junchaya</w:t>
      </w:r>
      <w:proofErr w:type="spellEnd"/>
      <w:r w:rsidRPr="008E595C">
        <w:rPr>
          <w:sz w:val="22"/>
          <w:szCs w:val="22"/>
        </w:rPr>
        <w:t xml:space="preserve"> and Chang (1993) explored a parallel computing architecture that simulates a large-scale network with 32,000 vehicles within 312 minutes. Lee and Chandrasekar (2002) proposed a parallel traffic simulation computing framework to critically increase the simulation speed. Chen et al. (2011) developed an open-source traffic simulation package (</w:t>
      </w:r>
      <w:proofErr w:type="spellStart"/>
      <w:r w:rsidRPr="008E595C">
        <w:rPr>
          <w:sz w:val="22"/>
          <w:szCs w:val="22"/>
        </w:rPr>
        <w:t>QarSUMO</w:t>
      </w:r>
      <w:proofErr w:type="spellEnd"/>
      <w:r w:rsidRPr="008E595C">
        <w:rPr>
          <w:sz w:val="22"/>
          <w:szCs w:val="22"/>
        </w:rPr>
        <w:t xml:space="preserve">) for parallel simulation and congestion optimization. </w:t>
      </w:r>
    </w:p>
    <w:p w14:paraId="3E5C865C" w14:textId="77777777" w:rsidR="00ED38ED" w:rsidRPr="008E595C" w:rsidRDefault="00ED38ED" w:rsidP="00394EDD">
      <w:pPr>
        <w:rPr>
          <w:sz w:val="22"/>
          <w:szCs w:val="22"/>
        </w:rPr>
      </w:pPr>
    </w:p>
    <w:p w14:paraId="5FCDBB1A" w14:textId="2DCBF5C4" w:rsidR="00394EDD" w:rsidRPr="008E595C" w:rsidRDefault="00394EDD" w:rsidP="00394EDD">
      <w:pPr>
        <w:rPr>
          <w:sz w:val="22"/>
          <w:szCs w:val="22"/>
        </w:rPr>
      </w:pPr>
      <w:proofErr w:type="gramStart"/>
      <w:r w:rsidRPr="008E595C">
        <w:rPr>
          <w:sz w:val="22"/>
          <w:szCs w:val="22"/>
        </w:rPr>
        <w:t>A number of</w:t>
      </w:r>
      <w:proofErr w:type="gramEnd"/>
      <w:r w:rsidRPr="008E595C">
        <w:rPr>
          <w:sz w:val="22"/>
          <w:szCs w:val="22"/>
        </w:rPr>
        <w:t xml:space="preserve"> generalized analytical approaches also have been provided. Cheng et al (2021) proposed an s-shaped traffic MFD to capture the relationship between speed and density under various possible densities. Pan et al (2022) analyze and highlight the connection between FD and queueing models, which are important to measure time-dependent delay performance under both undersaturated and oversaturated conditions. Along this line, Zhou et al. (2022) proposed a queue-based volume delay function within DTA model to measure and describe the time-dependent delay performance under the multiresolution model framework.</w:t>
      </w:r>
    </w:p>
    <w:p w14:paraId="1CBADA48" w14:textId="77777777" w:rsidR="00C12D61" w:rsidRPr="008E595C" w:rsidRDefault="00C12D61" w:rsidP="00394EDD">
      <w:pPr>
        <w:rPr>
          <w:sz w:val="22"/>
          <w:szCs w:val="22"/>
        </w:rPr>
      </w:pPr>
    </w:p>
    <w:p w14:paraId="07147674" w14:textId="148316CE" w:rsidR="00CA1CFC" w:rsidRPr="008E595C" w:rsidRDefault="00394EDD">
      <w:pPr>
        <w:rPr>
          <w:sz w:val="22"/>
          <w:szCs w:val="22"/>
        </w:rPr>
      </w:pPr>
      <w:r w:rsidRPr="008E595C">
        <w:rPr>
          <w:sz w:val="22"/>
          <w:szCs w:val="22"/>
        </w:rPr>
        <w:t xml:space="preserve">The Multiresolution model can be applied to the evaluation and analysis of different scenarios. Focusing on the large-scale regional strategy evaluation, the first two classes are more concerned about traffic flow propagation with less emphasis on detailed vehicle trajectories. On the other hand, microscopic simulation highlights detailed motion states of individual vehicles as well as interactions between </w:t>
      </w:r>
      <w:r w:rsidRPr="008E595C">
        <w:rPr>
          <w:sz w:val="22"/>
          <w:szCs w:val="22"/>
        </w:rPr>
        <w:lastRenderedPageBreak/>
        <w:t xml:space="preserve">different vehicles. In many large-scale projects, integrated modeling and simulation can be useful instead of multiple simulations. As such case of large-scale projects requires initial planning evaluation at the macroscopic level and evaluation process of design and operational alternatives at the microscopic level. </w:t>
      </w:r>
    </w:p>
    <w:p w14:paraId="3711279F" w14:textId="77777777" w:rsidR="00AE3002" w:rsidRPr="008E595C" w:rsidRDefault="00AE3002" w:rsidP="00AE3002">
      <w:pPr>
        <w:rPr>
          <w:sz w:val="22"/>
          <w:szCs w:val="22"/>
          <w:shd w:val="pct15" w:color="auto" w:fill="FFFFFF"/>
        </w:rPr>
      </w:pPr>
    </w:p>
    <w:p w14:paraId="0F270F3F" w14:textId="7551FF1E" w:rsidR="00394EDD" w:rsidRPr="008E595C" w:rsidRDefault="00394EDD" w:rsidP="00394EDD">
      <w:pPr>
        <w:rPr>
          <w:sz w:val="22"/>
          <w:szCs w:val="22"/>
        </w:rPr>
      </w:pPr>
      <w:r w:rsidRPr="008E595C">
        <w:rPr>
          <w:sz w:val="22"/>
          <w:szCs w:val="22"/>
        </w:rPr>
        <w:t>While previous studies in the areas of subarea analysis have made important contributions, in various aspects, there are still critically important research needs.</w:t>
      </w:r>
    </w:p>
    <w:p w14:paraId="77017552" w14:textId="6B8E487A" w:rsidR="00617532" w:rsidRPr="008E595C" w:rsidRDefault="00617532" w:rsidP="00DD0EBD">
      <w:pPr>
        <w:pStyle w:val="ListParagraph"/>
        <w:numPr>
          <w:ilvl w:val="0"/>
          <w:numId w:val="18"/>
        </w:numPr>
        <w:rPr>
          <w:sz w:val="22"/>
          <w:szCs w:val="22"/>
        </w:rPr>
      </w:pPr>
      <w:r w:rsidRPr="008E595C">
        <w:rPr>
          <w:sz w:val="22"/>
          <w:szCs w:val="22"/>
        </w:rPr>
        <w:t>Automation of workflow</w:t>
      </w:r>
    </w:p>
    <w:p w14:paraId="4C7F559F" w14:textId="2DF9C606" w:rsidR="00617532" w:rsidRPr="008E595C" w:rsidRDefault="00BB5239" w:rsidP="00DD0EBD">
      <w:pPr>
        <w:ind w:left="360"/>
        <w:jc w:val="both"/>
        <w:rPr>
          <w:sz w:val="22"/>
          <w:szCs w:val="22"/>
        </w:rPr>
      </w:pPr>
      <w:r w:rsidRPr="008E595C">
        <w:rPr>
          <w:sz w:val="22"/>
          <w:szCs w:val="22"/>
        </w:rPr>
        <w:t xml:space="preserve">"Simplicity is a prerequisite for reliability." said by </w:t>
      </w:r>
      <w:proofErr w:type="spellStart"/>
      <w:r w:rsidRPr="008E595C">
        <w:rPr>
          <w:sz w:val="22"/>
          <w:szCs w:val="22"/>
        </w:rPr>
        <w:t>Edsger</w:t>
      </w:r>
      <w:proofErr w:type="spellEnd"/>
      <w:r w:rsidRPr="008E595C">
        <w:rPr>
          <w:sz w:val="22"/>
          <w:szCs w:val="22"/>
        </w:rPr>
        <w:t xml:space="preserve"> Dijkstra. </w:t>
      </w:r>
      <w:r w:rsidR="00F84DFA" w:rsidRPr="008E595C">
        <w:rPr>
          <w:sz w:val="22"/>
          <w:szCs w:val="22"/>
        </w:rPr>
        <w:t>The complex</w:t>
      </w:r>
      <w:r w:rsidR="009C22FE" w:rsidRPr="008E595C">
        <w:rPr>
          <w:sz w:val="22"/>
          <w:szCs w:val="22"/>
        </w:rPr>
        <w:t xml:space="preserve"> processes of traffic analysis </w:t>
      </w:r>
      <w:r w:rsidR="00C74793" w:rsidRPr="008E595C">
        <w:rPr>
          <w:sz w:val="22"/>
          <w:szCs w:val="22"/>
        </w:rPr>
        <w:t xml:space="preserve">could bring uncertainty and </w:t>
      </w:r>
      <w:r w:rsidR="00716A0C" w:rsidRPr="008E595C">
        <w:rPr>
          <w:sz w:val="22"/>
          <w:szCs w:val="22"/>
        </w:rPr>
        <w:t xml:space="preserve">instability </w:t>
      </w:r>
      <w:r w:rsidR="00C74793" w:rsidRPr="008E595C">
        <w:rPr>
          <w:sz w:val="22"/>
          <w:szCs w:val="22"/>
        </w:rPr>
        <w:t>to the real-time decision.</w:t>
      </w:r>
      <w:r w:rsidR="00F84DFA" w:rsidRPr="008E595C">
        <w:rPr>
          <w:sz w:val="22"/>
          <w:szCs w:val="22"/>
        </w:rPr>
        <w:t xml:space="preserve"> </w:t>
      </w:r>
      <w:r w:rsidR="00716A0C" w:rsidRPr="008E595C">
        <w:rPr>
          <w:sz w:val="22"/>
          <w:szCs w:val="22"/>
        </w:rPr>
        <w:t xml:space="preserve">A </w:t>
      </w:r>
      <w:r w:rsidR="00402146" w:rsidRPr="008E595C">
        <w:rPr>
          <w:sz w:val="22"/>
          <w:szCs w:val="22"/>
        </w:rPr>
        <w:t>streamlined and</w:t>
      </w:r>
      <w:r w:rsidR="00716A0C" w:rsidRPr="008E595C">
        <w:rPr>
          <w:sz w:val="22"/>
          <w:szCs w:val="22"/>
        </w:rPr>
        <w:t xml:space="preserve"> automated</w:t>
      </w:r>
      <w:r w:rsidR="00402146" w:rsidRPr="008E595C">
        <w:rPr>
          <w:sz w:val="22"/>
          <w:szCs w:val="22"/>
        </w:rPr>
        <w:t xml:space="preserve"> workflow is critical needed.</w:t>
      </w:r>
      <w:r w:rsidR="00716A0C" w:rsidRPr="008E595C">
        <w:rPr>
          <w:sz w:val="22"/>
          <w:szCs w:val="22"/>
        </w:rPr>
        <w:t xml:space="preserve"> </w:t>
      </w:r>
    </w:p>
    <w:p w14:paraId="071B1904" w14:textId="77777777" w:rsidR="00394EDD" w:rsidRPr="008E595C" w:rsidRDefault="00394EDD" w:rsidP="00DD0EBD">
      <w:pPr>
        <w:pStyle w:val="ListParagraph"/>
        <w:numPr>
          <w:ilvl w:val="0"/>
          <w:numId w:val="18"/>
        </w:numPr>
        <w:rPr>
          <w:sz w:val="22"/>
          <w:szCs w:val="22"/>
        </w:rPr>
      </w:pPr>
      <w:r w:rsidRPr="008E595C">
        <w:rPr>
          <w:sz w:val="22"/>
          <w:szCs w:val="22"/>
        </w:rPr>
        <w:t>Data-driven calibration</w:t>
      </w:r>
    </w:p>
    <w:p w14:paraId="359B672D" w14:textId="2F162112" w:rsidR="00394EDD" w:rsidRPr="008E595C" w:rsidRDefault="005C4271" w:rsidP="00DD0EBD">
      <w:pPr>
        <w:ind w:left="360"/>
        <w:jc w:val="both"/>
        <w:rPr>
          <w:sz w:val="22"/>
          <w:szCs w:val="22"/>
        </w:rPr>
      </w:pPr>
      <w:r w:rsidRPr="008E595C">
        <w:rPr>
          <w:sz w:val="22"/>
          <w:szCs w:val="22"/>
        </w:rPr>
        <w:t>A</w:t>
      </w:r>
      <w:r w:rsidR="00394EDD" w:rsidRPr="008E595C">
        <w:rPr>
          <w:sz w:val="22"/>
          <w:szCs w:val="22"/>
        </w:rPr>
        <w:t xml:space="preserve"> real-time calibration should be included in the space-time traffic simulation process (</w:t>
      </w:r>
      <w:proofErr w:type="spellStart"/>
      <w:r w:rsidR="00394EDD" w:rsidRPr="008E595C">
        <w:rPr>
          <w:sz w:val="22"/>
          <w:szCs w:val="22"/>
        </w:rPr>
        <w:t>Henclewood</w:t>
      </w:r>
      <w:proofErr w:type="spellEnd"/>
      <w:r w:rsidR="00394EDD" w:rsidRPr="008E595C">
        <w:rPr>
          <w:sz w:val="22"/>
          <w:szCs w:val="22"/>
        </w:rPr>
        <w:t xml:space="preserve"> et al., 2012). However, one of the challenges to be addressed is to build a computationally efficient and precise calibration model to deal with millions of real-time input data</w:t>
      </w:r>
      <w:r w:rsidRPr="008E595C">
        <w:rPr>
          <w:sz w:val="22"/>
          <w:szCs w:val="22"/>
        </w:rPr>
        <w:t>, such as speed, demand, congestion duration, and volume.</w:t>
      </w:r>
    </w:p>
    <w:p w14:paraId="381C7B27" w14:textId="77777777" w:rsidR="003B55A2" w:rsidRPr="008E595C" w:rsidRDefault="003B55A2" w:rsidP="00DD0EBD">
      <w:pPr>
        <w:pStyle w:val="ListParagraph"/>
        <w:numPr>
          <w:ilvl w:val="0"/>
          <w:numId w:val="18"/>
        </w:numPr>
        <w:rPr>
          <w:sz w:val="22"/>
          <w:szCs w:val="22"/>
        </w:rPr>
      </w:pPr>
      <w:r w:rsidRPr="008E595C">
        <w:rPr>
          <w:sz w:val="22"/>
          <w:szCs w:val="22"/>
        </w:rPr>
        <w:t>Transportation systems models</w:t>
      </w:r>
    </w:p>
    <w:p w14:paraId="55D0B0DE" w14:textId="43F21A46" w:rsidR="0078500C" w:rsidRPr="008E595C" w:rsidRDefault="0078500C" w:rsidP="00DD0EBD">
      <w:pPr>
        <w:ind w:left="360" w:firstLine="360"/>
        <w:jc w:val="both"/>
        <w:rPr>
          <w:sz w:val="22"/>
          <w:szCs w:val="22"/>
        </w:rPr>
      </w:pPr>
      <w:r w:rsidRPr="008E595C">
        <w:rPr>
          <w:sz w:val="22"/>
          <w:szCs w:val="22"/>
        </w:rPr>
        <w:t>Scalability</w:t>
      </w:r>
    </w:p>
    <w:p w14:paraId="52FFBDAD" w14:textId="6B0CF174" w:rsidR="003B55A2" w:rsidRPr="008E595C" w:rsidRDefault="00092AB1" w:rsidP="00DD0EBD">
      <w:pPr>
        <w:ind w:left="360"/>
        <w:jc w:val="both"/>
        <w:rPr>
          <w:sz w:val="22"/>
          <w:szCs w:val="22"/>
        </w:rPr>
      </w:pPr>
      <w:r w:rsidRPr="008E595C">
        <w:rPr>
          <w:sz w:val="22"/>
          <w:szCs w:val="22"/>
        </w:rPr>
        <w:t xml:space="preserve">To facilitate traffic analysis at a finer-grained level, </w:t>
      </w:r>
      <w:r w:rsidR="003B55A2" w:rsidRPr="008E595C">
        <w:rPr>
          <w:sz w:val="22"/>
          <w:szCs w:val="22"/>
        </w:rPr>
        <w:t>the complexity of large-scale network molding and computation</w:t>
      </w:r>
      <w:r w:rsidRPr="008E595C">
        <w:rPr>
          <w:sz w:val="22"/>
          <w:szCs w:val="22"/>
        </w:rPr>
        <w:t xml:space="preserve"> should be reduced.</w:t>
      </w:r>
    </w:p>
    <w:p w14:paraId="475A2D92" w14:textId="77777777" w:rsidR="00AD0A0C" w:rsidRPr="008E595C" w:rsidRDefault="00AD0A0C" w:rsidP="00DD0EBD">
      <w:pPr>
        <w:ind w:left="360" w:firstLine="360"/>
        <w:jc w:val="both"/>
        <w:rPr>
          <w:sz w:val="22"/>
          <w:szCs w:val="22"/>
        </w:rPr>
      </w:pPr>
      <w:r w:rsidRPr="008E595C">
        <w:rPr>
          <w:sz w:val="22"/>
          <w:szCs w:val="22"/>
        </w:rPr>
        <w:t>Resolutions and Fidelity</w:t>
      </w:r>
    </w:p>
    <w:p w14:paraId="4882D0B3" w14:textId="6A97E72C" w:rsidR="00AD0A0C" w:rsidRPr="008E595C" w:rsidRDefault="00AD0A0C" w:rsidP="00DD0EBD">
      <w:pPr>
        <w:ind w:left="360"/>
        <w:jc w:val="both"/>
        <w:rPr>
          <w:sz w:val="22"/>
          <w:szCs w:val="22"/>
        </w:rPr>
      </w:pPr>
      <w:r w:rsidRPr="008E595C">
        <w:rPr>
          <w:sz w:val="22"/>
          <w:szCs w:val="22"/>
        </w:rPr>
        <w:t xml:space="preserve">Resolution is the degree of detail and precision used in the representation of real-world aspects in a model or simulation (Army Modeling and Simulation Office 2020). Fine-grained spatial resolutions make corridors, roads, and lane representation possible. </w:t>
      </w:r>
    </w:p>
    <w:p w14:paraId="7A0C78D7" w14:textId="52E79428" w:rsidR="00F12F6F" w:rsidRPr="008E595C" w:rsidRDefault="00F12F6F" w:rsidP="00DD0EBD">
      <w:pPr>
        <w:ind w:left="360" w:firstLine="360"/>
        <w:jc w:val="both"/>
        <w:rPr>
          <w:sz w:val="22"/>
          <w:szCs w:val="22"/>
        </w:rPr>
      </w:pPr>
      <w:r w:rsidRPr="008E595C">
        <w:rPr>
          <w:sz w:val="22"/>
          <w:szCs w:val="22"/>
        </w:rPr>
        <w:t>Integrated macroscopic and mesoscopic models</w:t>
      </w:r>
    </w:p>
    <w:p w14:paraId="5F40E789" w14:textId="2BF19DD6" w:rsidR="00003EDC" w:rsidRPr="008E595C" w:rsidRDefault="00003EDC" w:rsidP="00DD0EBD">
      <w:pPr>
        <w:ind w:left="360"/>
        <w:jc w:val="both"/>
        <w:rPr>
          <w:sz w:val="22"/>
          <w:szCs w:val="22"/>
        </w:rPr>
      </w:pPr>
      <w:r w:rsidRPr="008E595C">
        <w:rPr>
          <w:sz w:val="22"/>
          <w:szCs w:val="22"/>
        </w:rPr>
        <w:t xml:space="preserve">Traditionally macroscopic models have been used most frequently due to wider availability and lower computation times compared to mesoscopic and microscopic models. </w:t>
      </w:r>
      <w:r w:rsidR="00D0073B" w:rsidRPr="008E595C">
        <w:rPr>
          <w:sz w:val="22"/>
          <w:szCs w:val="22"/>
        </w:rPr>
        <w:t>M</w:t>
      </w:r>
      <w:r w:rsidRPr="008E595C">
        <w:rPr>
          <w:sz w:val="22"/>
          <w:szCs w:val="22"/>
        </w:rPr>
        <w:t>esoscopic simulation models aim to fill the gaps between the aggregate level approach of macroscopic models and the individual interactions of the microscopic ones.</w:t>
      </w:r>
      <w:r w:rsidR="00D0073B" w:rsidRPr="008E595C">
        <w:rPr>
          <w:sz w:val="22"/>
          <w:szCs w:val="22"/>
        </w:rPr>
        <w:t xml:space="preserve"> </w:t>
      </w:r>
      <w:r w:rsidR="004C6A9E" w:rsidRPr="008E595C">
        <w:rPr>
          <w:sz w:val="22"/>
          <w:szCs w:val="22"/>
        </w:rPr>
        <w:t>Although microscopic models provide more fidelity than mesoscopic models, the integrated macroscopic and mesoscopic models provide much better computational and modeling efficiency.</w:t>
      </w:r>
    </w:p>
    <w:p w14:paraId="030A2995" w14:textId="1D715455" w:rsidR="00617532" w:rsidRPr="008E595C" w:rsidRDefault="0078500C" w:rsidP="00DD0EBD">
      <w:pPr>
        <w:pStyle w:val="ListParagraph"/>
        <w:numPr>
          <w:ilvl w:val="0"/>
          <w:numId w:val="18"/>
        </w:numPr>
        <w:rPr>
          <w:sz w:val="22"/>
          <w:szCs w:val="22"/>
        </w:rPr>
      </w:pPr>
      <w:r w:rsidRPr="008E595C">
        <w:rPr>
          <w:sz w:val="22"/>
          <w:szCs w:val="22"/>
        </w:rPr>
        <w:t xml:space="preserve">Path flow-based </w:t>
      </w:r>
      <w:r w:rsidR="00BE3641" w:rsidRPr="008E595C">
        <w:rPr>
          <w:sz w:val="22"/>
          <w:szCs w:val="22"/>
        </w:rPr>
        <w:t>integrated equilibrium and re-assignment</w:t>
      </w:r>
    </w:p>
    <w:p w14:paraId="6BF43EEC" w14:textId="608C82E3" w:rsidR="00540A5E" w:rsidRPr="008E595C" w:rsidRDefault="0051603E" w:rsidP="00DD0EBD">
      <w:pPr>
        <w:ind w:left="360"/>
        <w:jc w:val="both"/>
        <w:rPr>
          <w:sz w:val="22"/>
          <w:szCs w:val="22"/>
        </w:rPr>
      </w:pPr>
      <w:r w:rsidRPr="008E595C">
        <w:rPr>
          <w:sz w:val="22"/>
          <w:szCs w:val="22"/>
        </w:rPr>
        <w:t xml:space="preserve">For the impact analysis for traffic response and decision support, </w:t>
      </w:r>
      <w:r w:rsidR="00BE3641" w:rsidRPr="008E595C">
        <w:rPr>
          <w:sz w:val="22"/>
          <w:szCs w:val="22"/>
        </w:rPr>
        <w:t xml:space="preserve">the path-flow based </w:t>
      </w:r>
      <w:r w:rsidR="006C46B5" w:rsidRPr="008E595C">
        <w:rPr>
          <w:sz w:val="22"/>
          <w:szCs w:val="22"/>
        </w:rPr>
        <w:t xml:space="preserve">equilibrium and re-assignment </w:t>
      </w:r>
      <w:r w:rsidRPr="008E595C">
        <w:rPr>
          <w:sz w:val="22"/>
          <w:szCs w:val="22"/>
        </w:rPr>
        <w:t>shoul</w:t>
      </w:r>
      <w:r w:rsidR="006C46B5" w:rsidRPr="008E595C">
        <w:rPr>
          <w:sz w:val="22"/>
          <w:szCs w:val="22"/>
        </w:rPr>
        <w:t>d be utilized in understanding the impact of real time information provision and management strategies</w:t>
      </w:r>
      <w:r w:rsidR="00371843" w:rsidRPr="008E595C">
        <w:rPr>
          <w:sz w:val="22"/>
          <w:szCs w:val="22"/>
        </w:rPr>
        <w:t>. The quality of the path flow, which depends on the calibration of MFD within the DTA module, will impact the results of path flow, such as the agent trajectory and time-dependent profile (Zhou et al., 2022).</w:t>
      </w:r>
    </w:p>
    <w:p w14:paraId="7C316CC7" w14:textId="77777777" w:rsidR="00394EDD" w:rsidRPr="008E595C" w:rsidRDefault="00394EDD" w:rsidP="00120EFD">
      <w:pPr>
        <w:rPr>
          <w:sz w:val="22"/>
          <w:szCs w:val="22"/>
        </w:rPr>
      </w:pPr>
    </w:p>
    <w:p w14:paraId="6AF8C245" w14:textId="09861AA1" w:rsidR="00120EFD" w:rsidRPr="008E595C" w:rsidRDefault="00120EFD" w:rsidP="00120EFD">
      <w:pPr>
        <w:rPr>
          <w:sz w:val="22"/>
          <w:szCs w:val="22"/>
        </w:rPr>
      </w:pPr>
      <w:r w:rsidRPr="008E595C">
        <w:rPr>
          <w:sz w:val="22"/>
          <w:szCs w:val="22"/>
        </w:rPr>
        <w:t xml:space="preserve">It is critically important to develop a comprehensive </w:t>
      </w:r>
      <w:r w:rsidR="00885601" w:rsidRPr="008E595C">
        <w:rPr>
          <w:sz w:val="22"/>
          <w:szCs w:val="22"/>
        </w:rPr>
        <w:t xml:space="preserve">but automotive and streamlined </w:t>
      </w:r>
      <w:r w:rsidRPr="008E595C">
        <w:rPr>
          <w:sz w:val="22"/>
          <w:szCs w:val="22"/>
        </w:rPr>
        <w:t xml:space="preserve">application workflow. Along this line, it is proposed to address the following research questions in this paper. </w:t>
      </w:r>
    </w:p>
    <w:p w14:paraId="72CC021B" w14:textId="28CF9CD1" w:rsidR="00C6238E" w:rsidRPr="008E595C" w:rsidRDefault="00120EFD" w:rsidP="00DD0EBD">
      <w:pPr>
        <w:numPr>
          <w:ilvl w:val="0"/>
          <w:numId w:val="6"/>
        </w:numPr>
        <w:ind w:left="720"/>
        <w:jc w:val="both"/>
        <w:textAlignment w:val="baseline"/>
        <w:rPr>
          <w:sz w:val="22"/>
          <w:szCs w:val="22"/>
        </w:rPr>
      </w:pPr>
      <w:r w:rsidRPr="008E595C">
        <w:rPr>
          <w:sz w:val="22"/>
          <w:szCs w:val="22"/>
        </w:rPr>
        <w:t>This paper will adopt the focusing approach and MRM framework to consider the affected areas at different resolutions.</w:t>
      </w:r>
    </w:p>
    <w:p w14:paraId="3A0C4782" w14:textId="3F562E6C" w:rsidR="0001134F" w:rsidRPr="008E595C" w:rsidRDefault="00120EFD" w:rsidP="00DD0EBD">
      <w:pPr>
        <w:numPr>
          <w:ilvl w:val="0"/>
          <w:numId w:val="6"/>
        </w:numPr>
        <w:ind w:left="720"/>
        <w:jc w:val="both"/>
        <w:textAlignment w:val="baseline"/>
        <w:rPr>
          <w:color w:val="000000"/>
          <w:sz w:val="22"/>
          <w:szCs w:val="22"/>
        </w:rPr>
      </w:pPr>
      <w:r w:rsidRPr="008E595C">
        <w:rPr>
          <w:sz w:val="22"/>
          <w:szCs w:val="22"/>
        </w:rPr>
        <w:t>This paper adopts the data-driven approaches to ensure other link volume and other observation constraints. Data-driven calibration and optimization models also provide priority strategies for planners and operators.</w:t>
      </w:r>
    </w:p>
    <w:p w14:paraId="482E2A1F" w14:textId="2B35D976" w:rsidR="0001134F" w:rsidRPr="008E595C" w:rsidRDefault="00120EFD" w:rsidP="00DD0EBD">
      <w:pPr>
        <w:numPr>
          <w:ilvl w:val="0"/>
          <w:numId w:val="6"/>
        </w:numPr>
        <w:ind w:left="720"/>
        <w:jc w:val="both"/>
        <w:textAlignment w:val="baseline"/>
        <w:rPr>
          <w:sz w:val="22"/>
          <w:szCs w:val="22"/>
        </w:rPr>
      </w:pPr>
      <w:r w:rsidRPr="008E595C">
        <w:rPr>
          <w:sz w:val="22"/>
          <w:szCs w:val="22"/>
        </w:rPr>
        <w:t xml:space="preserve">This paper will model the physical network and space-time network to analyze the impacts based on link level and path level. We also focus on column generation to manage </w:t>
      </w:r>
      <w:proofErr w:type="gramStart"/>
      <w:r w:rsidRPr="008E595C">
        <w:rPr>
          <w:sz w:val="22"/>
          <w:szCs w:val="22"/>
        </w:rPr>
        <w:t>a large number of</w:t>
      </w:r>
      <w:proofErr w:type="gramEnd"/>
      <w:r w:rsidRPr="008E595C">
        <w:rPr>
          <w:sz w:val="22"/>
          <w:szCs w:val="22"/>
        </w:rPr>
        <w:t xml:space="preserve"> variables and the interaction between them. </w:t>
      </w:r>
    </w:p>
    <w:p w14:paraId="786FBFB4" w14:textId="0A72AE6C" w:rsidR="005E2486" w:rsidRPr="008E595C" w:rsidRDefault="00120EFD" w:rsidP="00DD0EBD">
      <w:pPr>
        <w:numPr>
          <w:ilvl w:val="0"/>
          <w:numId w:val="6"/>
        </w:numPr>
        <w:ind w:left="720"/>
        <w:jc w:val="both"/>
        <w:textAlignment w:val="baseline"/>
        <w:rPr>
          <w:sz w:val="22"/>
          <w:szCs w:val="22"/>
        </w:rPr>
      </w:pPr>
      <w:r w:rsidRPr="008E595C">
        <w:rPr>
          <w:sz w:val="22"/>
          <w:szCs w:val="22"/>
        </w:rPr>
        <w:t>This paper will adopt the problem decomposition approach from mathematic programming, primal and dual decomposition to the practice. In addition, we will propose a mathematical method of picking the impacted OD pairs from simple geometry-based computing to reduce the degree of variable size to speed up the computational time in large-scale problems.</w:t>
      </w:r>
    </w:p>
    <w:p w14:paraId="7149A302" w14:textId="1D9857DF" w:rsidR="00CD60A1" w:rsidRPr="008E595C" w:rsidRDefault="00540A5E" w:rsidP="00540A5E">
      <w:pPr>
        <w:jc w:val="both"/>
        <w:rPr>
          <w:sz w:val="22"/>
          <w:szCs w:val="22"/>
        </w:rPr>
      </w:pPr>
      <w:r w:rsidRPr="008E595C">
        <w:rPr>
          <w:b/>
          <w:bCs/>
          <w:sz w:val="22"/>
          <w:szCs w:val="22"/>
        </w:rPr>
        <w:lastRenderedPageBreak/>
        <w:t>Table 1</w:t>
      </w:r>
      <w:r w:rsidRPr="008E595C">
        <w:rPr>
          <w:sz w:val="22"/>
          <w:szCs w:val="22"/>
        </w:rPr>
        <w:t xml:space="preserve"> Challenges, solutions, and highlights in this paper</w:t>
      </w:r>
    </w:p>
    <w:tbl>
      <w:tblPr>
        <w:tblStyle w:val="TableGrid"/>
        <w:tblW w:w="0" w:type="auto"/>
        <w:tblLook w:val="04A0" w:firstRow="1" w:lastRow="0" w:firstColumn="1" w:lastColumn="0" w:noHBand="0" w:noVBand="1"/>
      </w:tblPr>
      <w:tblGrid>
        <w:gridCol w:w="3116"/>
        <w:gridCol w:w="3117"/>
        <w:gridCol w:w="3117"/>
      </w:tblGrid>
      <w:tr w:rsidR="00CD60A1" w:rsidRPr="008E595C" w14:paraId="694D2977" w14:textId="77777777" w:rsidTr="007226D7">
        <w:tc>
          <w:tcPr>
            <w:tcW w:w="3116" w:type="dxa"/>
          </w:tcPr>
          <w:p w14:paraId="0B49D073" w14:textId="77777777" w:rsidR="00CD60A1" w:rsidRPr="008E595C" w:rsidRDefault="00CD60A1" w:rsidP="007226D7">
            <w:pPr>
              <w:rPr>
                <w:sz w:val="22"/>
                <w:szCs w:val="22"/>
              </w:rPr>
            </w:pPr>
            <w:r w:rsidRPr="008E595C">
              <w:rPr>
                <w:sz w:val="22"/>
                <w:szCs w:val="22"/>
              </w:rPr>
              <w:t xml:space="preserve">Challenges </w:t>
            </w:r>
          </w:p>
        </w:tc>
        <w:tc>
          <w:tcPr>
            <w:tcW w:w="3117" w:type="dxa"/>
          </w:tcPr>
          <w:p w14:paraId="29CE75F7" w14:textId="77777777" w:rsidR="00CD60A1" w:rsidRPr="008E595C" w:rsidRDefault="00CD60A1" w:rsidP="007226D7">
            <w:pPr>
              <w:rPr>
                <w:sz w:val="22"/>
                <w:szCs w:val="22"/>
              </w:rPr>
            </w:pPr>
            <w:r w:rsidRPr="008E595C">
              <w:rPr>
                <w:sz w:val="22"/>
                <w:szCs w:val="22"/>
              </w:rPr>
              <w:t>solution</w:t>
            </w:r>
          </w:p>
        </w:tc>
        <w:tc>
          <w:tcPr>
            <w:tcW w:w="3117" w:type="dxa"/>
          </w:tcPr>
          <w:p w14:paraId="70904252" w14:textId="77777777" w:rsidR="00CD60A1" w:rsidRPr="008E595C" w:rsidRDefault="00CD60A1" w:rsidP="007226D7">
            <w:pPr>
              <w:rPr>
                <w:sz w:val="22"/>
                <w:szCs w:val="22"/>
              </w:rPr>
            </w:pPr>
            <w:r w:rsidRPr="008E595C">
              <w:rPr>
                <w:sz w:val="22"/>
                <w:szCs w:val="22"/>
              </w:rPr>
              <w:t xml:space="preserve">Highlight  </w:t>
            </w:r>
          </w:p>
        </w:tc>
      </w:tr>
      <w:tr w:rsidR="00CD60A1" w:rsidRPr="008E595C" w14:paraId="566682A4" w14:textId="77777777" w:rsidTr="007226D7">
        <w:tc>
          <w:tcPr>
            <w:tcW w:w="3116" w:type="dxa"/>
          </w:tcPr>
          <w:p w14:paraId="503CA6CD" w14:textId="77777777" w:rsidR="00CD60A1" w:rsidRPr="008E595C" w:rsidRDefault="00CD60A1" w:rsidP="007226D7">
            <w:pPr>
              <w:rPr>
                <w:sz w:val="22"/>
                <w:szCs w:val="22"/>
              </w:rPr>
            </w:pPr>
            <w:r w:rsidRPr="008E595C">
              <w:rPr>
                <w:sz w:val="22"/>
                <w:szCs w:val="22"/>
              </w:rPr>
              <w:t xml:space="preserve">Complex processes in real time decision </w:t>
            </w:r>
          </w:p>
        </w:tc>
        <w:tc>
          <w:tcPr>
            <w:tcW w:w="3117" w:type="dxa"/>
          </w:tcPr>
          <w:p w14:paraId="41D7E7E1" w14:textId="77777777" w:rsidR="00CD60A1" w:rsidRPr="008E595C" w:rsidRDefault="00CD60A1" w:rsidP="007226D7">
            <w:pPr>
              <w:rPr>
                <w:sz w:val="22"/>
                <w:szCs w:val="22"/>
              </w:rPr>
            </w:pPr>
            <w:r w:rsidRPr="008E595C">
              <w:rPr>
                <w:sz w:val="22"/>
                <w:szCs w:val="22"/>
              </w:rPr>
              <w:t xml:space="preserve">Streamline workflow and tool automation </w:t>
            </w:r>
          </w:p>
        </w:tc>
        <w:tc>
          <w:tcPr>
            <w:tcW w:w="3117" w:type="dxa"/>
          </w:tcPr>
          <w:p w14:paraId="12E781AD" w14:textId="77777777" w:rsidR="00CD60A1" w:rsidRPr="008E595C" w:rsidRDefault="00CD60A1" w:rsidP="007226D7">
            <w:pPr>
              <w:rPr>
                <w:sz w:val="22"/>
                <w:szCs w:val="22"/>
              </w:rPr>
            </w:pPr>
            <w:r w:rsidRPr="008E595C">
              <w:rPr>
                <w:sz w:val="22"/>
                <w:szCs w:val="22"/>
              </w:rPr>
              <w:t>Simplicity and reliability in model</w:t>
            </w:r>
          </w:p>
        </w:tc>
      </w:tr>
      <w:tr w:rsidR="00CD60A1" w:rsidRPr="008E595C" w14:paraId="065983F6" w14:textId="77777777" w:rsidTr="007226D7">
        <w:tc>
          <w:tcPr>
            <w:tcW w:w="3116" w:type="dxa"/>
          </w:tcPr>
          <w:p w14:paraId="35AEC1A5" w14:textId="77777777" w:rsidR="00CD60A1" w:rsidRPr="008E595C" w:rsidRDefault="00CD60A1" w:rsidP="007226D7">
            <w:pPr>
              <w:rPr>
                <w:sz w:val="22"/>
                <w:szCs w:val="22"/>
              </w:rPr>
            </w:pPr>
            <w:r w:rsidRPr="008E595C">
              <w:rPr>
                <w:sz w:val="22"/>
                <w:szCs w:val="22"/>
              </w:rPr>
              <w:t xml:space="preserve">Model complexity: </w:t>
            </w:r>
          </w:p>
          <w:p w14:paraId="31A9C49E" w14:textId="633153FD" w:rsidR="00CD60A1" w:rsidRPr="008E595C" w:rsidRDefault="00CD60A1" w:rsidP="007226D7">
            <w:pPr>
              <w:rPr>
                <w:sz w:val="22"/>
                <w:szCs w:val="22"/>
              </w:rPr>
            </w:pPr>
            <w:r w:rsidRPr="008E595C">
              <w:rPr>
                <w:sz w:val="22"/>
                <w:szCs w:val="22"/>
              </w:rPr>
              <w:t>Challenges in resolution and fidelity</w:t>
            </w:r>
            <w:r w:rsidR="00806D45" w:rsidRPr="008E595C">
              <w:rPr>
                <w:sz w:val="22"/>
                <w:szCs w:val="22"/>
              </w:rPr>
              <w:t xml:space="preserve">: </w:t>
            </w:r>
            <w:r w:rsidRPr="008E595C">
              <w:rPr>
                <w:sz w:val="22"/>
                <w:szCs w:val="22"/>
              </w:rPr>
              <w:t xml:space="preserve">macro, </w:t>
            </w:r>
            <w:proofErr w:type="spellStart"/>
            <w:r w:rsidRPr="008E595C">
              <w:rPr>
                <w:sz w:val="22"/>
                <w:szCs w:val="22"/>
              </w:rPr>
              <w:t>meso</w:t>
            </w:r>
            <w:proofErr w:type="spellEnd"/>
            <w:r w:rsidRPr="008E595C">
              <w:rPr>
                <w:sz w:val="22"/>
                <w:szCs w:val="22"/>
              </w:rPr>
              <w:t xml:space="preserve">, micro </w:t>
            </w:r>
          </w:p>
          <w:p w14:paraId="58E8BFA8" w14:textId="77777777" w:rsidR="00CD60A1" w:rsidRPr="008E595C" w:rsidRDefault="00CD60A1" w:rsidP="007226D7">
            <w:pPr>
              <w:rPr>
                <w:sz w:val="22"/>
                <w:szCs w:val="22"/>
              </w:rPr>
            </w:pPr>
            <w:r w:rsidRPr="008E595C">
              <w:rPr>
                <w:sz w:val="22"/>
                <w:szCs w:val="22"/>
              </w:rPr>
              <w:t>Traffic Flow,</w:t>
            </w:r>
          </w:p>
          <w:p w14:paraId="740D7D33" w14:textId="77777777" w:rsidR="00CD60A1" w:rsidRPr="008E595C" w:rsidRDefault="00CD60A1" w:rsidP="007226D7">
            <w:pPr>
              <w:rPr>
                <w:sz w:val="22"/>
                <w:szCs w:val="22"/>
              </w:rPr>
            </w:pPr>
            <w:r w:rsidRPr="008E595C">
              <w:rPr>
                <w:sz w:val="22"/>
                <w:szCs w:val="22"/>
              </w:rPr>
              <w:t>Cost-benefit analysis for real time information</w:t>
            </w:r>
          </w:p>
          <w:p w14:paraId="44890051" w14:textId="77777777" w:rsidR="00CD60A1" w:rsidRPr="008E595C" w:rsidRDefault="00CD60A1" w:rsidP="007226D7">
            <w:pPr>
              <w:rPr>
                <w:sz w:val="22"/>
                <w:szCs w:val="22"/>
              </w:rPr>
            </w:pPr>
            <w:r w:rsidRPr="008E595C">
              <w:rPr>
                <w:sz w:val="22"/>
                <w:szCs w:val="22"/>
              </w:rPr>
              <w:t>Simulation</w:t>
            </w:r>
          </w:p>
        </w:tc>
        <w:tc>
          <w:tcPr>
            <w:tcW w:w="3117" w:type="dxa"/>
          </w:tcPr>
          <w:p w14:paraId="56DE07C1" w14:textId="77777777" w:rsidR="00CD60A1" w:rsidRPr="008E595C" w:rsidRDefault="00CD60A1" w:rsidP="007226D7">
            <w:pPr>
              <w:rPr>
                <w:sz w:val="22"/>
                <w:szCs w:val="22"/>
              </w:rPr>
            </w:pPr>
            <w:r w:rsidRPr="008E595C">
              <w:rPr>
                <w:sz w:val="22"/>
                <w:szCs w:val="22"/>
              </w:rPr>
              <w:t>MRM: Integrated macroscopic and mesoscopic</w:t>
            </w:r>
          </w:p>
        </w:tc>
        <w:tc>
          <w:tcPr>
            <w:tcW w:w="3117" w:type="dxa"/>
          </w:tcPr>
          <w:p w14:paraId="1EDC5946" w14:textId="77777777" w:rsidR="00CD60A1" w:rsidRPr="008E595C" w:rsidRDefault="00CD60A1" w:rsidP="007226D7">
            <w:pPr>
              <w:rPr>
                <w:sz w:val="22"/>
                <w:szCs w:val="22"/>
              </w:rPr>
            </w:pPr>
            <w:r w:rsidRPr="008E595C">
              <w:rPr>
                <w:sz w:val="22"/>
                <w:szCs w:val="22"/>
              </w:rPr>
              <w:t xml:space="preserve">Balance between representation details and computational efficiency </w:t>
            </w:r>
          </w:p>
        </w:tc>
      </w:tr>
      <w:tr w:rsidR="00CD60A1" w:rsidRPr="008E595C" w14:paraId="18F51983" w14:textId="77777777" w:rsidTr="007226D7">
        <w:tc>
          <w:tcPr>
            <w:tcW w:w="3116" w:type="dxa"/>
          </w:tcPr>
          <w:p w14:paraId="33282A51" w14:textId="77777777" w:rsidR="00CD60A1" w:rsidRPr="008E595C" w:rsidRDefault="00CD60A1" w:rsidP="007226D7">
            <w:pPr>
              <w:rPr>
                <w:sz w:val="22"/>
                <w:szCs w:val="22"/>
              </w:rPr>
            </w:pPr>
            <w:r w:rsidRPr="008E595C">
              <w:rPr>
                <w:sz w:val="22"/>
                <w:szCs w:val="22"/>
              </w:rPr>
              <w:t xml:space="preserve">Scalability and computational challenges </w:t>
            </w:r>
          </w:p>
        </w:tc>
        <w:tc>
          <w:tcPr>
            <w:tcW w:w="3117" w:type="dxa"/>
          </w:tcPr>
          <w:p w14:paraId="26EC36E0" w14:textId="77777777" w:rsidR="00CD60A1" w:rsidRPr="008E595C" w:rsidRDefault="00CD60A1" w:rsidP="007226D7">
            <w:pPr>
              <w:rPr>
                <w:sz w:val="22"/>
                <w:szCs w:val="22"/>
              </w:rPr>
            </w:pPr>
            <w:r w:rsidRPr="008E595C">
              <w:rPr>
                <w:sz w:val="22"/>
                <w:szCs w:val="22"/>
              </w:rPr>
              <w:t xml:space="preserve">Focusing approach </w:t>
            </w:r>
          </w:p>
        </w:tc>
        <w:tc>
          <w:tcPr>
            <w:tcW w:w="3117" w:type="dxa"/>
          </w:tcPr>
          <w:p w14:paraId="4F01F3DC" w14:textId="77777777" w:rsidR="00CD60A1" w:rsidRPr="008E595C" w:rsidRDefault="00CD60A1" w:rsidP="007226D7">
            <w:pPr>
              <w:rPr>
                <w:sz w:val="22"/>
                <w:szCs w:val="22"/>
              </w:rPr>
            </w:pPr>
            <w:r w:rsidRPr="008E595C">
              <w:rPr>
                <w:sz w:val="22"/>
                <w:szCs w:val="22"/>
              </w:rPr>
              <w:t xml:space="preserve">Fast execution </w:t>
            </w:r>
          </w:p>
        </w:tc>
      </w:tr>
      <w:tr w:rsidR="00CD60A1" w:rsidRPr="008E595C" w14:paraId="218C64BD" w14:textId="77777777" w:rsidTr="007226D7">
        <w:tc>
          <w:tcPr>
            <w:tcW w:w="3116" w:type="dxa"/>
          </w:tcPr>
          <w:p w14:paraId="0DE08139" w14:textId="77777777" w:rsidR="00CD60A1" w:rsidRPr="008E595C" w:rsidRDefault="00CD60A1" w:rsidP="007226D7">
            <w:pPr>
              <w:rPr>
                <w:sz w:val="22"/>
                <w:szCs w:val="22"/>
              </w:rPr>
            </w:pPr>
            <w:r w:rsidRPr="008E595C">
              <w:rPr>
                <w:sz w:val="22"/>
                <w:szCs w:val="22"/>
              </w:rPr>
              <w:t xml:space="preserve">Data uncertainty </w:t>
            </w:r>
          </w:p>
        </w:tc>
        <w:tc>
          <w:tcPr>
            <w:tcW w:w="3117" w:type="dxa"/>
          </w:tcPr>
          <w:p w14:paraId="78CA17E2" w14:textId="77777777" w:rsidR="00CD60A1" w:rsidRPr="008E595C" w:rsidRDefault="00CD60A1" w:rsidP="007226D7">
            <w:pPr>
              <w:rPr>
                <w:sz w:val="22"/>
                <w:szCs w:val="22"/>
              </w:rPr>
            </w:pPr>
            <w:r w:rsidRPr="008E595C">
              <w:rPr>
                <w:sz w:val="22"/>
                <w:szCs w:val="22"/>
              </w:rPr>
              <w:t xml:space="preserve">Integrated data driven approach + combination of data sources: statewide model, OSM model </w:t>
            </w:r>
          </w:p>
        </w:tc>
        <w:tc>
          <w:tcPr>
            <w:tcW w:w="3117" w:type="dxa"/>
          </w:tcPr>
          <w:p w14:paraId="7C03316F" w14:textId="77777777" w:rsidR="00CD60A1" w:rsidRPr="008E595C" w:rsidRDefault="00CD60A1" w:rsidP="007226D7">
            <w:pPr>
              <w:rPr>
                <w:sz w:val="22"/>
                <w:szCs w:val="22"/>
              </w:rPr>
            </w:pPr>
            <w:r w:rsidRPr="008E595C">
              <w:rPr>
                <w:sz w:val="22"/>
                <w:szCs w:val="22"/>
              </w:rPr>
              <w:t xml:space="preserve">Reliability in estimation </w:t>
            </w:r>
          </w:p>
        </w:tc>
      </w:tr>
      <w:tr w:rsidR="00CD60A1" w:rsidRPr="008E595C" w14:paraId="2A0DD7FB" w14:textId="77777777" w:rsidTr="007226D7">
        <w:tc>
          <w:tcPr>
            <w:tcW w:w="3116" w:type="dxa"/>
          </w:tcPr>
          <w:p w14:paraId="2201726A" w14:textId="77777777" w:rsidR="00CD60A1" w:rsidRPr="008E595C" w:rsidRDefault="00CD60A1" w:rsidP="007226D7">
            <w:pPr>
              <w:rPr>
                <w:sz w:val="22"/>
                <w:szCs w:val="22"/>
              </w:rPr>
            </w:pPr>
            <w:r w:rsidRPr="008E595C">
              <w:rPr>
                <w:sz w:val="22"/>
                <w:szCs w:val="22"/>
              </w:rPr>
              <w:t>Impact analysis for traffic response: and decision support</w:t>
            </w:r>
          </w:p>
        </w:tc>
        <w:tc>
          <w:tcPr>
            <w:tcW w:w="3117" w:type="dxa"/>
          </w:tcPr>
          <w:p w14:paraId="2C8F187D" w14:textId="77777777" w:rsidR="00CD60A1" w:rsidRPr="008E595C" w:rsidRDefault="00CD60A1" w:rsidP="007226D7">
            <w:pPr>
              <w:rPr>
                <w:sz w:val="22"/>
                <w:szCs w:val="22"/>
              </w:rPr>
            </w:pPr>
            <w:r w:rsidRPr="008E595C">
              <w:rPr>
                <w:sz w:val="22"/>
                <w:szCs w:val="22"/>
              </w:rPr>
              <w:t>Path flow based integrated equilibrium and re-assignment to understand the impact of real time information provision and management strategies</w:t>
            </w:r>
          </w:p>
        </w:tc>
        <w:tc>
          <w:tcPr>
            <w:tcW w:w="3117" w:type="dxa"/>
          </w:tcPr>
          <w:p w14:paraId="08AB2DEF" w14:textId="77777777" w:rsidR="00CD60A1" w:rsidRPr="008E595C" w:rsidRDefault="00CD60A1" w:rsidP="007226D7">
            <w:pPr>
              <w:rPr>
                <w:sz w:val="22"/>
                <w:szCs w:val="22"/>
              </w:rPr>
            </w:pPr>
            <w:r w:rsidRPr="008E595C">
              <w:rPr>
                <w:sz w:val="22"/>
                <w:szCs w:val="22"/>
              </w:rPr>
              <w:t>Seeing is believing (</w:t>
            </w:r>
            <w:proofErr w:type="gramStart"/>
            <w:r w:rsidRPr="008E595C">
              <w:rPr>
                <w:sz w:val="22"/>
                <w:szCs w:val="22"/>
              </w:rPr>
              <w:t>as a result of</w:t>
            </w:r>
            <w:proofErr w:type="gramEnd"/>
            <w:r w:rsidRPr="008E595C">
              <w:rPr>
                <w:sz w:val="22"/>
                <w:szCs w:val="22"/>
              </w:rPr>
              <w:t xml:space="preserve"> streamlined workflow)</w:t>
            </w:r>
          </w:p>
        </w:tc>
      </w:tr>
    </w:tbl>
    <w:p w14:paraId="7B01B355" w14:textId="77777777" w:rsidR="00CD60A1" w:rsidRPr="008E595C" w:rsidRDefault="00CD60A1" w:rsidP="00120EFD">
      <w:pPr>
        <w:rPr>
          <w:sz w:val="22"/>
          <w:szCs w:val="22"/>
        </w:rPr>
      </w:pPr>
    </w:p>
    <w:p w14:paraId="37081ECB" w14:textId="6C9A1064" w:rsidR="00120EFD" w:rsidRPr="008E595C" w:rsidRDefault="00120EFD">
      <w:pPr>
        <w:rPr>
          <w:sz w:val="22"/>
          <w:szCs w:val="22"/>
        </w:rPr>
      </w:pPr>
      <w:r w:rsidRPr="008E595C">
        <w:rPr>
          <w:sz w:val="22"/>
          <w:szCs w:val="22"/>
        </w:rPr>
        <w:t xml:space="preserve">The rest of this paper is organized as follows: the next section reviews the proposed approaches, then states the problem and describes the mathematical </w:t>
      </w:r>
      <w:r w:rsidRPr="008E595C">
        <w:rPr>
          <w:sz w:val="22"/>
          <w:szCs w:val="22"/>
          <w:lang w:val="tr"/>
        </w:rPr>
        <w:t>model</w:t>
      </w:r>
      <w:r w:rsidRPr="008E595C">
        <w:rPr>
          <w:sz w:val="22"/>
          <w:szCs w:val="22"/>
        </w:rPr>
        <w:t xml:space="preserve">, and illustration for each stage in the proposed workflow, followed by a section that presents </w:t>
      </w:r>
      <w:r w:rsidRPr="008E595C">
        <w:rPr>
          <w:sz w:val="22"/>
          <w:szCs w:val="22"/>
          <w:lang w:val="tr"/>
        </w:rPr>
        <w:t xml:space="preserve">the experimental results, which are obtained via the open-source simulation environment; a final section </w:t>
      </w:r>
      <w:r w:rsidRPr="008E595C">
        <w:rPr>
          <w:sz w:val="22"/>
          <w:szCs w:val="22"/>
        </w:rPr>
        <w:t>concludes the paper, discussing results and opening for future investigations.</w:t>
      </w:r>
    </w:p>
    <w:p w14:paraId="476FE1D3" w14:textId="6D73BE24" w:rsidR="00022655" w:rsidRPr="008E595C" w:rsidRDefault="009672B4" w:rsidP="00DD0EBD">
      <w:pPr>
        <w:pStyle w:val="Heading1"/>
        <w:rPr>
          <w:rFonts w:ascii="Times New Roman" w:hAnsi="Times New Roman" w:cs="Times New Roman"/>
          <w:sz w:val="22"/>
          <w:szCs w:val="22"/>
        </w:rPr>
      </w:pPr>
      <w:r w:rsidRPr="008E595C">
        <w:rPr>
          <w:rFonts w:ascii="Times New Roman" w:hAnsi="Times New Roman" w:cs="Times New Roman"/>
          <w:sz w:val="22"/>
          <w:szCs w:val="22"/>
        </w:rPr>
        <w:t>L</w:t>
      </w:r>
      <w:r w:rsidR="00D60FB2" w:rsidRPr="008E595C">
        <w:rPr>
          <w:rFonts w:ascii="Times New Roman" w:hAnsi="Times New Roman" w:cs="Times New Roman"/>
          <w:sz w:val="22"/>
          <w:szCs w:val="22"/>
        </w:rPr>
        <w:t xml:space="preserve">iterature review and illustrations of the proposed approaches </w:t>
      </w:r>
    </w:p>
    <w:p w14:paraId="2A3732DF" w14:textId="506C0098" w:rsidR="00022655" w:rsidRPr="008E595C" w:rsidRDefault="004E674F" w:rsidP="00022655">
      <w:pPr>
        <w:rPr>
          <w:sz w:val="22"/>
          <w:szCs w:val="22"/>
        </w:rPr>
      </w:pPr>
      <w:r w:rsidRPr="008E595C">
        <w:rPr>
          <w:sz w:val="22"/>
          <w:szCs w:val="22"/>
        </w:rPr>
        <w:t>In recent years, many methods have been proposed in the literature for traffic subarea analysis in terms of the applications of network assignment and simulation, namely in two categories, windowing and focusing approach</w:t>
      </w:r>
      <w:r w:rsidR="00BB4682" w:rsidRPr="008E595C">
        <w:rPr>
          <w:sz w:val="22"/>
          <w:szCs w:val="22"/>
        </w:rPr>
        <w:t xml:space="preserve">, as </w:t>
      </w:r>
      <w:r w:rsidR="00BB4682" w:rsidRPr="008E595C">
        <w:rPr>
          <w:b/>
          <w:bCs/>
          <w:sz w:val="22"/>
          <w:szCs w:val="22"/>
        </w:rPr>
        <w:t>Fig</w:t>
      </w:r>
      <w:r w:rsidR="00621685" w:rsidRPr="008E595C">
        <w:rPr>
          <w:b/>
          <w:bCs/>
          <w:sz w:val="22"/>
          <w:szCs w:val="22"/>
        </w:rPr>
        <w:t>.</w:t>
      </w:r>
      <w:r w:rsidR="00BB4682" w:rsidRPr="008E595C">
        <w:rPr>
          <w:b/>
          <w:bCs/>
          <w:sz w:val="22"/>
          <w:szCs w:val="22"/>
        </w:rPr>
        <w:t xml:space="preserve"> 1</w:t>
      </w:r>
      <w:r w:rsidR="00BB4682" w:rsidRPr="008E595C">
        <w:rPr>
          <w:sz w:val="22"/>
          <w:szCs w:val="22"/>
        </w:rPr>
        <w:t xml:space="preserve"> shown</w:t>
      </w:r>
      <w:r w:rsidRPr="008E595C">
        <w:rPr>
          <w:sz w:val="22"/>
          <w:szCs w:val="22"/>
        </w:rPr>
        <w:t xml:space="preserve">. </w:t>
      </w:r>
      <w:r w:rsidR="00022655" w:rsidRPr="008E595C">
        <w:rPr>
          <w:sz w:val="22"/>
          <w:szCs w:val="22"/>
        </w:rPr>
        <w:t xml:space="preserve">Compared with the windowing approach which considers the isolated subarea (Larson et al., 2001), the focusing approach includes external areas in addition to detailing trips and networks within the </w:t>
      </w:r>
      <w:r w:rsidR="00D827E2" w:rsidRPr="008E595C">
        <w:rPr>
          <w:sz w:val="22"/>
          <w:szCs w:val="22"/>
        </w:rPr>
        <w:t>subarea (</w:t>
      </w:r>
      <w:proofErr w:type="spellStart"/>
      <w:r w:rsidR="00022655" w:rsidRPr="008E595C">
        <w:rPr>
          <w:sz w:val="22"/>
          <w:szCs w:val="22"/>
        </w:rPr>
        <w:t>Haghani</w:t>
      </w:r>
      <w:proofErr w:type="spellEnd"/>
      <w:r w:rsidR="00022655" w:rsidRPr="008E595C">
        <w:rPr>
          <w:sz w:val="22"/>
          <w:szCs w:val="22"/>
        </w:rPr>
        <w:t xml:space="preserve"> and Daskin, 1984), and then it performs the analysis with modified trips intact between the external and subarea. Along with this approach, </w:t>
      </w:r>
      <w:proofErr w:type="spellStart"/>
      <w:r w:rsidR="00022655" w:rsidRPr="008E595C">
        <w:rPr>
          <w:sz w:val="22"/>
          <w:szCs w:val="22"/>
        </w:rPr>
        <w:t>Haghani</w:t>
      </w:r>
      <w:proofErr w:type="spellEnd"/>
      <w:r w:rsidR="00022655" w:rsidRPr="008E595C">
        <w:rPr>
          <w:sz w:val="22"/>
          <w:szCs w:val="22"/>
        </w:rPr>
        <w:t xml:space="preserve"> and Daskin (ref) aimed to develop an aggregated network extraction algorithm by eliminating the links based on optimal user equilibrium. In another study, Hearn (1984) introduces the transfer decomposition method using an induced OD matrix, by partial assignment into subproblems and master which uses an abstract network. After a couple of years, Barton et al. (1989) proved that the proposed transfer decomposition method in Hearn (1984) is the same as the generalized Benders decomposition of the traffic assignment problem.</w:t>
      </w:r>
    </w:p>
    <w:p w14:paraId="494137F6" w14:textId="7AA28F2C" w:rsidR="0040537E" w:rsidRPr="008E595C" w:rsidRDefault="00022655" w:rsidP="00022655">
      <w:pPr>
        <w:rPr>
          <w:sz w:val="22"/>
          <w:szCs w:val="22"/>
        </w:rPr>
      </w:pPr>
      <w:r w:rsidRPr="008E595C">
        <w:rPr>
          <w:noProof/>
          <w:sz w:val="22"/>
          <w:szCs w:val="22"/>
        </w:rPr>
        <w:lastRenderedPageBreak/>
        <w:drawing>
          <wp:inline distT="0" distB="0" distL="0" distR="0" wp14:anchorId="16060D7D" wp14:editId="01402258">
            <wp:extent cx="5943600" cy="1824990"/>
            <wp:effectExtent l="0" t="0" r="0" b="381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5"/>
                    <a:stretch>
                      <a:fillRect/>
                    </a:stretch>
                  </pic:blipFill>
                  <pic:spPr>
                    <a:xfrm>
                      <a:off x="0" y="0"/>
                      <a:ext cx="5943600" cy="1824990"/>
                    </a:xfrm>
                    <a:prstGeom prst="rect">
                      <a:avLst/>
                    </a:prstGeom>
                  </pic:spPr>
                </pic:pic>
              </a:graphicData>
            </a:graphic>
          </wp:inline>
        </w:drawing>
      </w:r>
    </w:p>
    <w:p w14:paraId="3F090D46" w14:textId="558EE45F" w:rsidR="0040537E" w:rsidRPr="008E595C" w:rsidRDefault="00BB4682" w:rsidP="00DD0EBD">
      <w:pPr>
        <w:jc w:val="center"/>
        <w:rPr>
          <w:sz w:val="22"/>
          <w:szCs w:val="22"/>
        </w:rPr>
      </w:pPr>
      <w:r w:rsidRPr="008E595C">
        <w:rPr>
          <w:b/>
          <w:bCs/>
          <w:sz w:val="22"/>
          <w:szCs w:val="22"/>
        </w:rPr>
        <w:t>F</w:t>
      </w:r>
      <w:r w:rsidR="00621685" w:rsidRPr="008E595C">
        <w:rPr>
          <w:b/>
          <w:bCs/>
          <w:sz w:val="22"/>
          <w:szCs w:val="22"/>
        </w:rPr>
        <w:t>ig.</w:t>
      </w:r>
      <w:r w:rsidRPr="008E595C">
        <w:rPr>
          <w:b/>
          <w:bCs/>
          <w:sz w:val="22"/>
          <w:szCs w:val="22"/>
        </w:rPr>
        <w:t xml:space="preserve"> 1</w:t>
      </w:r>
      <w:r w:rsidRPr="008E595C">
        <w:rPr>
          <w:sz w:val="22"/>
          <w:szCs w:val="22"/>
        </w:rPr>
        <w:t xml:space="preserve"> Windows approach and focusing approach</w:t>
      </w:r>
    </w:p>
    <w:p w14:paraId="69005AB3" w14:textId="77777777" w:rsidR="00DD0EBD" w:rsidRPr="008E595C" w:rsidRDefault="00DD0EBD" w:rsidP="00022655">
      <w:pPr>
        <w:rPr>
          <w:sz w:val="22"/>
          <w:szCs w:val="22"/>
        </w:rPr>
      </w:pPr>
    </w:p>
    <w:p w14:paraId="5676BFF7" w14:textId="5B2657BA" w:rsidR="00022655" w:rsidRPr="008E595C" w:rsidRDefault="00022655" w:rsidP="00022655">
      <w:pPr>
        <w:rPr>
          <w:sz w:val="22"/>
          <w:szCs w:val="22"/>
        </w:rPr>
      </w:pPr>
      <w:r w:rsidRPr="008E595C">
        <w:rPr>
          <w:sz w:val="22"/>
          <w:szCs w:val="22"/>
        </w:rPr>
        <w:t>MRM networks can be automatically generated by the osm2gmns package for any given network that meets the GMNS standard (Lu and Zhou, 2022), to accommodate different modeling needs. Figure shows the different representations of macroscopic, mesoscopic, and microscopic transportation networks.</w:t>
      </w:r>
    </w:p>
    <w:p w14:paraId="24AF3AA7" w14:textId="77777777" w:rsidR="00022655" w:rsidRPr="008E595C" w:rsidRDefault="00022655" w:rsidP="00DD0EBD">
      <w:pPr>
        <w:jc w:val="center"/>
        <w:rPr>
          <w:sz w:val="22"/>
          <w:szCs w:val="22"/>
        </w:rPr>
      </w:pPr>
      <w:r w:rsidRPr="008E595C">
        <w:rPr>
          <w:noProof/>
          <w:sz w:val="22"/>
          <w:szCs w:val="22"/>
        </w:rPr>
        <w:drawing>
          <wp:inline distT="0" distB="0" distL="0" distR="0" wp14:anchorId="14724AB6" wp14:editId="7FA8D931">
            <wp:extent cx="4844649" cy="2769628"/>
            <wp:effectExtent l="0" t="0" r="0" b="0"/>
            <wp:docPr id="17" name="Picture 1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6"/>
                    <a:stretch>
                      <a:fillRect/>
                    </a:stretch>
                  </pic:blipFill>
                  <pic:spPr>
                    <a:xfrm>
                      <a:off x="0" y="0"/>
                      <a:ext cx="4867374" cy="2782620"/>
                    </a:xfrm>
                    <a:prstGeom prst="rect">
                      <a:avLst/>
                    </a:prstGeom>
                  </pic:spPr>
                </pic:pic>
              </a:graphicData>
            </a:graphic>
          </wp:inline>
        </w:drawing>
      </w:r>
    </w:p>
    <w:p w14:paraId="7169DCED" w14:textId="211A34FA" w:rsidR="00022655" w:rsidRPr="008E595C" w:rsidRDefault="00D96550" w:rsidP="00DD0EBD">
      <w:pPr>
        <w:jc w:val="center"/>
        <w:rPr>
          <w:b/>
          <w:bCs/>
          <w:sz w:val="22"/>
          <w:szCs w:val="22"/>
        </w:rPr>
      </w:pPr>
      <w:r w:rsidRPr="008E595C">
        <w:rPr>
          <w:b/>
          <w:bCs/>
          <w:sz w:val="22"/>
          <w:szCs w:val="22"/>
        </w:rPr>
        <w:t>Fig</w:t>
      </w:r>
      <w:r w:rsidR="00621685" w:rsidRPr="008E595C">
        <w:rPr>
          <w:b/>
          <w:bCs/>
          <w:sz w:val="22"/>
          <w:szCs w:val="22"/>
        </w:rPr>
        <w:t>.</w:t>
      </w:r>
      <w:r w:rsidRPr="008E595C">
        <w:rPr>
          <w:b/>
          <w:bCs/>
          <w:sz w:val="22"/>
          <w:szCs w:val="22"/>
        </w:rPr>
        <w:t xml:space="preserve"> 2</w:t>
      </w:r>
      <w:r w:rsidRPr="008E595C">
        <w:rPr>
          <w:sz w:val="22"/>
          <w:szCs w:val="22"/>
        </w:rPr>
        <w:t xml:space="preserve"> </w:t>
      </w:r>
      <w:r w:rsidR="00022655" w:rsidRPr="008E595C">
        <w:rPr>
          <w:sz w:val="22"/>
          <w:szCs w:val="22"/>
        </w:rPr>
        <w:t>Multiresolution representation for signalized intersection</w:t>
      </w:r>
    </w:p>
    <w:p w14:paraId="054D5C26" w14:textId="77777777" w:rsidR="00022655" w:rsidRPr="008E595C" w:rsidRDefault="00022655" w:rsidP="00022655">
      <w:pPr>
        <w:rPr>
          <w:sz w:val="22"/>
          <w:szCs w:val="22"/>
        </w:rPr>
      </w:pPr>
    </w:p>
    <w:p w14:paraId="71A511DB" w14:textId="380F2393" w:rsidR="00CA1CFC" w:rsidRPr="008E595C" w:rsidRDefault="00DF5B02">
      <w:pPr>
        <w:rPr>
          <w:sz w:val="22"/>
          <w:szCs w:val="22"/>
        </w:rPr>
      </w:pPr>
      <w:r w:rsidRPr="008E595C">
        <w:rPr>
          <w:sz w:val="22"/>
          <w:szCs w:val="22"/>
        </w:rPr>
        <w:t xml:space="preserve">There are </w:t>
      </w:r>
      <w:proofErr w:type="gramStart"/>
      <w:r w:rsidRPr="008E595C">
        <w:rPr>
          <w:sz w:val="22"/>
          <w:szCs w:val="22"/>
        </w:rPr>
        <w:t>a number of</w:t>
      </w:r>
      <w:proofErr w:type="gramEnd"/>
      <w:r w:rsidRPr="008E595C">
        <w:rPr>
          <w:sz w:val="22"/>
          <w:szCs w:val="22"/>
        </w:rPr>
        <w:t xml:space="preserve"> studies focusing on the </w:t>
      </w:r>
      <w:r w:rsidR="00183F09" w:rsidRPr="008E595C">
        <w:rPr>
          <w:sz w:val="22"/>
          <w:szCs w:val="22"/>
        </w:rPr>
        <w:t xml:space="preserve">path </w:t>
      </w:r>
      <w:r w:rsidR="00394C78" w:rsidRPr="008E595C">
        <w:rPr>
          <w:sz w:val="22"/>
          <w:szCs w:val="22"/>
        </w:rPr>
        <w:t>flow-based</w:t>
      </w:r>
      <w:r w:rsidR="00183F09" w:rsidRPr="008E595C">
        <w:rPr>
          <w:sz w:val="22"/>
          <w:szCs w:val="22"/>
        </w:rPr>
        <w:t xml:space="preserve"> problems</w:t>
      </w:r>
      <w:r w:rsidRPr="008E595C">
        <w:rPr>
          <w:sz w:val="22"/>
          <w:szCs w:val="22"/>
        </w:rPr>
        <w:t xml:space="preserve">. </w:t>
      </w:r>
      <w:r w:rsidR="00CA4168" w:rsidRPr="008E595C">
        <w:rPr>
          <w:sz w:val="22"/>
          <w:szCs w:val="22"/>
        </w:rPr>
        <w:t>For linear and mixed integer programming path flow-based problem, c</w:t>
      </w:r>
      <w:r w:rsidR="00165857" w:rsidRPr="008E595C">
        <w:rPr>
          <w:sz w:val="22"/>
          <w:szCs w:val="22"/>
        </w:rPr>
        <w:t xml:space="preserve">olumn generation are widely used (Barnhart et al., 1998). </w:t>
      </w:r>
      <w:r w:rsidR="0096313D" w:rsidRPr="008E595C">
        <w:rPr>
          <w:sz w:val="22"/>
          <w:szCs w:val="22"/>
        </w:rPr>
        <w:t xml:space="preserve">Dumas et al. (1991) applied a column generation scheme with a shortest path problem with tight vehicle capacity constraints, and a small size of requests per route. </w:t>
      </w:r>
      <w:proofErr w:type="spellStart"/>
      <w:r w:rsidR="0096313D" w:rsidRPr="008E595C">
        <w:rPr>
          <w:sz w:val="22"/>
          <w:szCs w:val="22"/>
        </w:rPr>
        <w:t>Ropke</w:t>
      </w:r>
      <w:proofErr w:type="spellEnd"/>
      <w:r w:rsidR="0096313D" w:rsidRPr="008E595C">
        <w:rPr>
          <w:sz w:val="22"/>
          <w:szCs w:val="22"/>
        </w:rPr>
        <w:t xml:space="preserve"> and </w:t>
      </w:r>
      <w:proofErr w:type="spellStart"/>
      <w:r w:rsidR="0096313D" w:rsidRPr="008E595C">
        <w:rPr>
          <w:sz w:val="22"/>
          <w:szCs w:val="22"/>
        </w:rPr>
        <w:t>Cordeau</w:t>
      </w:r>
      <w:proofErr w:type="spellEnd"/>
      <w:r w:rsidR="0096313D" w:rsidRPr="008E595C">
        <w:rPr>
          <w:sz w:val="22"/>
          <w:szCs w:val="22"/>
        </w:rPr>
        <w:t xml:space="preserve"> (2009) presented a new branch-and-cut-and-price algorithm in which the lower bounds are computed by the column generation algorithm and improved by introducing different valid inequalities to the problem. Lu et al. (2009) proposed a column generation-based framework which generates generate a candidate path set that has competitive travel times to solve an undifferentiable cost function. </w:t>
      </w:r>
      <w:r w:rsidR="00FE3C25" w:rsidRPr="008E595C">
        <w:rPr>
          <w:sz w:val="22"/>
          <w:szCs w:val="22"/>
        </w:rPr>
        <w:t xml:space="preserve">Larsson et al. (2004) focused on the side constrained traffic equilibrium problem, which is solved by column generation based on their </w:t>
      </w:r>
      <w:r w:rsidR="00187E04" w:rsidRPr="008E595C">
        <w:rPr>
          <w:sz w:val="22"/>
          <w:szCs w:val="22"/>
        </w:rPr>
        <w:t>disaggregate simplicial decomposition (DSD)</w:t>
      </w:r>
      <w:r w:rsidR="00FE3C25" w:rsidRPr="008E595C">
        <w:rPr>
          <w:sz w:val="22"/>
          <w:szCs w:val="22"/>
        </w:rPr>
        <w:t xml:space="preserve"> approach. </w:t>
      </w:r>
      <w:r w:rsidR="005B685C" w:rsidRPr="008E595C">
        <w:rPr>
          <w:sz w:val="22"/>
          <w:szCs w:val="22"/>
        </w:rPr>
        <w:t>Liu et al. (</w:t>
      </w:r>
      <w:r w:rsidR="00494971" w:rsidRPr="008E595C">
        <w:rPr>
          <w:sz w:val="22"/>
          <w:szCs w:val="22"/>
        </w:rPr>
        <w:t>2020</w:t>
      </w:r>
      <w:r w:rsidR="005B685C" w:rsidRPr="008E595C">
        <w:rPr>
          <w:sz w:val="22"/>
          <w:szCs w:val="22"/>
        </w:rPr>
        <w:t xml:space="preserve">) build a column pool </w:t>
      </w:r>
      <w:r w:rsidR="009078B7" w:rsidRPr="008E595C">
        <w:rPr>
          <w:sz w:val="22"/>
          <w:szCs w:val="22"/>
        </w:rPr>
        <w:t>with projected gradient method to</w:t>
      </w:r>
      <w:r w:rsidR="005B685C" w:rsidRPr="008E595C">
        <w:rPr>
          <w:sz w:val="22"/>
          <w:szCs w:val="22"/>
        </w:rPr>
        <w:t xml:space="preserve"> solve the </w:t>
      </w:r>
      <w:r w:rsidR="009078B7" w:rsidRPr="008E595C">
        <w:rPr>
          <w:sz w:val="22"/>
          <w:szCs w:val="22"/>
        </w:rPr>
        <w:t>proposed path flow-based linear programming model.</w:t>
      </w:r>
    </w:p>
    <w:p w14:paraId="60CEA131" w14:textId="37D48BCE" w:rsidR="00D60FB2" w:rsidRPr="008E595C" w:rsidRDefault="009672B4" w:rsidP="00D60FB2">
      <w:pPr>
        <w:pStyle w:val="Heading1"/>
        <w:rPr>
          <w:rFonts w:ascii="Times New Roman" w:hAnsi="Times New Roman" w:cs="Times New Roman"/>
          <w:sz w:val="22"/>
          <w:szCs w:val="22"/>
        </w:rPr>
      </w:pPr>
      <w:r w:rsidRPr="008E595C">
        <w:rPr>
          <w:rFonts w:ascii="Times New Roman" w:hAnsi="Times New Roman" w:cs="Times New Roman"/>
          <w:sz w:val="22"/>
          <w:szCs w:val="22"/>
        </w:rPr>
        <w:t>P</w:t>
      </w:r>
      <w:r w:rsidR="00D60FB2" w:rsidRPr="008E595C">
        <w:rPr>
          <w:rFonts w:ascii="Times New Roman" w:hAnsi="Times New Roman" w:cs="Times New Roman"/>
          <w:sz w:val="22"/>
          <w:szCs w:val="22"/>
        </w:rPr>
        <w:t>roblem statement and mathematic models</w:t>
      </w:r>
    </w:p>
    <w:p w14:paraId="1973936D" w14:textId="3D82815F" w:rsidR="00621685" w:rsidRPr="008E595C" w:rsidRDefault="00EC5188" w:rsidP="00EC5188">
      <w:pPr>
        <w:spacing w:line="276" w:lineRule="auto"/>
        <w:rPr>
          <w:sz w:val="22"/>
          <w:szCs w:val="22"/>
        </w:rPr>
      </w:pPr>
      <w:r w:rsidRPr="008E595C">
        <w:rPr>
          <w:sz w:val="22"/>
          <w:szCs w:val="22"/>
        </w:rPr>
        <w:t xml:space="preserve">Consider a physical transportation network </w:t>
      </w:r>
      <m:oMath>
        <m:r>
          <w:rPr>
            <w:rFonts w:ascii="Cambria Math" w:hAnsi="Cambria Math"/>
            <w:sz w:val="22"/>
            <w:szCs w:val="22"/>
          </w:rPr>
          <m:t>M</m:t>
        </m:r>
        <m:r>
          <m:rPr>
            <m:sty m:val="p"/>
          </m:rPr>
          <w:rPr>
            <w:rFonts w:ascii="Cambria Math" w:hAnsi="Cambria Math"/>
            <w:sz w:val="22"/>
            <w:szCs w:val="22"/>
          </w:rPr>
          <m:t>=(</m:t>
        </m:r>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L</m:t>
        </m:r>
        <m:r>
          <m:rPr>
            <m:sty m:val="p"/>
          </m:rPr>
          <w:rPr>
            <w:rFonts w:ascii="Cambria Math" w:hAnsi="Cambria Math"/>
            <w:sz w:val="22"/>
            <w:szCs w:val="22"/>
          </w:rPr>
          <m:t>)</m:t>
        </m:r>
      </m:oMath>
      <w:r w:rsidRPr="008E595C">
        <w:rPr>
          <w:sz w:val="22"/>
          <w:szCs w:val="22"/>
        </w:rPr>
        <w:t xml:space="preserve"> with a finite set of nodes </w:t>
      </w:r>
      <m:oMath>
        <m:r>
          <w:rPr>
            <w:rFonts w:ascii="Cambria Math" w:hAnsi="Cambria Math"/>
            <w:sz w:val="22"/>
            <w:szCs w:val="22"/>
          </w:rPr>
          <m:t>N</m:t>
        </m:r>
      </m:oMath>
      <w:r w:rsidRPr="008E595C">
        <w:rPr>
          <w:sz w:val="22"/>
          <w:szCs w:val="22"/>
        </w:rPr>
        <w:t xml:space="preserve"> and a finite set of links </w:t>
      </w:r>
      <m:oMath>
        <m:r>
          <w:rPr>
            <w:rFonts w:ascii="Cambria Math" w:hAnsi="Cambria Math"/>
            <w:sz w:val="22"/>
            <w:szCs w:val="22"/>
          </w:rPr>
          <m:t>L</m:t>
        </m:r>
        <m:r>
          <m:rPr>
            <m:sty m:val="p"/>
          </m:rPr>
          <w:rPr>
            <w:rFonts w:ascii="Cambria Math" w:hAnsi="Cambria Math"/>
            <w:sz w:val="22"/>
            <w:szCs w:val="22"/>
          </w:rPr>
          <m:t>,</m:t>
        </m:r>
      </m:oMath>
      <w:r w:rsidRPr="008E595C">
        <w:rPr>
          <w:sz w:val="22"/>
          <w:szCs w:val="22"/>
        </w:rPr>
        <w:t xml:space="preserve"> where nodes </w:t>
      </w:r>
      <m:oMath>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N</m:t>
        </m:r>
      </m:oMath>
      <w:r w:rsidRPr="008E595C">
        <w:rPr>
          <w:sz w:val="22"/>
          <w:szCs w:val="22"/>
        </w:rPr>
        <w:t xml:space="preserve"> and directed link </w:t>
      </w:r>
      <m:oMath>
        <m:r>
          <m:rPr>
            <m:sty m:val="p"/>
          </m:rPr>
          <w:rPr>
            <w:rFonts w:ascii="Cambria Math" w:hAnsi="Cambria Math"/>
            <w:sz w:val="22"/>
            <w:szCs w:val="22"/>
          </w:rPr>
          <m:t>(</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L</m:t>
        </m:r>
      </m:oMath>
      <w:r w:rsidR="00D35B1E" w:rsidRPr="008E595C">
        <w:rPr>
          <w:sz w:val="22"/>
          <w:szCs w:val="22"/>
        </w:rPr>
        <w:t>.</w:t>
      </w:r>
      <w:r w:rsidRPr="008E595C">
        <w:rPr>
          <w:sz w:val="22"/>
          <w:szCs w:val="22"/>
        </w:rPr>
        <w:t xml:space="preserve"> </w:t>
      </w:r>
      <w:bookmarkStart w:id="0" w:name="_Hlk531616559"/>
      <w:r w:rsidRPr="008E595C">
        <w:rPr>
          <w:sz w:val="22"/>
          <w:szCs w:val="22"/>
        </w:rPr>
        <w:t xml:space="preserve">Let </w:t>
      </w:r>
      <m:oMath>
        <m:r>
          <w:rPr>
            <w:rFonts w:ascii="Cambria Math" w:hAnsi="Cambria Math"/>
            <w:sz w:val="22"/>
            <w:szCs w:val="22"/>
          </w:rPr>
          <m:t>G</m:t>
        </m:r>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oMath>
      <w:r w:rsidRPr="008E595C">
        <w:rPr>
          <w:sz w:val="22"/>
          <w:szCs w:val="22"/>
        </w:rPr>
        <w:t xml:space="preserve"> be a space-time network, where </w:t>
      </w:r>
      <m:oMath>
        <m:r>
          <w:rPr>
            <w:rFonts w:ascii="Cambria Math" w:hAnsi="Cambria Math"/>
            <w:sz w:val="22"/>
            <w:szCs w:val="22"/>
          </w:rPr>
          <w:lastRenderedPageBreak/>
          <m:t>E</m:t>
        </m:r>
      </m:oMath>
      <w:r w:rsidRPr="008E595C">
        <w:rPr>
          <w:sz w:val="22"/>
          <w:szCs w:val="22"/>
        </w:rPr>
        <w:t xml:space="preserve"> is the set of space-time vertexes and </w:t>
      </w:r>
      <m:oMath>
        <m:r>
          <w:rPr>
            <w:rFonts w:ascii="Cambria Math" w:hAnsi="Cambria Math"/>
            <w:sz w:val="22"/>
            <w:szCs w:val="22"/>
          </w:rPr>
          <m:t>A</m:t>
        </m:r>
      </m:oMath>
      <w:r w:rsidRPr="008E595C">
        <w:rPr>
          <w:sz w:val="22"/>
          <w:szCs w:val="22"/>
        </w:rPr>
        <w:t xml:space="preserve"> is the set of space-time links/arcs under the planning time horizon </w:t>
      </w:r>
      <m:oMath>
        <m:r>
          <w:rPr>
            <w:rFonts w:ascii="Cambria Math" w:hAnsi="Cambria Math"/>
            <w:sz w:val="22"/>
            <w:szCs w:val="22"/>
          </w:rPr>
          <m:t>T</m:t>
        </m:r>
      </m:oMath>
      <w:r w:rsidRPr="008E595C">
        <w:rPr>
          <w:sz w:val="22"/>
          <w:szCs w:val="22"/>
        </w:rPr>
        <w:t xml:space="preserve">. </w:t>
      </w:r>
      <w:bookmarkEnd w:id="0"/>
      <w:r w:rsidRPr="008E595C">
        <w:rPr>
          <w:sz w:val="22"/>
          <w:szCs w:val="22"/>
        </w:rPr>
        <w:t xml:space="preserve">Each arc </w:t>
      </w:r>
      <m:oMath>
        <m:r>
          <m:rPr>
            <m:sty m:val="p"/>
          </m:rPr>
          <w:rPr>
            <w:rFonts w:ascii="Cambria Math" w:hAnsi="Cambria Math"/>
            <w:sz w:val="22"/>
            <w:szCs w:val="22"/>
          </w:rPr>
          <m:t>(</m:t>
        </m:r>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r>
          <m:rPr>
            <m:sty m:val="p"/>
          </m:rPr>
          <w:rPr>
            <w:rFonts w:ascii="Cambria Math" w:hAnsi="Cambria Math"/>
            <w:sz w:val="22"/>
            <w:szCs w:val="22"/>
          </w:rPr>
          <m:t>)∈</m:t>
        </m:r>
        <m:r>
          <w:rPr>
            <w:rFonts w:ascii="Cambria Math" w:hAnsi="Cambria Math"/>
            <w:sz w:val="22"/>
            <w:szCs w:val="22"/>
          </w:rPr>
          <m:t>A</m:t>
        </m:r>
      </m:oMath>
      <w:r w:rsidRPr="008E595C">
        <w:rPr>
          <w:sz w:val="22"/>
          <w:szCs w:val="22"/>
        </w:rPr>
        <w:t xml:space="preserve"> indicates a directed space-time path from node </w:t>
      </w:r>
      <m:oMath>
        <m:r>
          <w:rPr>
            <w:rFonts w:ascii="Cambria Math" w:hAnsi="Cambria Math"/>
            <w:sz w:val="22"/>
            <w:szCs w:val="22"/>
          </w:rPr>
          <m:t>i</m:t>
        </m:r>
      </m:oMath>
      <w:r w:rsidRPr="008E595C">
        <w:rPr>
          <w:sz w:val="22"/>
          <w:szCs w:val="22"/>
        </w:rPr>
        <w:t xml:space="preserve"> departing at time </w:t>
      </w:r>
      <m:oMath>
        <m:r>
          <w:rPr>
            <w:rFonts w:ascii="Cambria Math" w:hAnsi="Cambria Math"/>
            <w:sz w:val="22"/>
            <w:szCs w:val="22"/>
          </w:rPr>
          <m:t>t</m:t>
        </m:r>
      </m:oMath>
      <w:r w:rsidRPr="008E595C">
        <w:rPr>
          <w:sz w:val="22"/>
          <w:szCs w:val="22"/>
        </w:rPr>
        <w:t xml:space="preserve"> to node </w:t>
      </w:r>
      <m:oMath>
        <m:r>
          <w:rPr>
            <w:rFonts w:ascii="Cambria Math" w:hAnsi="Cambria Math"/>
            <w:sz w:val="22"/>
            <w:szCs w:val="22"/>
          </w:rPr>
          <m:t>j</m:t>
        </m:r>
      </m:oMath>
      <w:r w:rsidRPr="008E595C">
        <w:rPr>
          <w:sz w:val="22"/>
          <w:szCs w:val="22"/>
        </w:rPr>
        <w:t xml:space="preserve"> arriving at time </w:t>
      </w:r>
      <m:oMath>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oMath>
      <w:r w:rsidRPr="008E595C">
        <w:rPr>
          <w:sz w:val="22"/>
          <w:szCs w:val="22"/>
        </w:rPr>
        <w:t xml:space="preserve">. </w:t>
      </w:r>
    </w:p>
    <w:p w14:paraId="65DD4792" w14:textId="77777777" w:rsidR="00EC5188" w:rsidRPr="008E595C" w:rsidRDefault="00EC5188" w:rsidP="00EC5188">
      <w:pPr>
        <w:spacing w:line="276" w:lineRule="auto"/>
        <w:ind w:firstLineChars="177" w:firstLine="389"/>
        <w:rPr>
          <w:sz w:val="22"/>
          <w:szCs w:val="22"/>
        </w:rPr>
      </w:pPr>
    </w:p>
    <w:p w14:paraId="38CDA222" w14:textId="5559F227" w:rsidR="001A68DF" w:rsidRPr="008E595C" w:rsidRDefault="001A68DF" w:rsidP="00DD0EBD">
      <w:pPr>
        <w:spacing w:line="276" w:lineRule="auto"/>
        <w:rPr>
          <w:rFonts w:eastAsiaTheme="minorEastAsia"/>
          <w:sz w:val="22"/>
          <w:szCs w:val="22"/>
        </w:rPr>
      </w:pPr>
      <w:r w:rsidRPr="008E595C">
        <w:rPr>
          <w:rFonts w:eastAsiaTheme="minorEastAsia"/>
          <w:sz w:val="22"/>
          <w:szCs w:val="22"/>
        </w:rPr>
        <w:t xml:space="preserve">The notations used in this </w:t>
      </w:r>
      <w:r w:rsidR="00C84C9B" w:rsidRPr="008E595C">
        <w:rPr>
          <w:rFonts w:eastAsiaTheme="minorEastAsia"/>
          <w:sz w:val="22"/>
          <w:szCs w:val="22"/>
        </w:rPr>
        <w:t>link-based model (</w:t>
      </w:r>
      <w:r w:rsidR="00C84C9B" w:rsidRPr="008E595C">
        <w:rPr>
          <w:rFonts w:eastAsiaTheme="minorEastAsia"/>
          <w:b/>
          <w:bCs/>
          <w:sz w:val="22"/>
          <w:szCs w:val="22"/>
        </w:rPr>
        <w:t>Model A</w:t>
      </w:r>
      <w:r w:rsidR="00C84C9B" w:rsidRPr="008E595C">
        <w:rPr>
          <w:rFonts w:eastAsiaTheme="minorEastAsia"/>
          <w:sz w:val="22"/>
          <w:szCs w:val="22"/>
        </w:rPr>
        <w:t>) and path-based model (</w:t>
      </w:r>
      <w:r w:rsidR="00C84C9B" w:rsidRPr="008E595C">
        <w:rPr>
          <w:rFonts w:eastAsiaTheme="minorEastAsia"/>
          <w:b/>
          <w:bCs/>
          <w:sz w:val="22"/>
          <w:szCs w:val="22"/>
        </w:rPr>
        <w:t>Model B</w:t>
      </w:r>
      <w:r w:rsidR="00C84C9B" w:rsidRPr="008E595C">
        <w:rPr>
          <w:rFonts w:eastAsiaTheme="minorEastAsia"/>
          <w:sz w:val="22"/>
          <w:szCs w:val="22"/>
        </w:rPr>
        <w:t>)</w:t>
      </w:r>
      <w:r w:rsidRPr="008E595C">
        <w:rPr>
          <w:rFonts w:eastAsiaTheme="minorEastAsia"/>
          <w:sz w:val="22"/>
          <w:szCs w:val="22"/>
        </w:rPr>
        <w:t xml:space="preserve"> are listed in </w:t>
      </w:r>
      <w:r w:rsidRPr="008E595C">
        <w:rPr>
          <w:rFonts w:eastAsiaTheme="minorEastAsia"/>
          <w:b/>
          <w:bCs/>
          <w:sz w:val="22"/>
          <w:szCs w:val="22"/>
        </w:rPr>
        <w:t xml:space="preserve">Table </w:t>
      </w:r>
      <w:r w:rsidR="00AD21DB" w:rsidRPr="008E595C">
        <w:rPr>
          <w:rFonts w:eastAsiaTheme="minorEastAsia"/>
          <w:b/>
          <w:bCs/>
          <w:sz w:val="22"/>
          <w:szCs w:val="22"/>
        </w:rPr>
        <w:t>2</w:t>
      </w:r>
      <w:r w:rsidR="00AC1720" w:rsidRPr="008E595C">
        <w:rPr>
          <w:rFonts w:eastAsiaTheme="minorEastAsia"/>
          <w:sz w:val="22"/>
          <w:szCs w:val="22"/>
        </w:rPr>
        <w:t>.</w:t>
      </w:r>
      <w:r w:rsidRPr="008E595C">
        <w:rPr>
          <w:rFonts w:eastAsiaTheme="minorEastAsia"/>
          <w:sz w:val="22"/>
          <w:szCs w:val="22"/>
        </w:rPr>
        <w:t xml:space="preserve"> </w:t>
      </w:r>
    </w:p>
    <w:p w14:paraId="5EFB6EDB" w14:textId="2FBAF3D7" w:rsidR="001A68DF" w:rsidRPr="008E595C" w:rsidRDefault="001A68DF" w:rsidP="00DD0EBD">
      <w:pPr>
        <w:pStyle w:val="Caption"/>
        <w:rPr>
          <w:rFonts w:ascii="Times New Roman" w:eastAsiaTheme="minorEastAsia" w:hAnsi="Times New Roman" w:cs="Times New Roman"/>
          <w:sz w:val="22"/>
          <w:szCs w:val="22"/>
        </w:rPr>
      </w:pPr>
      <w:r w:rsidRPr="008E595C">
        <w:rPr>
          <w:rFonts w:ascii="Times New Roman" w:eastAsiaTheme="minorEastAsia" w:hAnsi="Times New Roman" w:cs="Times New Roman"/>
          <w:b/>
          <w:sz w:val="22"/>
          <w:szCs w:val="22"/>
        </w:rPr>
        <w:t xml:space="preserve">Table </w:t>
      </w:r>
      <w:r w:rsidR="00AD21DB" w:rsidRPr="008E595C">
        <w:rPr>
          <w:rFonts w:ascii="Times New Roman" w:eastAsiaTheme="minorEastAsia" w:hAnsi="Times New Roman" w:cs="Times New Roman"/>
          <w:b/>
          <w:sz w:val="22"/>
          <w:szCs w:val="22"/>
        </w:rPr>
        <w:t>2</w:t>
      </w:r>
      <w:r w:rsidRPr="008E595C">
        <w:rPr>
          <w:rFonts w:ascii="Times New Roman" w:eastAsiaTheme="minorEastAsia" w:hAnsi="Times New Roman" w:cs="Times New Roman"/>
          <w:b/>
          <w:sz w:val="22"/>
          <w:szCs w:val="22"/>
        </w:rPr>
        <w:t xml:space="preserve"> </w:t>
      </w:r>
      <w:r w:rsidRPr="008E595C">
        <w:rPr>
          <w:rFonts w:ascii="Times New Roman" w:eastAsiaTheme="minorEastAsia" w:hAnsi="Times New Roman" w:cs="Times New Roman"/>
          <w:sz w:val="22"/>
          <w:szCs w:val="22"/>
        </w:rPr>
        <w:t>Basic indices used to describe the space-time modeling framework</w:t>
      </w:r>
    </w:p>
    <w:tbl>
      <w:tblPr>
        <w:tblStyle w:val="1"/>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5917"/>
      </w:tblGrid>
      <w:tr w:rsidR="001A68DF" w:rsidRPr="008E595C" w14:paraId="5556839F" w14:textId="77777777" w:rsidTr="007226D7">
        <w:tc>
          <w:tcPr>
            <w:tcW w:w="1843" w:type="dxa"/>
            <w:tcBorders>
              <w:top w:val="single" w:sz="4" w:space="0" w:color="auto"/>
              <w:bottom w:val="single" w:sz="4" w:space="0" w:color="auto"/>
            </w:tcBorders>
          </w:tcPr>
          <w:p w14:paraId="6ED8AF55" w14:textId="77777777" w:rsidR="001A68DF" w:rsidRPr="008E595C" w:rsidRDefault="001A68DF" w:rsidP="007226D7">
            <w:pPr>
              <w:rPr>
                <w:sz w:val="22"/>
                <w:szCs w:val="22"/>
              </w:rPr>
            </w:pPr>
            <w:r w:rsidRPr="008E595C">
              <w:rPr>
                <w:rFonts w:eastAsiaTheme="minorHAnsi"/>
                <w:b/>
                <w:kern w:val="0"/>
                <w:sz w:val="22"/>
                <w:szCs w:val="22"/>
                <w:lang w:eastAsia="en-US"/>
              </w:rPr>
              <w:t>Index</w:t>
            </w:r>
          </w:p>
        </w:tc>
        <w:tc>
          <w:tcPr>
            <w:tcW w:w="5917" w:type="dxa"/>
            <w:tcBorders>
              <w:top w:val="single" w:sz="4" w:space="0" w:color="auto"/>
              <w:bottom w:val="single" w:sz="4" w:space="0" w:color="auto"/>
            </w:tcBorders>
          </w:tcPr>
          <w:p w14:paraId="09CB3FAD" w14:textId="77777777" w:rsidR="001A68DF" w:rsidRPr="008E595C" w:rsidRDefault="001A68DF" w:rsidP="007226D7">
            <w:pPr>
              <w:rPr>
                <w:sz w:val="22"/>
                <w:szCs w:val="22"/>
              </w:rPr>
            </w:pPr>
            <w:r w:rsidRPr="008E595C">
              <w:rPr>
                <w:rFonts w:eastAsiaTheme="minorHAnsi"/>
                <w:b/>
                <w:kern w:val="0"/>
                <w:sz w:val="22"/>
                <w:szCs w:val="22"/>
                <w:lang w:eastAsia="en-US"/>
              </w:rPr>
              <w:t>Definition</w:t>
            </w:r>
          </w:p>
        </w:tc>
      </w:tr>
      <w:tr w:rsidR="001A68DF" w:rsidRPr="008E595C" w14:paraId="4610E51B" w14:textId="77777777" w:rsidTr="007226D7">
        <w:tc>
          <w:tcPr>
            <w:tcW w:w="1843" w:type="dxa"/>
          </w:tcPr>
          <w:p w14:paraId="7304584E" w14:textId="77777777" w:rsidR="001A68DF" w:rsidRPr="008E595C" w:rsidRDefault="001A68DF" w:rsidP="007226D7">
            <w:pPr>
              <w:rPr>
                <w:rFonts w:eastAsia="DengXian"/>
                <w:i/>
                <w:sz w:val="22"/>
                <w:szCs w:val="22"/>
              </w:rPr>
            </w:pPr>
            <m:oMathPara>
              <m:oMath>
                <m:r>
                  <w:rPr>
                    <w:rFonts w:ascii="Cambria Math" w:eastAsia="DengXian" w:hAnsi="Cambria Math"/>
                    <w:sz w:val="22"/>
                    <w:szCs w:val="22"/>
                  </w:rPr>
                  <m:t>M</m:t>
                </m:r>
              </m:oMath>
            </m:oMathPara>
          </w:p>
        </w:tc>
        <w:tc>
          <w:tcPr>
            <w:tcW w:w="5917" w:type="dxa"/>
          </w:tcPr>
          <w:p w14:paraId="08BC979C" w14:textId="77777777" w:rsidR="001A68DF" w:rsidRPr="008E595C" w:rsidRDefault="001A68DF" w:rsidP="007226D7">
            <w:pPr>
              <w:rPr>
                <w:sz w:val="22"/>
                <w:szCs w:val="22"/>
              </w:rPr>
            </w:pPr>
            <w:r w:rsidRPr="008E595C">
              <w:rPr>
                <w:sz w:val="22"/>
                <w:szCs w:val="22"/>
              </w:rPr>
              <w:t>Physical transportation network</w:t>
            </w:r>
          </w:p>
        </w:tc>
      </w:tr>
      <w:tr w:rsidR="001A68DF" w:rsidRPr="008E595C" w14:paraId="19B79C2D" w14:textId="77777777" w:rsidTr="007226D7">
        <w:tc>
          <w:tcPr>
            <w:tcW w:w="1843" w:type="dxa"/>
          </w:tcPr>
          <w:p w14:paraId="113227CF" w14:textId="77777777" w:rsidR="001A68DF" w:rsidRPr="008E595C" w:rsidRDefault="001A68DF" w:rsidP="007226D7">
            <w:pPr>
              <w:rPr>
                <w:i/>
                <w:sz w:val="22"/>
                <w:szCs w:val="22"/>
              </w:rPr>
            </w:pPr>
            <m:oMathPara>
              <m:oMath>
                <m:r>
                  <w:rPr>
                    <w:rFonts w:ascii="Cambria Math" w:hAnsi="Cambria Math"/>
                    <w:sz w:val="22"/>
                    <w:szCs w:val="22"/>
                  </w:rPr>
                  <m:t>G</m:t>
                </m:r>
              </m:oMath>
            </m:oMathPara>
          </w:p>
        </w:tc>
        <w:tc>
          <w:tcPr>
            <w:tcW w:w="5917" w:type="dxa"/>
          </w:tcPr>
          <w:p w14:paraId="4C2DF25C" w14:textId="77777777" w:rsidR="001A68DF" w:rsidRPr="008E595C" w:rsidRDefault="001A68DF" w:rsidP="007226D7">
            <w:pPr>
              <w:rPr>
                <w:sz w:val="22"/>
                <w:szCs w:val="22"/>
              </w:rPr>
            </w:pPr>
            <w:r w:rsidRPr="008E595C">
              <w:rPr>
                <w:sz w:val="22"/>
                <w:szCs w:val="22"/>
              </w:rPr>
              <w:t>Space-time transportation network</w:t>
            </w:r>
          </w:p>
        </w:tc>
      </w:tr>
      <w:tr w:rsidR="001A68DF" w:rsidRPr="008E595C" w14:paraId="5FAAAE42" w14:textId="77777777" w:rsidTr="007226D7">
        <w:tc>
          <w:tcPr>
            <w:tcW w:w="1843" w:type="dxa"/>
          </w:tcPr>
          <w:p w14:paraId="33EF1B47" w14:textId="77777777" w:rsidR="001A68DF" w:rsidRPr="008E595C" w:rsidRDefault="001A68DF" w:rsidP="007226D7">
            <w:pPr>
              <w:rPr>
                <w:rFonts w:eastAsia="DengXian"/>
                <w:sz w:val="22"/>
                <w:szCs w:val="22"/>
              </w:rPr>
            </w:pPr>
            <m:oMathPara>
              <m:oMath>
                <m:r>
                  <w:rPr>
                    <w:rFonts w:ascii="Cambria Math" w:eastAsia="DengXian" w:hAnsi="Cambria Math"/>
                    <w:sz w:val="22"/>
                    <w:szCs w:val="22"/>
                  </w:rPr>
                  <m:t>W</m:t>
                </m:r>
              </m:oMath>
            </m:oMathPara>
          </w:p>
        </w:tc>
        <w:tc>
          <w:tcPr>
            <w:tcW w:w="5917" w:type="dxa"/>
          </w:tcPr>
          <w:p w14:paraId="76F63DB8" w14:textId="77777777" w:rsidR="001A68DF" w:rsidRPr="008E595C" w:rsidRDefault="001A68DF" w:rsidP="007226D7">
            <w:pPr>
              <w:rPr>
                <w:sz w:val="22"/>
                <w:szCs w:val="22"/>
              </w:rPr>
            </w:pPr>
            <w:r w:rsidRPr="008E595C">
              <w:rPr>
                <w:sz w:val="22"/>
                <w:szCs w:val="22"/>
              </w:rPr>
              <w:t>OD pairs on the physical network</w:t>
            </w:r>
          </w:p>
        </w:tc>
      </w:tr>
      <w:tr w:rsidR="001A68DF" w:rsidRPr="008E595C" w14:paraId="34BD0C6B" w14:textId="77777777" w:rsidTr="007226D7">
        <w:tc>
          <w:tcPr>
            <w:tcW w:w="1843" w:type="dxa"/>
          </w:tcPr>
          <w:p w14:paraId="31EC01E7" w14:textId="77777777" w:rsidR="001A68DF" w:rsidRPr="008E595C" w:rsidRDefault="001A68DF" w:rsidP="007226D7">
            <w:pPr>
              <w:rPr>
                <w:rFonts w:eastAsia="DengXian"/>
                <w:sz w:val="22"/>
                <w:szCs w:val="22"/>
              </w:rPr>
            </w:pPr>
            <m:oMathPara>
              <m:oMath>
                <m:r>
                  <w:rPr>
                    <w:rFonts w:ascii="Cambria Math" w:eastAsia="DengXian" w:hAnsi="Cambria Math"/>
                    <w:sz w:val="22"/>
                    <w:szCs w:val="22"/>
                  </w:rPr>
                  <m:t>P</m:t>
                </m:r>
              </m:oMath>
            </m:oMathPara>
          </w:p>
        </w:tc>
        <w:tc>
          <w:tcPr>
            <w:tcW w:w="5917" w:type="dxa"/>
          </w:tcPr>
          <w:p w14:paraId="4611D249" w14:textId="77777777" w:rsidR="001A68DF" w:rsidRPr="008E595C" w:rsidRDefault="001A68DF" w:rsidP="007226D7">
            <w:pPr>
              <w:rPr>
                <w:sz w:val="22"/>
                <w:szCs w:val="22"/>
              </w:rPr>
            </w:pPr>
            <w:r w:rsidRPr="008E595C">
              <w:rPr>
                <w:sz w:val="22"/>
                <w:szCs w:val="22"/>
              </w:rPr>
              <w:t xml:space="preserve">Path on the physical network, </w:t>
            </w:r>
            <m:oMath>
              <m:r>
                <w:rPr>
                  <w:rFonts w:ascii="Cambria Math" w:hAnsi="Cambria Math"/>
                  <w:sz w:val="22"/>
                  <w:szCs w:val="22"/>
                </w:rPr>
                <m:t>p</m:t>
              </m:r>
              <m:r>
                <m:rPr>
                  <m:sty m:val="p"/>
                </m:rPr>
                <w:rPr>
                  <w:rFonts w:ascii="Cambria Math" w:hAnsi="Cambria Math"/>
                  <w:sz w:val="22"/>
                  <w:szCs w:val="22"/>
                </w:rPr>
                <m:t>∈</m:t>
              </m:r>
              <m:r>
                <w:rPr>
                  <w:rFonts w:ascii="Cambria Math" w:hAnsi="Cambria Math"/>
                  <w:sz w:val="22"/>
                  <w:szCs w:val="22"/>
                </w:rPr>
                <m:t>P</m:t>
              </m:r>
            </m:oMath>
          </w:p>
        </w:tc>
      </w:tr>
      <w:tr w:rsidR="001A68DF" w:rsidRPr="008E595C" w14:paraId="50014BE7" w14:textId="77777777" w:rsidTr="007226D7">
        <w:tc>
          <w:tcPr>
            <w:tcW w:w="1843" w:type="dxa"/>
          </w:tcPr>
          <w:p w14:paraId="53922CCD" w14:textId="77777777" w:rsidR="001A68DF" w:rsidRPr="008E595C" w:rsidRDefault="001A68DF" w:rsidP="007226D7">
            <w:pPr>
              <w:rPr>
                <w:rFonts w:eastAsia="DengXian"/>
                <w:sz w:val="22"/>
                <w:szCs w:val="22"/>
              </w:rPr>
            </w:pPr>
            <m:oMathPara>
              <m:oMath>
                <m:r>
                  <w:rPr>
                    <w:rFonts w:ascii="Cambria Math" w:eastAsia="DengXian" w:hAnsi="Cambria Math"/>
                    <w:sz w:val="22"/>
                    <w:szCs w:val="22"/>
                  </w:rPr>
                  <m:t>EDT(v)</m:t>
                </m:r>
              </m:oMath>
            </m:oMathPara>
          </w:p>
        </w:tc>
        <w:tc>
          <w:tcPr>
            <w:tcW w:w="5917" w:type="dxa"/>
          </w:tcPr>
          <w:p w14:paraId="29CD9CB3" w14:textId="77777777" w:rsidR="001A68DF" w:rsidRPr="008E595C" w:rsidRDefault="001A68DF" w:rsidP="007226D7">
            <w:pPr>
              <w:rPr>
                <w:sz w:val="22"/>
                <w:szCs w:val="22"/>
              </w:rPr>
            </w:pPr>
            <w:r w:rsidRPr="008E595C">
              <w:rPr>
                <w:sz w:val="22"/>
                <w:szCs w:val="22"/>
              </w:rPr>
              <w:t xml:space="preserve">Earliest departure time of vehicle </w:t>
            </w:r>
            <m:oMath>
              <m:r>
                <w:rPr>
                  <w:rFonts w:ascii="Cambria Math" w:hAnsi="Cambria Math"/>
                  <w:sz w:val="22"/>
                  <w:szCs w:val="22"/>
                </w:rPr>
                <m:t>v</m:t>
              </m:r>
            </m:oMath>
          </w:p>
        </w:tc>
      </w:tr>
      <w:tr w:rsidR="001A68DF" w:rsidRPr="008E595C" w14:paraId="600934DB" w14:textId="77777777" w:rsidTr="007226D7">
        <w:tc>
          <w:tcPr>
            <w:tcW w:w="1843" w:type="dxa"/>
          </w:tcPr>
          <w:p w14:paraId="5CC9C4B1" w14:textId="77777777" w:rsidR="001A68DF" w:rsidRPr="008E595C" w:rsidRDefault="001A68DF" w:rsidP="007226D7">
            <w:pPr>
              <w:rPr>
                <w:rFonts w:eastAsia="DengXian"/>
                <w:sz w:val="22"/>
                <w:szCs w:val="22"/>
              </w:rPr>
            </w:pPr>
            <m:oMathPara>
              <m:oMath>
                <m:r>
                  <w:rPr>
                    <w:rFonts w:ascii="Cambria Math" w:eastAsia="DengXian" w:hAnsi="Cambria Math"/>
                    <w:sz w:val="22"/>
                    <w:szCs w:val="22"/>
                  </w:rPr>
                  <m:t>LAT(v)</m:t>
                </m:r>
              </m:oMath>
            </m:oMathPara>
          </w:p>
        </w:tc>
        <w:tc>
          <w:tcPr>
            <w:tcW w:w="5917" w:type="dxa"/>
          </w:tcPr>
          <w:p w14:paraId="438BAA18" w14:textId="77777777" w:rsidR="001A68DF" w:rsidRPr="008E595C" w:rsidRDefault="001A68DF" w:rsidP="007226D7">
            <w:pPr>
              <w:rPr>
                <w:sz w:val="22"/>
                <w:szCs w:val="22"/>
              </w:rPr>
            </w:pPr>
            <w:r w:rsidRPr="008E595C">
              <w:rPr>
                <w:sz w:val="22"/>
                <w:szCs w:val="22"/>
              </w:rPr>
              <w:t xml:space="preserve">Latest arrival time of vehicle </w:t>
            </w:r>
            <m:oMath>
              <m:r>
                <w:rPr>
                  <w:rFonts w:ascii="Cambria Math" w:hAnsi="Cambria Math"/>
                  <w:sz w:val="22"/>
                  <w:szCs w:val="22"/>
                </w:rPr>
                <m:t>v</m:t>
              </m:r>
            </m:oMath>
          </w:p>
        </w:tc>
      </w:tr>
      <w:tr w:rsidR="001A68DF" w:rsidRPr="008E595C" w14:paraId="7A793B33" w14:textId="77777777" w:rsidTr="007226D7">
        <w:tc>
          <w:tcPr>
            <w:tcW w:w="1843" w:type="dxa"/>
          </w:tcPr>
          <w:p w14:paraId="5C3DA31A" w14:textId="77777777" w:rsidR="001A68DF" w:rsidRPr="008E595C" w:rsidRDefault="001A68DF" w:rsidP="007226D7">
            <w:pPr>
              <w:rPr>
                <w:rFonts w:eastAsia="DengXian"/>
                <w:sz w:val="22"/>
                <w:szCs w:val="22"/>
              </w:rPr>
            </w:pPr>
            <m:oMathPara>
              <m:oMath>
                <m:r>
                  <m:rPr>
                    <m:sty m:val="p"/>
                  </m:rPr>
                  <w:rPr>
                    <w:rFonts w:ascii="Cambria Math" w:hAnsi="Cambria Math"/>
                    <w:sz w:val="22"/>
                    <w:szCs w:val="22"/>
                  </w:rPr>
                  <m:t>o</m:t>
                </m:r>
              </m:oMath>
            </m:oMathPara>
          </w:p>
        </w:tc>
        <w:tc>
          <w:tcPr>
            <w:tcW w:w="5917" w:type="dxa"/>
          </w:tcPr>
          <w:p w14:paraId="43A70BB7" w14:textId="77777777" w:rsidR="001A68DF" w:rsidRPr="008E595C" w:rsidRDefault="001A68DF" w:rsidP="007226D7">
            <w:pPr>
              <w:rPr>
                <w:sz w:val="22"/>
                <w:szCs w:val="22"/>
              </w:rPr>
            </w:pPr>
            <w:r w:rsidRPr="008E595C">
              <w:rPr>
                <w:sz w:val="22"/>
                <w:szCs w:val="22"/>
              </w:rPr>
              <w:t xml:space="preserve">Origin zone, </w:t>
            </w:r>
            <m:oMath>
              <m:r>
                <w:rPr>
                  <w:rFonts w:ascii="Cambria Math" w:hAnsi="Cambria Math"/>
                  <w:sz w:val="22"/>
                  <w:szCs w:val="22"/>
                </w:rPr>
                <m:t>o</m:t>
              </m:r>
              <m:r>
                <m:rPr>
                  <m:sty m:val="p"/>
                </m:rPr>
                <w:rPr>
                  <w:rFonts w:ascii="Cambria Math" w:hAnsi="Cambria Math"/>
                  <w:sz w:val="22"/>
                  <w:szCs w:val="22"/>
                </w:rPr>
                <m:t>∈</m:t>
              </m:r>
              <m:r>
                <w:rPr>
                  <w:rFonts w:ascii="Cambria Math" w:hAnsi="Cambria Math"/>
                  <w:sz w:val="22"/>
                  <w:szCs w:val="22"/>
                </w:rPr>
                <m:t>N</m:t>
              </m:r>
            </m:oMath>
          </w:p>
        </w:tc>
      </w:tr>
      <w:tr w:rsidR="001A68DF" w:rsidRPr="008E595C" w14:paraId="360E3AB3" w14:textId="77777777" w:rsidTr="007226D7">
        <w:tc>
          <w:tcPr>
            <w:tcW w:w="1843" w:type="dxa"/>
          </w:tcPr>
          <w:p w14:paraId="17E11DEC" w14:textId="77777777" w:rsidR="001A68DF" w:rsidRPr="008E595C" w:rsidRDefault="001A68DF" w:rsidP="007226D7">
            <w:pPr>
              <w:rPr>
                <w:rFonts w:eastAsia="DengXian"/>
                <w:sz w:val="22"/>
                <w:szCs w:val="22"/>
              </w:rPr>
            </w:pPr>
            <m:oMathPara>
              <m:oMath>
                <m:r>
                  <m:rPr>
                    <m:sty m:val="p"/>
                  </m:rPr>
                  <w:rPr>
                    <w:rFonts w:ascii="Cambria Math" w:hAnsi="Cambria Math"/>
                    <w:sz w:val="22"/>
                    <w:szCs w:val="22"/>
                  </w:rPr>
                  <m:t>d</m:t>
                </m:r>
              </m:oMath>
            </m:oMathPara>
          </w:p>
        </w:tc>
        <w:tc>
          <w:tcPr>
            <w:tcW w:w="5917" w:type="dxa"/>
          </w:tcPr>
          <w:p w14:paraId="3245AD18" w14:textId="77777777" w:rsidR="001A68DF" w:rsidRPr="008E595C" w:rsidRDefault="001A68DF" w:rsidP="007226D7">
            <w:pPr>
              <w:rPr>
                <w:sz w:val="22"/>
                <w:szCs w:val="22"/>
              </w:rPr>
            </w:pPr>
            <w:r w:rsidRPr="008E595C">
              <w:rPr>
                <w:sz w:val="22"/>
                <w:szCs w:val="22"/>
              </w:rPr>
              <w:t xml:space="preserve">Destination zone, </w:t>
            </w:r>
            <m:oMath>
              <m:r>
                <w:rPr>
                  <w:rFonts w:ascii="Cambria Math" w:hAnsi="Cambria Math"/>
                  <w:sz w:val="22"/>
                  <w:szCs w:val="22"/>
                </w:rPr>
                <m:t>d</m:t>
              </m:r>
              <m:r>
                <m:rPr>
                  <m:sty m:val="p"/>
                </m:rPr>
                <w:rPr>
                  <w:rFonts w:ascii="Cambria Math" w:hAnsi="Cambria Math"/>
                  <w:sz w:val="22"/>
                  <w:szCs w:val="22"/>
                </w:rPr>
                <m:t>∈</m:t>
              </m:r>
              <m:r>
                <w:rPr>
                  <w:rFonts w:ascii="Cambria Math" w:hAnsi="Cambria Math"/>
                  <w:sz w:val="22"/>
                  <w:szCs w:val="22"/>
                </w:rPr>
                <m:t>N</m:t>
              </m:r>
            </m:oMath>
          </w:p>
        </w:tc>
      </w:tr>
      <w:tr w:rsidR="001A68DF" w:rsidRPr="008E595C" w14:paraId="2446EFC6" w14:textId="77777777" w:rsidTr="007226D7">
        <w:tc>
          <w:tcPr>
            <w:tcW w:w="1843" w:type="dxa"/>
          </w:tcPr>
          <w:p w14:paraId="5AEEBBB8" w14:textId="6FEE2F55" w:rsidR="001A68DF" w:rsidRPr="008E595C" w:rsidRDefault="001A68DF" w:rsidP="007226D7">
            <w:pPr>
              <w:rPr>
                <w:sz w:val="22"/>
                <w:szCs w:val="22"/>
              </w:rPr>
            </w:pPr>
            <m:oMathPara>
              <m:oMath>
                <m:r>
                  <w:rPr>
                    <w:rFonts w:ascii="Cambria Math" w:hAnsi="Cambria Math"/>
                    <w:sz w:val="22"/>
                    <w:szCs w:val="22"/>
                  </w:rPr>
                  <m:t>(i,j,t,</m:t>
                </m:r>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r>
                  <w:rPr>
                    <w:rFonts w:ascii="Cambria Math" w:hAnsi="Cambria Math"/>
                    <w:sz w:val="22"/>
                    <w:szCs w:val="22"/>
                  </w:rPr>
                  <m:t>)</m:t>
                </m:r>
              </m:oMath>
            </m:oMathPara>
          </w:p>
        </w:tc>
        <w:tc>
          <w:tcPr>
            <w:tcW w:w="5917" w:type="dxa"/>
          </w:tcPr>
          <w:p w14:paraId="13A461C1" w14:textId="77777777" w:rsidR="001A68DF" w:rsidRPr="008E595C" w:rsidRDefault="001A68DF" w:rsidP="007226D7">
            <w:pPr>
              <w:rPr>
                <w:sz w:val="22"/>
                <w:szCs w:val="22"/>
              </w:rPr>
            </w:pPr>
            <w:r w:rsidRPr="008E595C">
              <w:rPr>
                <w:sz w:val="22"/>
                <w:szCs w:val="22"/>
              </w:rPr>
              <w:t xml:space="preserve">Index of space-time traveling arc for the </w:t>
            </w:r>
            <m:oMath>
              <m:r>
                <w:rPr>
                  <w:rFonts w:ascii="Cambria Math" w:hAnsi="Cambria Math"/>
                  <w:sz w:val="22"/>
                  <w:szCs w:val="22"/>
                </w:rPr>
                <m:t>od</m:t>
              </m:r>
            </m:oMath>
            <w:r w:rsidRPr="008E595C">
              <w:rPr>
                <w:sz w:val="22"/>
                <w:szCs w:val="22"/>
              </w:rPr>
              <w:t xml:space="preserve"> pair, </w:t>
            </w:r>
            <m:oMath>
              <m:d>
                <m:dPr>
                  <m:ctrlPr>
                    <w:rPr>
                      <w:rFonts w:ascii="Cambria Math" w:hAnsi="Cambria Math"/>
                      <w:sz w:val="22"/>
                      <w:szCs w:val="22"/>
                    </w:rPr>
                  </m:ctrlPr>
                </m:dPr>
                <m:e>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o,d,t</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e>
              </m:d>
              <m:r>
                <m:rPr>
                  <m:sty m:val="p"/>
                </m:rPr>
                <w:rPr>
                  <w:rFonts w:ascii="Cambria Math" w:hAnsi="Cambria Math"/>
                  <w:sz w:val="22"/>
                  <w:szCs w:val="22"/>
                </w:rPr>
                <m:t>∈</m:t>
              </m:r>
              <m:r>
                <w:rPr>
                  <w:rFonts w:ascii="Cambria Math" w:hAnsi="Cambria Math"/>
                  <w:sz w:val="22"/>
                  <w:szCs w:val="22"/>
                </w:rPr>
                <m:t>A</m:t>
              </m:r>
            </m:oMath>
          </w:p>
        </w:tc>
      </w:tr>
      <w:tr w:rsidR="001A68DF" w:rsidRPr="008E595C" w14:paraId="18AAB676" w14:textId="77777777" w:rsidTr="007226D7">
        <w:tc>
          <w:tcPr>
            <w:tcW w:w="1843" w:type="dxa"/>
          </w:tcPr>
          <w:p w14:paraId="50693D6B" w14:textId="1F9AC418" w:rsidR="001A68DF" w:rsidRPr="008E595C" w:rsidRDefault="001A68DF" w:rsidP="007226D7">
            <w:pPr>
              <w:rPr>
                <w:sz w:val="22"/>
                <w:szCs w:val="22"/>
              </w:rPr>
            </w:pPr>
            <m:oMathPara>
              <m:oMath>
                <m:r>
                  <w:rPr>
                    <w:rFonts w:ascii="Cambria Math" w:hAnsi="Cambria Math"/>
                    <w:sz w:val="22"/>
                    <w:szCs w:val="22"/>
                  </w:rPr>
                  <m:t>TT</m:t>
                </m:r>
                <m:d>
                  <m:dPr>
                    <m:ctrlPr>
                      <w:rPr>
                        <w:rFonts w:ascii="Cambria Math" w:hAnsi="Cambria Math"/>
                        <w:sz w:val="22"/>
                        <w:szCs w:val="22"/>
                      </w:rPr>
                    </m:ctrlPr>
                  </m:dPr>
                  <m:e>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t</m:t>
                    </m:r>
                  </m:e>
                </m:d>
              </m:oMath>
            </m:oMathPara>
          </w:p>
        </w:tc>
        <w:tc>
          <w:tcPr>
            <w:tcW w:w="5917" w:type="dxa"/>
          </w:tcPr>
          <w:p w14:paraId="70661E71" w14:textId="77777777" w:rsidR="001A68DF" w:rsidRPr="008E595C" w:rsidRDefault="001A68DF" w:rsidP="007226D7">
            <w:pPr>
              <w:rPr>
                <w:sz w:val="22"/>
                <w:szCs w:val="22"/>
              </w:rPr>
            </w:pPr>
            <w:r w:rsidRPr="008E595C">
              <w:rPr>
                <w:sz w:val="22"/>
                <w:szCs w:val="22"/>
              </w:rPr>
              <w:t>Link travel time from node</w:t>
            </w:r>
            <m:oMath>
              <m:r>
                <w:rPr>
                  <w:rFonts w:ascii="Cambria Math" w:hAnsi="Cambria Math"/>
                  <w:sz w:val="22"/>
                  <w:szCs w:val="22"/>
                </w:rPr>
                <m:t xml:space="preserve"> i</m:t>
              </m:r>
            </m:oMath>
            <w:r w:rsidRPr="008E595C">
              <w:rPr>
                <w:sz w:val="22"/>
                <w:szCs w:val="22"/>
              </w:rPr>
              <w:t xml:space="preserve"> to node </w:t>
            </w:r>
            <m:oMath>
              <m:r>
                <w:rPr>
                  <w:rFonts w:ascii="Cambria Math" w:hAnsi="Cambria Math"/>
                  <w:sz w:val="22"/>
                  <w:szCs w:val="22"/>
                </w:rPr>
                <m:t>j</m:t>
              </m:r>
            </m:oMath>
            <w:r w:rsidRPr="008E595C">
              <w:rPr>
                <w:sz w:val="22"/>
                <w:szCs w:val="22"/>
              </w:rPr>
              <w:t xml:space="preserve"> starting at time</w:t>
            </w:r>
            <m:oMath>
              <m:r>
                <w:rPr>
                  <w:rFonts w:ascii="Cambria Math" w:hAnsi="Cambria Math"/>
                  <w:sz w:val="22"/>
                  <w:szCs w:val="22"/>
                </w:rPr>
                <m:t xml:space="preserve"> t</m:t>
              </m:r>
            </m:oMath>
          </w:p>
        </w:tc>
      </w:tr>
      <w:tr w:rsidR="00CA38C9" w:rsidRPr="008E595C" w14:paraId="72446A55" w14:textId="77777777" w:rsidTr="007226D7">
        <w:tc>
          <w:tcPr>
            <w:tcW w:w="1843" w:type="dxa"/>
          </w:tcPr>
          <w:p w14:paraId="30A0E750" w14:textId="45B03364" w:rsidR="00CA38C9" w:rsidRPr="008E595C" w:rsidRDefault="00CA38C9" w:rsidP="007226D7">
            <w:pPr>
              <w:rPr>
                <w:sz w:val="22"/>
                <w:szCs w:val="22"/>
              </w:rPr>
            </w:pPr>
            <m:oMathPara>
              <m:oMath>
                <m:r>
                  <w:rPr>
                    <w:rFonts w:ascii="Cambria Math" w:hAnsi="Cambria Math"/>
                    <w:sz w:val="22"/>
                    <w:szCs w:val="22"/>
                  </w:rPr>
                  <m:t>FFTT</m:t>
                </m:r>
                <m:d>
                  <m:dPr>
                    <m:ctrlPr>
                      <w:rPr>
                        <w:rFonts w:ascii="Cambria Math" w:hAnsi="Cambria Math"/>
                        <w:sz w:val="22"/>
                        <w:szCs w:val="22"/>
                      </w:rPr>
                    </m:ctrlPr>
                  </m:dPr>
                  <m:e>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e>
                </m:d>
              </m:oMath>
            </m:oMathPara>
          </w:p>
        </w:tc>
        <w:tc>
          <w:tcPr>
            <w:tcW w:w="5917" w:type="dxa"/>
          </w:tcPr>
          <w:p w14:paraId="27D6B0AB" w14:textId="586FD24B" w:rsidR="00CA38C9" w:rsidRPr="008E595C" w:rsidRDefault="00CA38C9" w:rsidP="007226D7">
            <w:pPr>
              <w:rPr>
                <w:sz w:val="22"/>
                <w:szCs w:val="22"/>
              </w:rPr>
            </w:pPr>
            <w:r w:rsidRPr="008E595C">
              <w:rPr>
                <w:sz w:val="22"/>
                <w:szCs w:val="22"/>
              </w:rPr>
              <w:t>Link free flow travel time from node</w:t>
            </w:r>
            <m:oMath>
              <m:r>
                <w:rPr>
                  <w:rFonts w:ascii="Cambria Math" w:hAnsi="Cambria Math"/>
                  <w:sz w:val="22"/>
                  <w:szCs w:val="22"/>
                </w:rPr>
                <m:t xml:space="preserve"> i</m:t>
              </m:r>
            </m:oMath>
            <w:r w:rsidRPr="008E595C">
              <w:rPr>
                <w:sz w:val="22"/>
                <w:szCs w:val="22"/>
              </w:rPr>
              <w:t xml:space="preserve"> to node </w:t>
            </w:r>
            <m:oMath>
              <m:r>
                <w:rPr>
                  <w:rFonts w:ascii="Cambria Math" w:hAnsi="Cambria Math"/>
                  <w:sz w:val="22"/>
                  <w:szCs w:val="22"/>
                </w:rPr>
                <m:t>j</m:t>
              </m:r>
            </m:oMath>
          </w:p>
        </w:tc>
      </w:tr>
      <w:tr w:rsidR="001A68DF" w:rsidRPr="008E595C" w14:paraId="4D2C6A88" w14:textId="77777777" w:rsidTr="007226D7">
        <w:tc>
          <w:tcPr>
            <w:tcW w:w="1843" w:type="dxa"/>
          </w:tcPr>
          <w:p w14:paraId="68268570" w14:textId="77777777" w:rsidR="001A68DF" w:rsidRPr="008E595C" w:rsidRDefault="00000000" w:rsidP="007226D7">
            <w:pPr>
              <w:rPr>
                <w:rFonts w:eastAsia="DengXian"/>
                <w:sz w:val="22"/>
                <w:szCs w:val="22"/>
              </w:rPr>
            </w:pPr>
            <m:oMathPara>
              <m:oMath>
                <m:sSub>
                  <m:sSubPr>
                    <m:ctrlPr>
                      <w:rPr>
                        <w:rFonts w:ascii="Cambria Math" w:eastAsiaTheme="minorHAnsi" w:hAnsi="Cambria Math"/>
                        <w:i/>
                        <w:kern w:val="0"/>
                        <w:sz w:val="22"/>
                        <w:szCs w:val="22"/>
                        <w:lang w:eastAsia="en-US"/>
                      </w:rPr>
                    </m:ctrlPr>
                  </m:sSubPr>
                  <m:e>
                    <m:r>
                      <w:rPr>
                        <w:rFonts w:ascii="Cambria Math" w:eastAsiaTheme="minorHAnsi" w:hAnsi="Cambria Math"/>
                        <w:kern w:val="0"/>
                        <w:sz w:val="22"/>
                        <w:szCs w:val="22"/>
                        <w:lang w:eastAsia="en-US"/>
                      </w:rPr>
                      <m:t>Cap</m:t>
                    </m:r>
                  </m:e>
                  <m:sub>
                    <m:r>
                      <w:rPr>
                        <w:rFonts w:ascii="Cambria Math" w:hAnsi="Cambria Math"/>
                        <w:sz w:val="22"/>
                        <w:szCs w:val="22"/>
                      </w:rPr>
                      <m:t>i,j,t</m:t>
                    </m:r>
                  </m:sub>
                </m:sSub>
              </m:oMath>
            </m:oMathPara>
          </w:p>
        </w:tc>
        <w:tc>
          <w:tcPr>
            <w:tcW w:w="5917" w:type="dxa"/>
          </w:tcPr>
          <w:p w14:paraId="28D9F8D9" w14:textId="77777777" w:rsidR="001A68DF" w:rsidRPr="008E595C" w:rsidRDefault="001A68DF" w:rsidP="007226D7">
            <w:pPr>
              <w:rPr>
                <w:sz w:val="22"/>
                <w:szCs w:val="22"/>
              </w:rPr>
            </w:pPr>
            <w:r w:rsidRPr="008E595C">
              <w:rPr>
                <w:sz w:val="22"/>
                <w:szCs w:val="22"/>
              </w:rPr>
              <w:t>Road capacity from node</w:t>
            </w:r>
            <m:oMath>
              <m:r>
                <w:rPr>
                  <w:rFonts w:ascii="Cambria Math" w:hAnsi="Cambria Math"/>
                  <w:sz w:val="22"/>
                  <w:szCs w:val="22"/>
                </w:rPr>
                <m:t xml:space="preserve"> i</m:t>
              </m:r>
            </m:oMath>
            <w:r w:rsidRPr="008E595C">
              <w:rPr>
                <w:sz w:val="22"/>
                <w:szCs w:val="22"/>
              </w:rPr>
              <w:t xml:space="preserve"> to node</w:t>
            </w:r>
            <m:oMath>
              <m:r>
                <w:rPr>
                  <w:rFonts w:ascii="Cambria Math" w:hAnsi="Cambria Math"/>
                  <w:sz w:val="22"/>
                  <w:szCs w:val="22"/>
                </w:rPr>
                <m:t xml:space="preserve"> j</m:t>
              </m:r>
            </m:oMath>
            <w:r w:rsidRPr="008E595C">
              <w:rPr>
                <w:sz w:val="22"/>
                <w:szCs w:val="22"/>
              </w:rPr>
              <w:t xml:space="preserve"> starting at time</w:t>
            </w:r>
            <m:oMath>
              <m:r>
                <w:rPr>
                  <w:rFonts w:ascii="Cambria Math" w:hAnsi="Cambria Math"/>
                  <w:sz w:val="22"/>
                  <w:szCs w:val="22"/>
                </w:rPr>
                <m:t xml:space="preserve"> t</m:t>
              </m:r>
            </m:oMath>
            <w:r w:rsidRPr="008E595C">
              <w:rPr>
                <w:sz w:val="22"/>
                <w:szCs w:val="22"/>
              </w:rPr>
              <w:t>.</w:t>
            </w:r>
          </w:p>
        </w:tc>
      </w:tr>
      <w:tr w:rsidR="001A68DF" w:rsidRPr="008E595C" w14:paraId="5E3B2C1C" w14:textId="77777777" w:rsidTr="007226D7">
        <w:tc>
          <w:tcPr>
            <w:tcW w:w="1843" w:type="dxa"/>
          </w:tcPr>
          <w:p w14:paraId="3BFFCB1C" w14:textId="2EAD1FBA" w:rsidR="001A68DF" w:rsidRPr="008E595C" w:rsidRDefault="001A68DF" w:rsidP="007226D7">
            <w:pPr>
              <w:rPr>
                <w:rFonts w:eastAsia="DengXian"/>
                <w:sz w:val="22"/>
                <w:szCs w:val="22"/>
              </w:rPr>
            </w:pPr>
            <m:oMathPara>
              <m:oMath>
                <m:r>
                  <w:rPr>
                    <w:rFonts w:ascii="Cambria Math" w:hAnsi="Cambria Math"/>
                    <w:sz w:val="22"/>
                    <w:szCs w:val="22"/>
                  </w:rPr>
                  <m:t>C(v,i,j,t,</m:t>
                </m:r>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r>
                  <w:rPr>
                    <w:rFonts w:ascii="Cambria Math" w:hAnsi="Cambria Math"/>
                    <w:sz w:val="22"/>
                    <w:szCs w:val="22"/>
                  </w:rPr>
                  <m:t>)</m:t>
                </m:r>
              </m:oMath>
            </m:oMathPara>
          </w:p>
        </w:tc>
        <w:tc>
          <w:tcPr>
            <w:tcW w:w="5917" w:type="dxa"/>
          </w:tcPr>
          <w:p w14:paraId="5F1FB3A2" w14:textId="77777777" w:rsidR="001A68DF" w:rsidRPr="008E595C" w:rsidRDefault="001A68DF" w:rsidP="007226D7">
            <w:pPr>
              <w:rPr>
                <w:sz w:val="22"/>
                <w:szCs w:val="22"/>
              </w:rPr>
            </w:pPr>
            <w:r w:rsidRPr="008E595C">
              <w:rPr>
                <w:sz w:val="22"/>
                <w:szCs w:val="22"/>
              </w:rPr>
              <w:t xml:space="preserve">Specific transportation cost on arc </w:t>
            </w:r>
            <m:oMath>
              <m:r>
                <w:rPr>
                  <w:rFonts w:ascii="Cambria Math"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r>
                <w:rPr>
                  <w:rFonts w:ascii="Cambria Math" w:hAnsi="Cambria Math"/>
                  <w:sz w:val="22"/>
                  <w:szCs w:val="22"/>
                </w:rPr>
                <m:t>)</m:t>
              </m:r>
            </m:oMath>
            <w:r w:rsidRPr="008E595C">
              <w:rPr>
                <w:sz w:val="22"/>
                <w:szCs w:val="22"/>
              </w:rPr>
              <w:t>, including transportation costs, vehicle waiting time, converted through drivers’ values of time</w:t>
            </w:r>
          </w:p>
        </w:tc>
      </w:tr>
      <w:tr w:rsidR="001A68DF" w:rsidRPr="008E595C" w14:paraId="29D0C606" w14:textId="77777777" w:rsidTr="00CA38C9">
        <w:tc>
          <w:tcPr>
            <w:tcW w:w="1843" w:type="dxa"/>
            <w:tcBorders>
              <w:bottom w:val="nil"/>
            </w:tcBorders>
          </w:tcPr>
          <w:p w14:paraId="1F181B58" w14:textId="77777777" w:rsidR="001A68DF" w:rsidRPr="008E595C" w:rsidRDefault="001A68DF" w:rsidP="007226D7">
            <w:pPr>
              <w:rPr>
                <w:rFonts w:eastAsia="DengXian"/>
                <w:sz w:val="22"/>
                <w:szCs w:val="22"/>
              </w:rPr>
            </w:pPr>
            <m:oMathPara>
              <m:oMath>
                <m:r>
                  <w:rPr>
                    <w:rFonts w:ascii="Cambria Math" w:hAnsi="Cambria Math"/>
                    <w:sz w:val="22"/>
                    <w:szCs w:val="22"/>
                  </w:rPr>
                  <m:t>f(i,j)</m:t>
                </m:r>
              </m:oMath>
            </m:oMathPara>
          </w:p>
        </w:tc>
        <w:tc>
          <w:tcPr>
            <w:tcW w:w="5917" w:type="dxa"/>
            <w:tcBorders>
              <w:bottom w:val="nil"/>
            </w:tcBorders>
          </w:tcPr>
          <w:p w14:paraId="7ADDCB64" w14:textId="20C688A2" w:rsidR="001A68DF" w:rsidRPr="008E595C" w:rsidRDefault="001A68DF" w:rsidP="007226D7">
            <w:pPr>
              <w:rPr>
                <w:sz w:val="22"/>
                <w:szCs w:val="22"/>
              </w:rPr>
            </w:pPr>
            <w:r w:rsidRPr="008E595C">
              <w:rPr>
                <w:sz w:val="22"/>
                <w:szCs w:val="22"/>
              </w:rPr>
              <w:t xml:space="preserve">Flow of the link </w:t>
            </w:r>
            <m:oMath>
              <m:r>
                <w:rPr>
                  <w:rFonts w:ascii="Cambria Math" w:hAnsi="Cambria Math"/>
                  <w:sz w:val="22"/>
                  <w:szCs w:val="22"/>
                </w:rPr>
                <m:t>(i,j)</m:t>
              </m:r>
            </m:oMath>
            <w:r w:rsidRPr="008E595C">
              <w:rPr>
                <w:sz w:val="22"/>
                <w:szCs w:val="22"/>
              </w:rPr>
              <w:t xml:space="preserve"> after </w:t>
            </w:r>
            <w:r w:rsidR="00CA38C9" w:rsidRPr="008E595C">
              <w:rPr>
                <w:sz w:val="22"/>
                <w:szCs w:val="22"/>
              </w:rPr>
              <w:t>running</w:t>
            </w:r>
            <w:r w:rsidRPr="008E595C">
              <w:rPr>
                <w:sz w:val="22"/>
                <w:szCs w:val="22"/>
              </w:rPr>
              <w:t xml:space="preserve"> the entire network</w:t>
            </w:r>
          </w:p>
        </w:tc>
      </w:tr>
      <w:tr w:rsidR="001A68DF" w:rsidRPr="008E595C" w14:paraId="66DD6B88" w14:textId="77777777" w:rsidTr="00CA38C9">
        <w:tc>
          <w:tcPr>
            <w:tcW w:w="1843" w:type="dxa"/>
            <w:tcBorders>
              <w:top w:val="nil"/>
              <w:bottom w:val="nil"/>
            </w:tcBorders>
          </w:tcPr>
          <w:p w14:paraId="4949900C" w14:textId="77777777" w:rsidR="001A68DF" w:rsidRPr="008E595C" w:rsidRDefault="001A68DF" w:rsidP="007226D7">
            <w:pPr>
              <w:rPr>
                <w:rFonts w:eastAsia="DengXian"/>
                <w:sz w:val="22"/>
                <w:szCs w:val="22"/>
              </w:rPr>
            </w:pPr>
            <m:oMathPara>
              <m:oMath>
                <m:r>
                  <w:rPr>
                    <w:rFonts w:ascii="Cambria Math" w:hAnsi="Cambria Math"/>
                    <w:sz w:val="22"/>
                    <w:szCs w:val="22"/>
                  </w:rPr>
                  <m:t>q (o,d)</m:t>
                </m:r>
              </m:oMath>
            </m:oMathPara>
          </w:p>
        </w:tc>
        <w:tc>
          <w:tcPr>
            <w:tcW w:w="5917" w:type="dxa"/>
            <w:tcBorders>
              <w:top w:val="nil"/>
              <w:bottom w:val="nil"/>
            </w:tcBorders>
          </w:tcPr>
          <w:p w14:paraId="2627FB38" w14:textId="77777777" w:rsidR="001A68DF" w:rsidRPr="008E595C" w:rsidRDefault="001A68DF" w:rsidP="007226D7">
            <w:pPr>
              <w:rPr>
                <w:sz w:val="22"/>
                <w:szCs w:val="22"/>
              </w:rPr>
            </w:pPr>
            <w:r w:rsidRPr="008E595C">
              <w:rPr>
                <w:sz w:val="22"/>
                <w:szCs w:val="22"/>
              </w:rPr>
              <w:t xml:space="preserve">Demand between OD pair </w:t>
            </w:r>
            <m:oMath>
              <m:r>
                <w:rPr>
                  <w:rFonts w:ascii="Cambria Math" w:hAnsi="Cambria Math"/>
                  <w:sz w:val="22"/>
                  <w:szCs w:val="22"/>
                </w:rPr>
                <m:t>(o,d)</m:t>
              </m:r>
            </m:oMath>
            <w:r w:rsidRPr="008E595C">
              <w:rPr>
                <w:sz w:val="22"/>
                <w:szCs w:val="22"/>
              </w:rPr>
              <w:t xml:space="preserve">, </w:t>
            </w:r>
            <m:oMath>
              <m:r>
                <w:rPr>
                  <w:rFonts w:ascii="Cambria Math" w:hAnsi="Cambria Math"/>
                  <w:sz w:val="22"/>
                  <w:szCs w:val="22"/>
                </w:rPr>
                <m:t>(o,d)</m:t>
              </m:r>
              <m:r>
                <m:rPr>
                  <m:sty m:val="p"/>
                </m:rPr>
                <w:rPr>
                  <w:rFonts w:ascii="Cambria Math" w:hAnsi="Cambria Math"/>
                  <w:sz w:val="22"/>
                  <w:szCs w:val="22"/>
                </w:rPr>
                <m:t>∈</m:t>
              </m:r>
              <m:r>
                <w:rPr>
                  <w:rFonts w:ascii="Cambria Math" w:eastAsia="DengXian" w:hAnsi="Cambria Math"/>
                  <w:sz w:val="22"/>
                  <w:szCs w:val="22"/>
                </w:rPr>
                <m:t>W</m:t>
              </m:r>
            </m:oMath>
          </w:p>
        </w:tc>
      </w:tr>
      <w:tr w:rsidR="00702CF3" w:rsidRPr="008E595C" w14:paraId="6ABDDA89" w14:textId="77777777" w:rsidTr="00CA38C9">
        <w:tc>
          <w:tcPr>
            <w:tcW w:w="1843" w:type="dxa"/>
            <w:tcBorders>
              <w:top w:val="nil"/>
              <w:bottom w:val="nil"/>
            </w:tcBorders>
          </w:tcPr>
          <w:p w14:paraId="46A30ABF" w14:textId="54B78EF8" w:rsidR="00702CF3" w:rsidRPr="008E595C" w:rsidRDefault="00000000" w:rsidP="007226D7">
            <w:pPr>
              <w:rPr>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odp</m:t>
                    </m:r>
                  </m:sub>
                </m:sSub>
              </m:oMath>
            </m:oMathPara>
          </w:p>
        </w:tc>
        <w:tc>
          <w:tcPr>
            <w:tcW w:w="5917" w:type="dxa"/>
            <w:tcBorders>
              <w:top w:val="nil"/>
              <w:bottom w:val="nil"/>
            </w:tcBorders>
          </w:tcPr>
          <w:p w14:paraId="77E01621" w14:textId="7187349D" w:rsidR="00702CF3" w:rsidRPr="008E595C" w:rsidRDefault="00702CF3" w:rsidP="007226D7">
            <w:pPr>
              <w:rPr>
                <w:sz w:val="22"/>
                <w:szCs w:val="22"/>
              </w:rPr>
            </w:pPr>
            <w:r w:rsidRPr="008E595C">
              <w:rPr>
                <w:sz w:val="22"/>
                <w:szCs w:val="22"/>
              </w:rPr>
              <w:t xml:space="preserve">Cost </w:t>
            </w:r>
            <w:r w:rsidR="007F6604" w:rsidRPr="008E595C">
              <w:rPr>
                <w:sz w:val="22"/>
                <w:szCs w:val="22"/>
              </w:rPr>
              <w:t xml:space="preserve">of path </w:t>
            </w:r>
            <m:oMath>
              <m:r>
                <w:rPr>
                  <w:rFonts w:ascii="Cambria Math" w:hAnsi="Cambria Math"/>
                  <w:sz w:val="22"/>
                  <w:szCs w:val="22"/>
                </w:rPr>
                <m:t>p</m:t>
              </m:r>
            </m:oMath>
            <w:r w:rsidR="007F6604" w:rsidRPr="008E595C">
              <w:rPr>
                <w:sz w:val="22"/>
                <w:szCs w:val="22"/>
              </w:rPr>
              <w:t xml:space="preserve"> between OD pair </w:t>
            </w:r>
            <m:oMath>
              <m:r>
                <w:rPr>
                  <w:rFonts w:ascii="Cambria Math" w:hAnsi="Cambria Math"/>
                  <w:sz w:val="22"/>
                  <w:szCs w:val="22"/>
                </w:rPr>
                <m:t>(o,d)</m:t>
              </m:r>
            </m:oMath>
            <w:r w:rsidR="007F6604" w:rsidRPr="008E595C">
              <w:rPr>
                <w:sz w:val="22"/>
                <w:szCs w:val="22"/>
              </w:rPr>
              <w:t xml:space="preserve">, </w:t>
            </w:r>
            <m:oMath>
              <m:r>
                <w:rPr>
                  <w:rFonts w:ascii="Cambria Math" w:hAnsi="Cambria Math"/>
                  <w:sz w:val="22"/>
                  <w:szCs w:val="22"/>
                </w:rPr>
                <m:t>(o,d)</m:t>
              </m:r>
              <m:r>
                <m:rPr>
                  <m:sty m:val="p"/>
                </m:rPr>
                <w:rPr>
                  <w:rFonts w:ascii="Cambria Math" w:hAnsi="Cambria Math"/>
                  <w:sz w:val="22"/>
                  <w:szCs w:val="22"/>
                </w:rPr>
                <m:t>∈</m:t>
              </m:r>
              <m:r>
                <w:rPr>
                  <w:rFonts w:ascii="Cambria Math" w:eastAsia="DengXian" w:hAnsi="Cambria Math"/>
                  <w:sz w:val="22"/>
                  <w:szCs w:val="22"/>
                </w:rPr>
                <m:t>W</m:t>
              </m:r>
            </m:oMath>
          </w:p>
        </w:tc>
      </w:tr>
      <w:tr w:rsidR="00702CF3" w:rsidRPr="008E595C" w14:paraId="487BE6C0" w14:textId="77777777" w:rsidTr="00CA38C9">
        <w:tc>
          <w:tcPr>
            <w:tcW w:w="1843" w:type="dxa"/>
            <w:tcBorders>
              <w:top w:val="nil"/>
              <w:bottom w:val="single" w:sz="4" w:space="0" w:color="auto"/>
            </w:tcBorders>
          </w:tcPr>
          <w:p w14:paraId="639773CE" w14:textId="3EE16795" w:rsidR="00702CF3" w:rsidRPr="008E595C" w:rsidRDefault="00000000" w:rsidP="007226D7">
            <w:pPr>
              <w:rPr>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odp</m:t>
                    </m:r>
                  </m:sub>
                </m:sSub>
              </m:oMath>
            </m:oMathPara>
          </w:p>
        </w:tc>
        <w:tc>
          <w:tcPr>
            <w:tcW w:w="5917" w:type="dxa"/>
            <w:tcBorders>
              <w:top w:val="nil"/>
              <w:bottom w:val="single" w:sz="4" w:space="0" w:color="auto"/>
            </w:tcBorders>
          </w:tcPr>
          <w:p w14:paraId="44428F2F" w14:textId="47338B52" w:rsidR="00702CF3" w:rsidRPr="008E595C" w:rsidRDefault="007F6604" w:rsidP="007226D7">
            <w:pPr>
              <w:rPr>
                <w:sz w:val="22"/>
                <w:szCs w:val="22"/>
              </w:rPr>
            </w:pPr>
            <w:r w:rsidRPr="008E595C">
              <w:rPr>
                <w:sz w:val="22"/>
                <w:szCs w:val="22"/>
              </w:rPr>
              <w:t xml:space="preserve">Traffic flow of path </w:t>
            </w:r>
            <m:oMath>
              <m:r>
                <w:rPr>
                  <w:rFonts w:ascii="Cambria Math" w:hAnsi="Cambria Math"/>
                  <w:sz w:val="22"/>
                  <w:szCs w:val="22"/>
                </w:rPr>
                <m:t>p</m:t>
              </m:r>
            </m:oMath>
            <w:r w:rsidRPr="008E595C">
              <w:rPr>
                <w:sz w:val="22"/>
                <w:szCs w:val="22"/>
              </w:rPr>
              <w:t xml:space="preserve"> between OD pair </w:t>
            </w:r>
            <m:oMath>
              <m:r>
                <w:rPr>
                  <w:rFonts w:ascii="Cambria Math" w:hAnsi="Cambria Math"/>
                  <w:sz w:val="22"/>
                  <w:szCs w:val="22"/>
                </w:rPr>
                <m:t>(o,d)</m:t>
              </m:r>
            </m:oMath>
            <w:r w:rsidRPr="008E595C">
              <w:rPr>
                <w:sz w:val="22"/>
                <w:szCs w:val="22"/>
              </w:rPr>
              <w:t xml:space="preserve">, </w:t>
            </w:r>
            <m:oMath>
              <m:r>
                <w:rPr>
                  <w:rFonts w:ascii="Cambria Math" w:hAnsi="Cambria Math"/>
                  <w:sz w:val="22"/>
                  <w:szCs w:val="22"/>
                </w:rPr>
                <m:t>(o,d)</m:t>
              </m:r>
              <m:r>
                <m:rPr>
                  <m:sty m:val="p"/>
                </m:rPr>
                <w:rPr>
                  <w:rFonts w:ascii="Cambria Math" w:hAnsi="Cambria Math"/>
                  <w:sz w:val="22"/>
                  <w:szCs w:val="22"/>
                </w:rPr>
                <m:t>∈</m:t>
              </m:r>
              <m:r>
                <w:rPr>
                  <w:rFonts w:ascii="Cambria Math" w:eastAsia="DengXian" w:hAnsi="Cambria Math"/>
                  <w:sz w:val="22"/>
                  <w:szCs w:val="22"/>
                </w:rPr>
                <m:t>W</m:t>
              </m:r>
            </m:oMath>
          </w:p>
        </w:tc>
      </w:tr>
      <w:tr w:rsidR="001A68DF" w:rsidRPr="008E595C" w14:paraId="3EFB310F" w14:textId="77777777" w:rsidTr="001A68DF">
        <w:tc>
          <w:tcPr>
            <w:tcW w:w="1843" w:type="dxa"/>
            <w:tcBorders>
              <w:top w:val="single" w:sz="4" w:space="0" w:color="auto"/>
              <w:bottom w:val="single" w:sz="4" w:space="0" w:color="auto"/>
            </w:tcBorders>
          </w:tcPr>
          <w:p w14:paraId="57733897" w14:textId="77777777" w:rsidR="001A68DF" w:rsidRPr="008E595C" w:rsidRDefault="001A68DF" w:rsidP="007226D7">
            <w:pPr>
              <w:rPr>
                <w:sz w:val="22"/>
                <w:szCs w:val="22"/>
              </w:rPr>
            </w:pPr>
            <w:r w:rsidRPr="008E595C">
              <w:rPr>
                <w:rFonts w:eastAsiaTheme="minorHAnsi"/>
                <w:b/>
                <w:kern w:val="0"/>
                <w:sz w:val="22"/>
                <w:szCs w:val="22"/>
                <w:lang w:eastAsia="en-US"/>
              </w:rPr>
              <w:t>variables</w:t>
            </w:r>
          </w:p>
        </w:tc>
        <w:tc>
          <w:tcPr>
            <w:tcW w:w="5917" w:type="dxa"/>
            <w:tcBorders>
              <w:top w:val="single" w:sz="4" w:space="0" w:color="auto"/>
              <w:bottom w:val="single" w:sz="4" w:space="0" w:color="auto"/>
            </w:tcBorders>
          </w:tcPr>
          <w:p w14:paraId="7A4EE02E" w14:textId="77777777" w:rsidR="001A68DF" w:rsidRPr="008E595C" w:rsidRDefault="001A68DF" w:rsidP="007226D7">
            <w:pPr>
              <w:rPr>
                <w:sz w:val="22"/>
                <w:szCs w:val="22"/>
              </w:rPr>
            </w:pPr>
            <w:r w:rsidRPr="008E595C">
              <w:rPr>
                <w:rFonts w:eastAsiaTheme="minorHAnsi"/>
                <w:b/>
                <w:kern w:val="0"/>
                <w:sz w:val="22"/>
                <w:szCs w:val="22"/>
                <w:lang w:eastAsia="en-US"/>
              </w:rPr>
              <w:t>Definition</w:t>
            </w:r>
          </w:p>
        </w:tc>
      </w:tr>
      <w:tr w:rsidR="001A68DF" w:rsidRPr="008E595C" w14:paraId="16583239" w14:textId="77777777" w:rsidTr="001A68DF">
        <w:tc>
          <w:tcPr>
            <w:tcW w:w="1843" w:type="dxa"/>
            <w:tcBorders>
              <w:top w:val="single" w:sz="4" w:space="0" w:color="auto"/>
            </w:tcBorders>
          </w:tcPr>
          <w:p w14:paraId="4595D91A" w14:textId="1B565802" w:rsidR="001A68DF" w:rsidRPr="008E595C" w:rsidRDefault="00000000" w:rsidP="007226D7">
            <w:pPr>
              <w:rPr>
                <w:sz w:val="22"/>
                <w:szCs w:val="22"/>
              </w:rPr>
            </w:pPr>
            <m:oMathPara>
              <m:oMath>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r>
                  <w:rPr>
                    <w:rFonts w:ascii="Cambria Math" w:hAnsi="Cambria Math"/>
                    <w:sz w:val="22"/>
                    <w:szCs w:val="22"/>
                  </w:rPr>
                  <m:t>(v)</m:t>
                </m:r>
              </m:oMath>
            </m:oMathPara>
          </w:p>
        </w:tc>
        <w:tc>
          <w:tcPr>
            <w:tcW w:w="5917" w:type="dxa"/>
            <w:tcBorders>
              <w:top w:val="single" w:sz="4" w:space="0" w:color="auto"/>
            </w:tcBorders>
          </w:tcPr>
          <w:p w14:paraId="20B68D51" w14:textId="77777777" w:rsidR="001A68DF" w:rsidRPr="008E595C" w:rsidRDefault="001A68DF" w:rsidP="007226D7">
            <w:pPr>
              <w:rPr>
                <w:sz w:val="22"/>
                <w:szCs w:val="22"/>
              </w:rPr>
            </w:pPr>
            <w:r w:rsidRPr="008E595C">
              <w:rPr>
                <w:sz w:val="22"/>
                <w:szCs w:val="22"/>
              </w:rPr>
              <w:t>Vehicle routing variable (=1, if physical arc (</w:t>
            </w:r>
            <m:oMath>
              <m:r>
                <w:rPr>
                  <w:rFonts w:ascii="Cambria Math" w:hAnsi="Cambria Math"/>
                  <w:sz w:val="22"/>
                  <w:szCs w:val="22"/>
                </w:rPr>
                <m:t>i,j</m:t>
              </m:r>
            </m:oMath>
            <w:r w:rsidRPr="008E595C">
              <w:rPr>
                <w:sz w:val="22"/>
                <w:szCs w:val="22"/>
              </w:rPr>
              <w:t>) is selected; =0, otherwise)</w:t>
            </w:r>
          </w:p>
        </w:tc>
      </w:tr>
      <w:tr w:rsidR="001A68DF" w:rsidRPr="008E595C" w14:paraId="683E7FFA" w14:textId="77777777" w:rsidTr="007226D7">
        <w:tc>
          <w:tcPr>
            <w:tcW w:w="1843" w:type="dxa"/>
          </w:tcPr>
          <w:p w14:paraId="508B675C" w14:textId="5A7B0AC9" w:rsidR="001A68DF" w:rsidRPr="008E595C" w:rsidRDefault="00000000" w:rsidP="007226D7">
            <w:pPr>
              <w:rPr>
                <w:sz w:val="22"/>
                <w:szCs w:val="22"/>
              </w:rPr>
            </w:pPr>
            <m:oMathPara>
              <m:oMath>
                <m:sSub>
                  <m:sSubPr>
                    <m:ctrlPr>
                      <w:rPr>
                        <w:rFonts w:ascii="Cambria Math" w:eastAsia="DengXian" w:hAnsi="Cambria Math"/>
                        <w:i/>
                        <w:sz w:val="22"/>
                        <w:szCs w:val="22"/>
                      </w:rPr>
                    </m:ctrlPr>
                  </m:sSubPr>
                  <m:e>
                    <m:r>
                      <w:rPr>
                        <w:rFonts w:ascii="Cambria Math" w:eastAsia="DengXian" w:hAnsi="Cambria Math"/>
                        <w:sz w:val="22"/>
                        <w:szCs w:val="22"/>
                      </w:rPr>
                      <m:t>y</m:t>
                    </m:r>
                  </m:e>
                  <m:sub>
                    <m:r>
                      <w:rPr>
                        <w:rFonts w:ascii="Cambria Math" w:eastAsia="DengXian" w:hAnsi="Cambria Math"/>
                        <w:sz w:val="22"/>
                        <w:szCs w:val="22"/>
                      </w:rPr>
                      <m:t>i,j, 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sub>
                </m:sSub>
                <m:r>
                  <w:rPr>
                    <w:rFonts w:ascii="Cambria Math" w:eastAsia="DengXian" w:hAnsi="Cambria Math"/>
                    <w:sz w:val="22"/>
                    <w:szCs w:val="22"/>
                  </w:rPr>
                  <m:t>(v)</m:t>
                </m:r>
              </m:oMath>
            </m:oMathPara>
          </w:p>
        </w:tc>
        <w:tc>
          <w:tcPr>
            <w:tcW w:w="5917" w:type="dxa"/>
          </w:tcPr>
          <w:p w14:paraId="0F09062C" w14:textId="77777777" w:rsidR="001A68DF" w:rsidRPr="008E595C" w:rsidRDefault="001A68DF" w:rsidP="007226D7">
            <w:pPr>
              <w:rPr>
                <w:sz w:val="22"/>
                <w:szCs w:val="22"/>
              </w:rPr>
            </w:pPr>
            <w:r w:rsidRPr="008E595C">
              <w:rPr>
                <w:sz w:val="22"/>
                <w:szCs w:val="22"/>
              </w:rPr>
              <w:t>Vehicle space-time routing variable (=1, if space-time arc (</w:t>
            </w:r>
            <m:oMath>
              <m:r>
                <w:rPr>
                  <w:rFonts w:ascii="Cambria Math" w:hAnsi="Cambria Math"/>
                  <w:sz w:val="22"/>
                  <w:szCs w:val="22"/>
                </w:rPr>
                <m:t>i,j,</m:t>
              </m:r>
              <m:r>
                <w:rPr>
                  <w:rFonts w:ascii="Cambria Math" w:eastAsia="DengXian" w:hAnsi="Cambria Math"/>
                  <w:sz w:val="22"/>
                  <w:szCs w:val="22"/>
                </w:rPr>
                <m:t xml:space="preserve">o,d, </m:t>
              </m:r>
              <m:r>
                <w:rPr>
                  <w:rFonts w:ascii="Cambria Math" w:hAnsi="Cambria Math"/>
                  <w:sz w:val="22"/>
                  <w:szCs w:val="22"/>
                </w:rPr>
                <m:t>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oMath>
            <w:r w:rsidRPr="008E595C">
              <w:rPr>
                <w:sz w:val="22"/>
                <w:szCs w:val="22"/>
              </w:rPr>
              <w:t>) is selected; =0, otherwise)</w:t>
            </w:r>
          </w:p>
        </w:tc>
      </w:tr>
      <w:tr w:rsidR="00702CF3" w:rsidRPr="008E595C" w14:paraId="58AC60EC" w14:textId="77777777" w:rsidTr="007226D7">
        <w:tc>
          <w:tcPr>
            <w:tcW w:w="1843" w:type="dxa"/>
          </w:tcPr>
          <w:p w14:paraId="496D8D4F" w14:textId="514C7B5B" w:rsidR="00702CF3" w:rsidRPr="008E595C" w:rsidRDefault="00000000" w:rsidP="007226D7">
            <w:pP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odp</m:t>
                    </m:r>
                  </m:sub>
                </m:sSub>
              </m:oMath>
            </m:oMathPara>
          </w:p>
        </w:tc>
        <w:tc>
          <w:tcPr>
            <w:tcW w:w="5917" w:type="dxa"/>
          </w:tcPr>
          <w:p w14:paraId="0AD2EBCA" w14:textId="5D063E7A" w:rsidR="00702CF3" w:rsidRPr="008E595C" w:rsidRDefault="00702CF3" w:rsidP="007226D7">
            <w:pPr>
              <w:rPr>
                <w:sz w:val="22"/>
                <w:szCs w:val="22"/>
              </w:rPr>
            </w:pPr>
            <w:r w:rsidRPr="008E595C">
              <w:rPr>
                <w:sz w:val="22"/>
                <w:szCs w:val="22"/>
              </w:rPr>
              <w:t xml:space="preserve">Path variable (=1, if </w:t>
            </w:r>
            <w:r w:rsidR="005B1979" w:rsidRPr="008E595C">
              <w:rPr>
                <w:sz w:val="22"/>
                <w:szCs w:val="22"/>
              </w:rPr>
              <w:t xml:space="preserve">path </w:t>
            </w:r>
            <m:oMath>
              <m:r>
                <w:rPr>
                  <w:rFonts w:ascii="Cambria Math" w:hAnsi="Cambria Math"/>
                  <w:sz w:val="22"/>
                  <w:szCs w:val="22"/>
                </w:rPr>
                <m:t>p</m:t>
              </m:r>
            </m:oMath>
            <w:r w:rsidRPr="008E595C">
              <w:rPr>
                <w:sz w:val="22"/>
                <w:szCs w:val="22"/>
              </w:rPr>
              <w:t xml:space="preserve"> is selected; =0, otherwise)</w:t>
            </w:r>
          </w:p>
        </w:tc>
      </w:tr>
      <w:tr w:rsidR="007F6604" w:rsidRPr="008E595C" w14:paraId="6F076938" w14:textId="77777777" w:rsidTr="007226D7">
        <w:tc>
          <w:tcPr>
            <w:tcW w:w="1843" w:type="dxa"/>
          </w:tcPr>
          <w:p w14:paraId="6A275122" w14:textId="0A5C8E7F" w:rsidR="007F6604" w:rsidRPr="008E595C" w:rsidRDefault="00000000" w:rsidP="007226D7">
            <w:pPr>
              <w:rPr>
                <w:sz w:val="22"/>
                <w:szCs w:val="22"/>
              </w:rPr>
            </w:pPr>
            <m:oMathPara>
              <m:oMath>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r>
                  <w:rPr>
                    <w:rFonts w:ascii="Cambria Math" w:eastAsia="DengXian" w:hAnsi="Cambria Math"/>
                    <w:sz w:val="22"/>
                    <w:szCs w:val="22"/>
                  </w:rPr>
                  <m:t>(p)</m:t>
                </m:r>
              </m:oMath>
            </m:oMathPara>
          </w:p>
        </w:tc>
        <w:tc>
          <w:tcPr>
            <w:tcW w:w="5917" w:type="dxa"/>
          </w:tcPr>
          <w:p w14:paraId="01608628" w14:textId="235F1AA8" w:rsidR="007F6604" w:rsidRPr="008E595C" w:rsidRDefault="005B1979" w:rsidP="007226D7">
            <w:pPr>
              <w:rPr>
                <w:sz w:val="22"/>
                <w:szCs w:val="22"/>
              </w:rPr>
            </w:pPr>
            <w:r w:rsidRPr="008E595C">
              <w:rPr>
                <w:sz w:val="22"/>
                <w:szCs w:val="22"/>
              </w:rPr>
              <w:t xml:space="preserve">Link </w:t>
            </w:r>
            <w:r w:rsidR="007F6604" w:rsidRPr="008E595C">
              <w:rPr>
                <w:sz w:val="22"/>
                <w:szCs w:val="22"/>
              </w:rPr>
              <w:t xml:space="preserve">variable (=1, if </w:t>
            </w:r>
            <w:r w:rsidRPr="008E595C">
              <w:rPr>
                <w:sz w:val="22"/>
                <w:szCs w:val="22"/>
              </w:rPr>
              <w:t>path</w:t>
            </w:r>
            <w:r w:rsidR="007F6604" w:rsidRPr="008E595C">
              <w:rPr>
                <w:sz w:val="22"/>
                <w:szCs w:val="22"/>
              </w:rPr>
              <w:t xml:space="preserve"> </w:t>
            </w:r>
            <m:oMath>
              <m:r>
                <w:rPr>
                  <w:rFonts w:ascii="Cambria Math" w:hAnsi="Cambria Math"/>
                  <w:sz w:val="22"/>
                  <w:szCs w:val="22"/>
                </w:rPr>
                <m:t>p</m:t>
              </m:r>
            </m:oMath>
            <w:r w:rsidR="007F6604" w:rsidRPr="008E595C">
              <w:rPr>
                <w:sz w:val="22"/>
                <w:szCs w:val="22"/>
              </w:rPr>
              <w:t xml:space="preserve"> </w:t>
            </w:r>
            <w:r w:rsidRPr="008E595C">
              <w:rPr>
                <w:sz w:val="22"/>
                <w:szCs w:val="22"/>
              </w:rPr>
              <w:t>go through physical arc (</w:t>
            </w:r>
            <m:oMath>
              <m:r>
                <w:rPr>
                  <w:rFonts w:ascii="Cambria Math" w:hAnsi="Cambria Math"/>
                  <w:sz w:val="22"/>
                  <w:szCs w:val="22"/>
                </w:rPr>
                <m:t>i,j</m:t>
              </m:r>
            </m:oMath>
            <w:r w:rsidRPr="008E595C">
              <w:rPr>
                <w:sz w:val="22"/>
                <w:szCs w:val="22"/>
              </w:rPr>
              <w:t>)</w:t>
            </w:r>
            <w:r w:rsidR="007F6604" w:rsidRPr="008E595C">
              <w:rPr>
                <w:sz w:val="22"/>
                <w:szCs w:val="22"/>
              </w:rPr>
              <w:t>; =0, otherwise)</w:t>
            </w:r>
          </w:p>
        </w:tc>
      </w:tr>
    </w:tbl>
    <w:p w14:paraId="189D2324" w14:textId="77777777" w:rsidR="001A68DF" w:rsidRPr="008E595C" w:rsidRDefault="001A68DF" w:rsidP="001A68DF">
      <w:pPr>
        <w:pStyle w:val="Caption"/>
        <w:rPr>
          <w:rFonts w:ascii="Times New Roman" w:eastAsiaTheme="minorEastAsia" w:hAnsi="Times New Roman" w:cs="Times New Roman"/>
          <w:b/>
          <w:sz w:val="22"/>
          <w:szCs w:val="22"/>
        </w:rPr>
      </w:pPr>
    </w:p>
    <w:p w14:paraId="5BBBA261" w14:textId="244FEBCA" w:rsidR="008538D5" w:rsidRPr="008E595C" w:rsidRDefault="008538D5" w:rsidP="008538D5">
      <w:pPr>
        <w:rPr>
          <w:sz w:val="22"/>
          <w:szCs w:val="22"/>
        </w:rPr>
      </w:pPr>
    </w:p>
    <w:p w14:paraId="43C90B25" w14:textId="60E77606" w:rsidR="00684CCB" w:rsidRPr="008E595C" w:rsidRDefault="00116AA9" w:rsidP="00DD0EBD">
      <w:pPr>
        <w:spacing w:line="276" w:lineRule="auto"/>
        <w:rPr>
          <w:rFonts w:eastAsiaTheme="minorEastAsia"/>
          <w:sz w:val="22"/>
          <w:szCs w:val="22"/>
        </w:rPr>
      </w:pPr>
      <w:r w:rsidRPr="008E595C">
        <w:rPr>
          <w:sz w:val="22"/>
          <w:szCs w:val="22"/>
        </w:rPr>
        <w:t xml:space="preserve">Under the assumption of </w:t>
      </w:r>
      <w:r w:rsidR="00AE749F" w:rsidRPr="008E595C">
        <w:rPr>
          <w:sz w:val="22"/>
          <w:szCs w:val="22"/>
        </w:rPr>
        <w:t xml:space="preserve">discretized space-time network structure and </w:t>
      </w:r>
      <w:r w:rsidRPr="008E595C">
        <w:rPr>
          <w:sz w:val="22"/>
          <w:szCs w:val="22"/>
        </w:rPr>
        <w:t>constant bottleneck discharge</w:t>
      </w:r>
      <w:r w:rsidR="0054556C" w:rsidRPr="008E595C">
        <w:rPr>
          <w:sz w:val="22"/>
          <w:szCs w:val="22"/>
        </w:rPr>
        <w:t xml:space="preserve"> rate</w:t>
      </w:r>
      <w:r w:rsidR="00507311" w:rsidRPr="008E595C">
        <w:rPr>
          <w:sz w:val="22"/>
          <w:szCs w:val="22"/>
        </w:rPr>
        <w:t>,</w:t>
      </w:r>
      <w:r w:rsidR="0054556C" w:rsidRPr="008E595C">
        <w:rPr>
          <w:sz w:val="22"/>
          <w:szCs w:val="22"/>
        </w:rPr>
        <w:t xml:space="preserve"> the vehicles’ speed in undersaturated and oversaturated conditions</w:t>
      </w:r>
      <w:r w:rsidR="00AE749F" w:rsidRPr="008E595C">
        <w:rPr>
          <w:sz w:val="22"/>
          <w:szCs w:val="22"/>
        </w:rPr>
        <w:t xml:space="preserve"> is easy to be estimated</w:t>
      </w:r>
      <w:r w:rsidR="005D279B" w:rsidRPr="008E595C">
        <w:rPr>
          <w:sz w:val="22"/>
          <w:szCs w:val="22"/>
        </w:rPr>
        <w:t>. Lu et al. [</w:t>
      </w:r>
      <w:r w:rsidR="005D279B" w:rsidRPr="008E595C">
        <w:rPr>
          <w:color w:val="0070C0"/>
          <w:sz w:val="22"/>
          <w:szCs w:val="22"/>
        </w:rPr>
        <w:t>26</w:t>
      </w:r>
      <w:r w:rsidR="005D279B" w:rsidRPr="008E595C">
        <w:rPr>
          <w:sz w:val="22"/>
          <w:szCs w:val="22"/>
        </w:rPr>
        <w:t xml:space="preserve">] provides </w:t>
      </w:r>
      <w:r w:rsidR="003D1D94" w:rsidRPr="008E595C">
        <w:rPr>
          <w:sz w:val="22"/>
          <w:szCs w:val="22"/>
        </w:rPr>
        <w:t>the comparison study of the point queues, spatial queues, and an extended version with time-dependent capacity and spillback</w:t>
      </w:r>
      <w:r w:rsidR="000E6811" w:rsidRPr="008E595C">
        <w:rPr>
          <w:sz w:val="22"/>
          <w:szCs w:val="22"/>
        </w:rPr>
        <w:t xml:space="preserve">. </w:t>
      </w:r>
      <w:r w:rsidR="00684CCB" w:rsidRPr="008E595C">
        <w:rPr>
          <w:sz w:val="22"/>
          <w:szCs w:val="22"/>
        </w:rPr>
        <w:t xml:space="preserve">Along this line, </w:t>
      </w:r>
      <w:r w:rsidR="004969D6" w:rsidRPr="008E595C">
        <w:rPr>
          <w:rFonts w:eastAsiaTheme="minorEastAsia"/>
          <w:sz w:val="22"/>
          <w:szCs w:val="22"/>
        </w:rPr>
        <w:t>a space-time network and agent-based model (</w:t>
      </w:r>
      <w:r w:rsidR="004969D6" w:rsidRPr="008E595C">
        <w:rPr>
          <w:rFonts w:eastAsiaTheme="minorEastAsia"/>
          <w:b/>
          <w:bCs/>
          <w:sz w:val="22"/>
          <w:szCs w:val="22"/>
        </w:rPr>
        <w:t>Model A</w:t>
      </w:r>
      <w:r w:rsidR="004969D6" w:rsidRPr="008E595C">
        <w:rPr>
          <w:rFonts w:eastAsiaTheme="minorEastAsia"/>
          <w:sz w:val="22"/>
          <w:szCs w:val="22"/>
        </w:rPr>
        <w:t>) and path-based model (</w:t>
      </w:r>
      <w:r w:rsidR="004969D6" w:rsidRPr="008E595C">
        <w:rPr>
          <w:rFonts w:eastAsiaTheme="minorEastAsia"/>
          <w:b/>
          <w:bCs/>
          <w:sz w:val="22"/>
          <w:szCs w:val="22"/>
        </w:rPr>
        <w:t>Model B</w:t>
      </w:r>
      <w:r w:rsidR="004969D6" w:rsidRPr="008E595C">
        <w:rPr>
          <w:rFonts w:eastAsiaTheme="minorEastAsia"/>
          <w:sz w:val="22"/>
          <w:szCs w:val="22"/>
        </w:rPr>
        <w:t>) can be built systematically using the steps from Tong et al. [</w:t>
      </w:r>
      <w:r w:rsidR="004969D6" w:rsidRPr="008E595C">
        <w:rPr>
          <w:rFonts w:eastAsiaTheme="minorEastAsia"/>
          <w:color w:val="0070C0"/>
          <w:sz w:val="22"/>
          <w:szCs w:val="22"/>
        </w:rPr>
        <w:t>28</w:t>
      </w:r>
      <w:r w:rsidR="004969D6" w:rsidRPr="008E595C">
        <w:rPr>
          <w:rFonts w:eastAsiaTheme="minorEastAsia"/>
          <w:sz w:val="22"/>
          <w:szCs w:val="22"/>
        </w:rPr>
        <w:t xml:space="preserve">]. </w:t>
      </w:r>
      <w:r w:rsidR="00684CCB" w:rsidRPr="008E595C">
        <w:rPr>
          <w:sz w:val="22"/>
          <w:szCs w:val="22"/>
        </w:rPr>
        <w:t xml:space="preserve">The schematic trajectories of from node </w:t>
      </w:r>
      <m:oMath>
        <m:r>
          <w:rPr>
            <w:rFonts w:ascii="Cambria Math" w:hAnsi="Cambria Math"/>
            <w:sz w:val="22"/>
            <w:szCs w:val="22"/>
          </w:rPr>
          <m:t>i</m:t>
        </m:r>
      </m:oMath>
      <w:r w:rsidR="00684CCB" w:rsidRPr="008E595C">
        <w:rPr>
          <w:sz w:val="22"/>
          <w:szCs w:val="22"/>
        </w:rPr>
        <w:t xml:space="preserve"> to node </w:t>
      </w:r>
      <m:oMath>
        <m:r>
          <w:rPr>
            <w:rFonts w:ascii="Cambria Math" w:hAnsi="Cambria Math"/>
            <w:sz w:val="22"/>
            <w:szCs w:val="22"/>
          </w:rPr>
          <m:t>j</m:t>
        </m:r>
      </m:oMath>
      <w:r w:rsidR="00684CCB" w:rsidRPr="008E595C">
        <w:rPr>
          <w:sz w:val="22"/>
          <w:szCs w:val="22"/>
        </w:rPr>
        <w:t xml:space="preserve"> in the space-time network are shown in </w:t>
      </w:r>
      <w:r w:rsidR="00684CCB" w:rsidRPr="008E595C">
        <w:rPr>
          <w:b/>
          <w:bCs/>
          <w:sz w:val="22"/>
          <w:szCs w:val="22"/>
        </w:rPr>
        <w:t>Fig. 3</w:t>
      </w:r>
      <w:r w:rsidR="00684CCB" w:rsidRPr="008E595C">
        <w:rPr>
          <w:sz w:val="22"/>
          <w:szCs w:val="22"/>
        </w:rPr>
        <w:t>.</w:t>
      </w:r>
      <w:r w:rsidR="00B63B1E" w:rsidRPr="008E595C">
        <w:rPr>
          <w:sz w:val="22"/>
          <w:szCs w:val="22"/>
        </w:rPr>
        <w:t xml:space="preserve"> </w:t>
      </w:r>
    </w:p>
    <w:p w14:paraId="12BD63E9" w14:textId="77777777" w:rsidR="00684CCB" w:rsidRPr="008E595C" w:rsidRDefault="00204EDC" w:rsidP="00684CCB">
      <w:pPr>
        <w:keepNext/>
        <w:ind w:firstLineChars="200" w:firstLine="440"/>
        <w:jc w:val="center"/>
        <w:rPr>
          <w:sz w:val="22"/>
          <w:szCs w:val="22"/>
        </w:rPr>
      </w:pPr>
      <w:ins w:id="1" w:author="Fang Tang (Student)" w:date="2022-08-12T13:52:00Z">
        <w:r w:rsidRPr="003F5DA8">
          <w:rPr>
            <w:noProof/>
            <w:sz w:val="22"/>
            <w:szCs w:val="22"/>
          </w:rPr>
          <w:object w:dxaOrig="9481" w:dyaOrig="5401" w14:anchorId="05CF0E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1.8pt;height:221.4pt;mso-width-percent:0;mso-height-percent:0;mso-width-percent:0;mso-height-percent:0" o:ole="">
              <v:imagedata r:id="rId7" o:title=""/>
            </v:shape>
            <o:OLEObject Type="Embed" ProgID="Visio.Drawing.15" ShapeID="_x0000_i1025" DrawAspect="Content" ObjectID="_1738933312" r:id="rId8"/>
          </w:object>
        </w:r>
      </w:ins>
    </w:p>
    <w:p w14:paraId="06AE907B" w14:textId="77777777" w:rsidR="00684CCB" w:rsidRPr="008E595C" w:rsidRDefault="00684CCB" w:rsidP="00684CCB">
      <w:pPr>
        <w:pStyle w:val="Caption"/>
        <w:jc w:val="center"/>
        <w:rPr>
          <w:rFonts w:ascii="Times New Roman" w:hAnsi="Times New Roman" w:cs="Times New Roman"/>
          <w:sz w:val="22"/>
          <w:szCs w:val="22"/>
        </w:rPr>
      </w:pPr>
      <w:r w:rsidRPr="008E595C">
        <w:rPr>
          <w:rFonts w:ascii="Times New Roman" w:hAnsi="Times New Roman" w:cs="Times New Roman"/>
          <w:b/>
          <w:sz w:val="22"/>
          <w:szCs w:val="22"/>
        </w:rPr>
        <w:t>Fig. 3</w:t>
      </w:r>
      <w:r w:rsidRPr="008E595C">
        <w:rPr>
          <w:rFonts w:ascii="Times New Roman" w:hAnsi="Times New Roman" w:cs="Times New Roman"/>
          <w:sz w:val="22"/>
          <w:szCs w:val="22"/>
        </w:rPr>
        <w:t xml:space="preserve"> Vehicle trajectory from node </w:t>
      </w:r>
      <m:oMath>
        <m:r>
          <w:rPr>
            <w:rFonts w:ascii="Cambria Math" w:hAnsi="Cambria Math" w:cs="Times New Roman"/>
            <w:sz w:val="22"/>
            <w:szCs w:val="22"/>
          </w:rPr>
          <m:t>i</m:t>
        </m:r>
      </m:oMath>
      <w:r w:rsidRPr="008E595C">
        <w:rPr>
          <w:rFonts w:ascii="Times New Roman" w:hAnsi="Times New Roman" w:cs="Times New Roman"/>
          <w:sz w:val="22"/>
          <w:szCs w:val="22"/>
        </w:rPr>
        <w:t xml:space="preserve"> to node </w:t>
      </w:r>
      <m:oMath>
        <m:r>
          <w:rPr>
            <w:rFonts w:ascii="Cambria Math" w:hAnsi="Cambria Math" w:cs="Times New Roman"/>
            <w:sz w:val="22"/>
            <w:szCs w:val="22"/>
          </w:rPr>
          <m:t>j</m:t>
        </m:r>
      </m:oMath>
      <w:r w:rsidRPr="008E595C">
        <w:rPr>
          <w:rFonts w:ascii="Times New Roman" w:hAnsi="Times New Roman" w:cs="Times New Roman"/>
          <w:sz w:val="22"/>
          <w:szCs w:val="22"/>
        </w:rPr>
        <w:t xml:space="preserve"> with a bottleneck in space-time network (adopted from Lawson et al. [</w:t>
      </w:r>
      <w:r w:rsidRPr="008E595C">
        <w:rPr>
          <w:rFonts w:ascii="Times New Roman" w:hAnsi="Times New Roman" w:cs="Times New Roman"/>
          <w:color w:val="2E74B5" w:themeColor="accent5" w:themeShade="BF"/>
          <w:sz w:val="22"/>
          <w:szCs w:val="22"/>
        </w:rPr>
        <w:t>27</w:t>
      </w:r>
      <w:r w:rsidRPr="008E595C">
        <w:rPr>
          <w:rFonts w:ascii="Times New Roman" w:hAnsi="Times New Roman" w:cs="Times New Roman"/>
          <w:sz w:val="22"/>
          <w:szCs w:val="22"/>
        </w:rPr>
        <w:t>] )</w:t>
      </w:r>
    </w:p>
    <w:p w14:paraId="396883D7" w14:textId="2F8885B5" w:rsidR="00472CEE" w:rsidRPr="008E595C" w:rsidRDefault="00472CEE" w:rsidP="004D5986">
      <w:pPr>
        <w:spacing w:line="276" w:lineRule="auto"/>
        <w:rPr>
          <w:rFonts w:eastAsiaTheme="minorEastAsia"/>
          <w:sz w:val="22"/>
          <w:szCs w:val="22"/>
        </w:rPr>
      </w:pPr>
    </w:p>
    <w:p w14:paraId="237E3B29" w14:textId="12D92E9A" w:rsidR="001B5320" w:rsidRPr="008E595C" w:rsidRDefault="001B5320" w:rsidP="004D5986">
      <w:pPr>
        <w:spacing w:line="276" w:lineRule="auto"/>
        <w:rPr>
          <w:rFonts w:eastAsiaTheme="minorEastAsia"/>
          <w:b/>
          <w:bCs/>
          <w:sz w:val="22"/>
          <w:szCs w:val="22"/>
        </w:rPr>
      </w:pPr>
      <w:r w:rsidRPr="008E595C">
        <w:rPr>
          <w:rFonts w:eastAsiaTheme="minorEastAsia"/>
          <w:b/>
          <w:bCs/>
          <w:sz w:val="22"/>
          <w:szCs w:val="22"/>
        </w:rPr>
        <w:t xml:space="preserve">Model A: </w:t>
      </w:r>
      <w:r w:rsidR="004969D6" w:rsidRPr="008E595C">
        <w:rPr>
          <w:rFonts w:eastAsiaTheme="minorEastAsia"/>
          <w:b/>
          <w:bCs/>
          <w:sz w:val="22"/>
          <w:szCs w:val="22"/>
        </w:rPr>
        <w:t>Agent</w:t>
      </w:r>
      <w:r w:rsidRPr="008E595C">
        <w:rPr>
          <w:rFonts w:eastAsiaTheme="minorEastAsia"/>
          <w:b/>
          <w:bCs/>
          <w:sz w:val="22"/>
          <w:szCs w:val="22"/>
        </w:rPr>
        <w:t>-based optimization model</w:t>
      </w:r>
    </w:p>
    <w:p w14:paraId="436AEEFD" w14:textId="664294B8" w:rsidR="004D5986" w:rsidRPr="008E595C" w:rsidRDefault="004D5986" w:rsidP="004D5986">
      <w:pPr>
        <w:spacing w:line="276" w:lineRule="auto"/>
        <w:rPr>
          <w:sz w:val="22"/>
          <w:szCs w:val="22"/>
        </w:rPr>
      </w:pPr>
      <w:r w:rsidRPr="008E595C">
        <w:rPr>
          <w:rFonts w:eastAsiaTheme="minorEastAsia"/>
          <w:sz w:val="22"/>
          <w:szCs w:val="22"/>
        </w:rPr>
        <w:t>T</w:t>
      </w:r>
      <w:r w:rsidRPr="008E595C">
        <w:rPr>
          <w:sz w:val="22"/>
          <w:szCs w:val="22"/>
        </w:rPr>
        <w:t xml:space="preserve">he </w:t>
      </w:r>
      <w:r w:rsidRPr="008E595C">
        <w:rPr>
          <w:b/>
          <w:sz w:val="22"/>
          <w:szCs w:val="22"/>
        </w:rPr>
        <w:t>objective function</w:t>
      </w:r>
      <w:r w:rsidRPr="008E595C">
        <w:rPr>
          <w:sz w:val="22"/>
          <w:szCs w:val="22"/>
        </w:rPr>
        <w:t xml:space="preserve"> shown in </w:t>
      </w:r>
      <w:bookmarkStart w:id="2" w:name="_Hlk530692194"/>
      <w:r w:rsidRPr="008E595C">
        <w:rPr>
          <w:sz w:val="22"/>
          <w:szCs w:val="22"/>
        </w:rPr>
        <w:t>Eq.</w:t>
      </w:r>
      <w:bookmarkEnd w:id="2"/>
      <w:r w:rsidRPr="008E595C">
        <w:rPr>
          <w:sz w:val="22"/>
          <w:szCs w:val="22"/>
        </w:rPr>
        <w:t xml:space="preserve"> (1) is to minimize all vehicles' total costs.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193"/>
      </w:tblGrid>
      <w:tr w:rsidR="004D5986" w:rsidRPr="008E595C" w14:paraId="68BC0D57" w14:textId="77777777" w:rsidTr="007226D7">
        <w:tc>
          <w:tcPr>
            <w:tcW w:w="7513" w:type="dxa"/>
          </w:tcPr>
          <w:p w14:paraId="785F3BFE" w14:textId="0D21E2DD" w:rsidR="004D5986" w:rsidRPr="008E595C" w:rsidRDefault="004D5986" w:rsidP="007226D7">
            <w:pPr>
              <w:rPr>
                <w:sz w:val="22"/>
                <w:szCs w:val="22"/>
              </w:rPr>
            </w:pPr>
            <m:oMathPara>
              <m:oMath>
                <m:r>
                  <w:rPr>
                    <w:rFonts w:ascii="Cambria Math" w:hAnsi="Cambria Math"/>
                    <w:sz w:val="22"/>
                    <w:szCs w:val="22"/>
                  </w:rPr>
                  <m:t>min Z=</m:t>
                </m:r>
                <m:nary>
                  <m:naryPr>
                    <m:chr m:val="∑"/>
                    <m:limLoc m:val="undOvr"/>
                    <m:supHide m:val="1"/>
                    <m:ctrlPr>
                      <w:rPr>
                        <w:rFonts w:ascii="Cambria Math" w:hAnsi="Cambria Math"/>
                        <w:sz w:val="22"/>
                        <w:szCs w:val="22"/>
                      </w:rPr>
                    </m:ctrlPr>
                  </m:naryPr>
                  <m:sub>
                    <m:r>
                      <w:rPr>
                        <w:rFonts w:ascii="Cambria Math" w:hAnsi="Cambria Math"/>
                        <w:sz w:val="22"/>
                        <w:szCs w:val="22"/>
                      </w:rPr>
                      <m:t>v∈V</m:t>
                    </m:r>
                  </m:sub>
                  <m:sup/>
                  <m:e>
                    <m:nary>
                      <m:naryPr>
                        <m:chr m:val="∑"/>
                        <m:limLoc m:val="undOvr"/>
                        <m:supHide m:val="1"/>
                        <m:ctrlPr>
                          <w:rPr>
                            <w:rFonts w:ascii="Cambria Math" w:hAnsi="Cambria Math"/>
                            <w:i/>
                            <w:sz w:val="22"/>
                            <w:szCs w:val="22"/>
                          </w:rPr>
                        </m:ctrlPr>
                      </m:naryPr>
                      <m:sub>
                        <m:d>
                          <m:dPr>
                            <m:ctrlPr>
                              <w:rPr>
                                <w:rFonts w:ascii="Cambria Math" w:hAnsi="Cambria Math"/>
                                <w:i/>
                                <w:sz w:val="22"/>
                                <w:szCs w:val="22"/>
                              </w:rPr>
                            </m:ctrlPr>
                          </m:dPr>
                          <m:e>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e>
                        </m:d>
                        <m:r>
                          <w:rPr>
                            <w:rFonts w:ascii="Cambria Math" w:hAnsi="Cambria Math"/>
                            <w:sz w:val="22"/>
                            <w:szCs w:val="22"/>
                          </w:rPr>
                          <m:t>∈</m:t>
                        </m:r>
                        <m:sSup>
                          <m:sSupPr>
                            <m:ctrlPr>
                              <w:rPr>
                                <w:rFonts w:ascii="Cambria Math" w:eastAsia="DengXian" w:hAnsi="Cambria Math"/>
                                <w:sz w:val="22"/>
                                <w:szCs w:val="22"/>
                              </w:rPr>
                            </m:ctrlPr>
                          </m:sSupPr>
                          <m:e>
                            <m:r>
                              <w:rPr>
                                <w:rFonts w:ascii="Cambria Math" w:eastAsia="DengXian" w:hAnsi="Cambria Math"/>
                                <w:sz w:val="22"/>
                                <w:szCs w:val="22"/>
                              </w:rPr>
                              <m:t>A</m:t>
                            </m:r>
                          </m:e>
                          <m:sup>
                            <m:r>
                              <w:rPr>
                                <w:rFonts w:ascii="Cambria Math" w:eastAsia="DengXian" w:hAnsi="Cambria Math"/>
                                <w:sz w:val="22"/>
                                <w:szCs w:val="22"/>
                              </w:rPr>
                              <m:t>v</m:t>
                            </m:r>
                          </m:sup>
                        </m:sSup>
                      </m:sub>
                      <m:sup/>
                      <m:e>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v,i,j,t,</m:t>
                            </m:r>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e>
                        </m:d>
                        <m:r>
                          <w:rPr>
                            <w:rFonts w:ascii="Cambria Math" w:eastAsia="DengXian" w:hAnsi="Cambria Math"/>
                            <w:sz w:val="22"/>
                            <w:szCs w:val="22"/>
                          </w:rPr>
                          <m:t>×</m:t>
                        </m:r>
                      </m:e>
                    </m:nary>
                  </m:e>
                </m:nary>
                <m:sSub>
                  <m:sSubPr>
                    <m:ctrlPr>
                      <w:rPr>
                        <w:rFonts w:ascii="Cambria Math" w:eastAsia="DengXian" w:hAnsi="Cambria Math"/>
                        <w:i/>
                        <w:sz w:val="22"/>
                        <w:szCs w:val="22"/>
                      </w:rPr>
                    </m:ctrlPr>
                  </m:sSubPr>
                  <m:e>
                    <m:r>
                      <w:rPr>
                        <w:rFonts w:ascii="Cambria Math" w:eastAsia="DengXian" w:hAnsi="Cambria Math"/>
                        <w:sz w:val="22"/>
                        <w:szCs w:val="22"/>
                      </w:rPr>
                      <m:t>y</m:t>
                    </m:r>
                  </m:e>
                  <m:sub>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sub>
                </m:sSub>
                <m:d>
                  <m:dPr>
                    <m:ctrlPr>
                      <w:rPr>
                        <w:rFonts w:ascii="Cambria Math" w:eastAsia="DengXian" w:hAnsi="Cambria Math"/>
                        <w:i/>
                        <w:sz w:val="22"/>
                        <w:szCs w:val="22"/>
                      </w:rPr>
                    </m:ctrlPr>
                  </m:dPr>
                  <m:e>
                    <m:r>
                      <w:rPr>
                        <w:rFonts w:ascii="Cambria Math" w:eastAsia="DengXian" w:hAnsi="Cambria Math"/>
                        <w:sz w:val="22"/>
                        <w:szCs w:val="22"/>
                      </w:rPr>
                      <m:t>v</m:t>
                    </m:r>
                  </m:e>
                </m:d>
              </m:oMath>
            </m:oMathPara>
          </w:p>
        </w:tc>
        <w:tc>
          <w:tcPr>
            <w:tcW w:w="788" w:type="dxa"/>
          </w:tcPr>
          <w:p w14:paraId="788D888A" w14:textId="77777777" w:rsidR="004D5986" w:rsidRPr="008E595C" w:rsidRDefault="004D5986" w:rsidP="007226D7">
            <w:pPr>
              <w:pStyle w:val="ListParagraph"/>
              <w:rPr>
                <w:sz w:val="22"/>
                <w:szCs w:val="22"/>
              </w:rPr>
            </w:pPr>
            <w:r w:rsidRPr="008E595C">
              <w:rPr>
                <w:sz w:val="22"/>
                <w:szCs w:val="22"/>
              </w:rPr>
              <w:t>(1)</w:t>
            </w:r>
          </w:p>
        </w:tc>
      </w:tr>
    </w:tbl>
    <w:p w14:paraId="1158C283" w14:textId="77777777" w:rsidR="004D5986" w:rsidRPr="008E595C" w:rsidRDefault="004D5986" w:rsidP="00DD0EBD">
      <w:pPr>
        <w:rPr>
          <w:sz w:val="22"/>
          <w:szCs w:val="22"/>
        </w:rPr>
      </w:pPr>
      <w:r w:rsidRPr="008E595C">
        <w:rPr>
          <w:sz w:val="22"/>
          <w:szCs w:val="22"/>
        </w:rPr>
        <w:t xml:space="preserve">Flow balance constraints for </w:t>
      </w:r>
      <w:r w:rsidRPr="008E595C">
        <w:rPr>
          <w:b/>
          <w:sz w:val="22"/>
          <w:szCs w:val="22"/>
        </w:rPr>
        <w:t>physical path</w:t>
      </w:r>
      <w:r w:rsidRPr="008E595C">
        <w:rPr>
          <w:sz w:val="22"/>
          <w:szCs w:val="22"/>
        </w:rPr>
        <w:t xml:space="preserve"> at vehicle </w:t>
      </w:r>
      <m:oMath>
        <m:sSup>
          <m:sSupPr>
            <m:ctrlPr>
              <w:rPr>
                <w:rFonts w:ascii="Cambria Math" w:hAnsi="Cambria Math"/>
                <w:sz w:val="22"/>
                <w:szCs w:val="22"/>
              </w:rPr>
            </m:ctrlPr>
          </m:sSupPr>
          <m:e>
            <m:r>
              <w:rPr>
                <w:rFonts w:ascii="Cambria Math" w:hAnsi="Cambria Math"/>
                <w:sz w:val="22"/>
                <w:szCs w:val="22"/>
              </w:rPr>
              <m:t>v</m:t>
            </m:r>
          </m:e>
          <m:sup>
            <m:r>
              <m:rPr>
                <m:sty m:val="p"/>
              </m:rPr>
              <w:rPr>
                <w:rFonts w:ascii="Cambria Math" w:hAnsi="Cambria Math"/>
                <w:sz w:val="22"/>
                <w:szCs w:val="22"/>
              </w:rPr>
              <m:t>'</m:t>
            </m:r>
          </m:sup>
        </m:sSup>
        <m:r>
          <w:rPr>
            <w:rFonts w:ascii="Cambria Math" w:hAnsi="Cambria Math"/>
            <w:sz w:val="22"/>
            <w:szCs w:val="22"/>
          </w:rPr>
          <m:t>s</m:t>
        </m:r>
      </m:oMath>
      <w:r w:rsidRPr="008E595C">
        <w:rPr>
          <w:sz w:val="22"/>
          <w:szCs w:val="22"/>
        </w:rPr>
        <w:t xml:space="preserv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222"/>
      </w:tblGrid>
      <w:tr w:rsidR="004D5986" w:rsidRPr="008E595C" w14:paraId="0F094539" w14:textId="77777777" w:rsidTr="00DD0EBD">
        <w:tc>
          <w:tcPr>
            <w:tcW w:w="7508" w:type="dxa"/>
          </w:tcPr>
          <w:p w14:paraId="152AD164" w14:textId="5CF865F0" w:rsidR="004D5986" w:rsidRPr="008E595C" w:rsidRDefault="00000000" w:rsidP="007226D7">
            <w:pPr>
              <w:ind w:firstLineChars="200" w:firstLine="440"/>
              <w:jc w:val="center"/>
              <w:rPr>
                <w:sz w:val="22"/>
                <w:szCs w:val="22"/>
              </w:rPr>
            </w:pPr>
            <m:oMathPara>
              <m:oMath>
                <m:nary>
                  <m:naryPr>
                    <m:chr m:val="∑"/>
                    <m:limLoc m:val="undOvr"/>
                    <m:supHide m:val="1"/>
                    <m:ctrlPr>
                      <w:rPr>
                        <w:rFonts w:ascii="Cambria Math" w:hAnsi="Cambria Math"/>
                        <w:sz w:val="22"/>
                        <w:szCs w:val="22"/>
                      </w:rPr>
                    </m:ctrlPr>
                  </m:naryPr>
                  <m:sub>
                    <m:r>
                      <w:rPr>
                        <w:rFonts w:ascii="Cambria Math" w:hAnsi="Cambria Math"/>
                        <w:sz w:val="22"/>
                        <w:szCs w:val="22"/>
                      </w:rPr>
                      <m:t>j∈N:(i</m:t>
                    </m:r>
                    <m:r>
                      <w:rPr>
                        <w:rFonts w:ascii="Cambria Math" w:eastAsia="DengXian" w:hAnsi="Cambria Math"/>
                        <w:sz w:val="22"/>
                        <w:szCs w:val="22"/>
                      </w:rPr>
                      <m:t>,j</m:t>
                    </m:r>
                    <m:r>
                      <w:rPr>
                        <w:rFonts w:ascii="Cambria Math" w:hAnsi="Cambria Math"/>
                        <w:sz w:val="22"/>
                        <w:szCs w:val="22"/>
                      </w:rPr>
                      <m:t>)∈L</m:t>
                    </m:r>
                  </m:sub>
                  <m:sup/>
                  <m:e>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r>
                      <w:rPr>
                        <w:rFonts w:ascii="Cambria Math" w:eastAsia="DengXian" w:hAnsi="Cambria Math"/>
                        <w:sz w:val="22"/>
                        <w:szCs w:val="22"/>
                      </w:rPr>
                      <m:t>(v)</m:t>
                    </m:r>
                  </m:e>
                </m:nary>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j∈N:(i</m:t>
                    </m:r>
                    <m:r>
                      <w:rPr>
                        <w:rFonts w:ascii="Cambria Math" w:eastAsia="DengXian" w:hAnsi="Cambria Math"/>
                        <w:sz w:val="22"/>
                        <w:szCs w:val="22"/>
                      </w:rPr>
                      <m:t>,j</m:t>
                    </m:r>
                    <m:r>
                      <w:rPr>
                        <w:rFonts w:ascii="Cambria Math" w:hAnsi="Cambria Math"/>
                        <w:sz w:val="22"/>
                        <w:szCs w:val="22"/>
                      </w:rPr>
                      <m:t>)∈L</m:t>
                    </m:r>
                  </m:sub>
                  <m:sup/>
                  <m:e>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j,i</m:t>
                        </m:r>
                      </m:sub>
                    </m:sSub>
                    <m:r>
                      <w:rPr>
                        <w:rFonts w:ascii="Cambria Math" w:eastAsia="DengXian" w:hAnsi="Cambria Math"/>
                        <w:sz w:val="22"/>
                        <w:szCs w:val="22"/>
                      </w:rPr>
                      <m:t>(v)=</m:t>
                    </m:r>
                    <m:d>
                      <m:dPr>
                        <m:begChr m:val="{"/>
                        <m:endChr m:val=""/>
                        <m:ctrlPr>
                          <w:rPr>
                            <w:rFonts w:ascii="Cambria Math" w:eastAsia="DengXian" w:hAnsi="Cambria Math"/>
                            <w:i/>
                            <w:sz w:val="22"/>
                            <w:szCs w:val="22"/>
                          </w:rPr>
                        </m:ctrlPr>
                      </m:dPr>
                      <m:e>
                        <m:eqArr>
                          <m:eqArrPr>
                            <m:ctrlPr>
                              <w:rPr>
                                <w:rFonts w:ascii="Cambria Math" w:eastAsia="DengXian" w:hAnsi="Cambria Math"/>
                                <w:i/>
                                <w:sz w:val="22"/>
                                <w:szCs w:val="22"/>
                              </w:rPr>
                            </m:ctrlPr>
                          </m:eqArrPr>
                          <m:e>
                            <m:r>
                              <w:rPr>
                                <w:rFonts w:ascii="Cambria Math" w:eastAsia="DengXian" w:hAnsi="Cambria Math"/>
                                <w:sz w:val="22"/>
                                <w:szCs w:val="22"/>
                              </w:rPr>
                              <m:t>1, i=</m:t>
                            </m:r>
                            <m:r>
                              <w:rPr>
                                <w:rFonts w:ascii="Cambria Math" w:hAnsi="Cambria Math"/>
                                <w:sz w:val="22"/>
                                <w:szCs w:val="22"/>
                              </w:rPr>
                              <m:t>o</m:t>
                            </m:r>
                          </m:e>
                          <m:e>
                            <m:r>
                              <w:rPr>
                                <w:rFonts w:ascii="Cambria Math" w:eastAsia="DengXian" w:hAnsi="Cambria Math"/>
                                <w:sz w:val="22"/>
                                <w:szCs w:val="22"/>
                              </w:rPr>
                              <m:t>-1,i=</m:t>
                            </m:r>
                            <m:r>
                              <w:rPr>
                                <w:rFonts w:ascii="Cambria Math" w:hAnsi="Cambria Math"/>
                                <w:sz w:val="22"/>
                                <w:szCs w:val="22"/>
                              </w:rPr>
                              <m:t>d</m:t>
                            </m:r>
                          </m:e>
                          <m:e>
                            <m:r>
                              <w:rPr>
                                <w:rFonts w:ascii="Cambria Math" w:eastAsia="DengXian" w:hAnsi="Cambria Math"/>
                                <w:sz w:val="22"/>
                                <w:szCs w:val="22"/>
                              </w:rPr>
                              <m:t>0,otherwise</m:t>
                            </m:r>
                          </m:e>
                        </m:eqArr>
                      </m:e>
                    </m:d>
                  </m:e>
                </m:nary>
              </m:oMath>
            </m:oMathPara>
          </w:p>
          <w:p w14:paraId="26AFACD7" w14:textId="1D180078" w:rsidR="004D5986" w:rsidRPr="008E595C" w:rsidRDefault="00000000" w:rsidP="007226D7">
            <w:pPr>
              <w:rPr>
                <w:sz w:val="22"/>
                <w:szCs w:val="22"/>
              </w:rPr>
            </w:pPr>
            <m:oMathPara>
              <m:oMath>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r>
                  <w:rPr>
                    <w:rFonts w:ascii="Cambria Math" w:eastAsia="DengXian" w:hAnsi="Cambria Math"/>
                    <w:sz w:val="22"/>
                    <w:szCs w:val="22"/>
                  </w:rPr>
                  <m:t>(v)∈</m:t>
                </m:r>
                <m:d>
                  <m:dPr>
                    <m:begChr m:val="{"/>
                    <m:endChr m:val="}"/>
                    <m:ctrlPr>
                      <w:rPr>
                        <w:rFonts w:ascii="Cambria Math" w:eastAsia="DengXian" w:hAnsi="Cambria Math"/>
                        <w:i/>
                        <w:sz w:val="22"/>
                        <w:szCs w:val="22"/>
                      </w:rPr>
                    </m:ctrlPr>
                  </m:dPr>
                  <m:e>
                    <m:r>
                      <w:rPr>
                        <w:rFonts w:ascii="Cambria Math" w:eastAsia="DengXian" w:hAnsi="Cambria Math"/>
                        <w:sz w:val="22"/>
                        <w:szCs w:val="22"/>
                      </w:rPr>
                      <m:t>0,1</m:t>
                    </m:r>
                  </m:e>
                </m:d>
                <m:r>
                  <w:rPr>
                    <w:rFonts w:ascii="Cambria Math" w:eastAsia="DengXian" w:hAnsi="Cambria Math"/>
                    <w:sz w:val="22"/>
                    <w:szCs w:val="22"/>
                  </w:rPr>
                  <m:t>,∀</m:t>
                </m:r>
                <m:r>
                  <w:rPr>
                    <w:rFonts w:ascii="Cambria Math" w:hAnsi="Cambria Math"/>
                    <w:sz w:val="22"/>
                    <w:szCs w:val="22"/>
                  </w:rPr>
                  <m:t>(i</m:t>
                </m:r>
                <m:r>
                  <w:rPr>
                    <w:rFonts w:ascii="Cambria Math" w:eastAsia="DengXian" w:hAnsi="Cambria Math"/>
                    <w:sz w:val="22"/>
                    <w:szCs w:val="22"/>
                  </w:rPr>
                  <m:t>,j</m:t>
                </m:r>
                <m:r>
                  <w:rPr>
                    <w:rFonts w:ascii="Cambria Math" w:hAnsi="Cambria Math"/>
                    <w:sz w:val="22"/>
                    <w:szCs w:val="22"/>
                  </w:rPr>
                  <m:t>)</m:t>
                </m:r>
                <m:r>
                  <w:rPr>
                    <w:rFonts w:ascii="Cambria Math" w:eastAsia="DengXian" w:hAnsi="Cambria Math"/>
                    <w:sz w:val="22"/>
                    <w:szCs w:val="22"/>
                  </w:rPr>
                  <m:t>∈</m:t>
                </m:r>
                <m:sSup>
                  <m:sSupPr>
                    <m:ctrlPr>
                      <w:rPr>
                        <w:rFonts w:ascii="Cambria Math" w:eastAsia="DengXian" w:hAnsi="Cambria Math"/>
                        <w:sz w:val="22"/>
                        <w:szCs w:val="22"/>
                      </w:rPr>
                    </m:ctrlPr>
                  </m:sSupPr>
                  <m:e>
                    <m:r>
                      <w:rPr>
                        <w:rFonts w:ascii="Cambria Math" w:eastAsia="DengXian" w:hAnsi="Cambria Math"/>
                        <w:sz w:val="22"/>
                        <w:szCs w:val="22"/>
                      </w:rPr>
                      <m:t>L</m:t>
                    </m:r>
                  </m:e>
                  <m:sup>
                    <m:r>
                      <w:rPr>
                        <w:rFonts w:ascii="Cambria Math" w:eastAsia="DengXian" w:hAnsi="Cambria Math"/>
                        <w:sz w:val="22"/>
                        <w:szCs w:val="22"/>
                      </w:rPr>
                      <m:t>v</m:t>
                    </m:r>
                  </m:sup>
                </m:sSup>
                <m:r>
                  <w:rPr>
                    <w:rFonts w:ascii="Cambria Math" w:eastAsia="DengXian" w:hAnsi="Cambria Math"/>
                    <w:sz w:val="22"/>
                    <w:szCs w:val="22"/>
                  </w:rPr>
                  <m:t>,</m:t>
                </m:r>
                <m:r>
                  <m:rPr>
                    <m:sty m:val="p"/>
                  </m:rPr>
                  <w:rPr>
                    <w:rFonts w:ascii="Cambria Math" w:hAnsi="Cambria Math"/>
                    <w:sz w:val="22"/>
                    <w:szCs w:val="22"/>
                  </w:rPr>
                  <m:t>∀</m:t>
                </m:r>
                <m:r>
                  <w:rPr>
                    <w:rFonts w:ascii="Cambria Math" w:hAnsi="Cambria Math"/>
                    <w:sz w:val="22"/>
                    <w:szCs w:val="22"/>
                  </w:rPr>
                  <m:t>v∈</m:t>
                </m:r>
                <m:sSup>
                  <m:sSupPr>
                    <m:ctrlPr>
                      <w:rPr>
                        <w:rFonts w:ascii="Cambria Math" w:eastAsia="DengXian" w:hAnsi="Cambria Math"/>
                        <w:sz w:val="22"/>
                        <w:szCs w:val="22"/>
                      </w:rPr>
                    </m:ctrlPr>
                  </m:sSupPr>
                  <m:e>
                    <m:r>
                      <w:rPr>
                        <w:rFonts w:ascii="Cambria Math" w:eastAsia="DengXian" w:hAnsi="Cambria Math"/>
                        <w:sz w:val="22"/>
                        <w:szCs w:val="22"/>
                      </w:rPr>
                      <m:t>V</m:t>
                    </m:r>
                  </m:e>
                  <m:sup>
                    <m:r>
                      <w:rPr>
                        <w:rFonts w:ascii="Cambria Math" w:eastAsia="DengXian" w:hAnsi="Cambria Math"/>
                        <w:sz w:val="22"/>
                        <w:szCs w:val="22"/>
                      </w:rPr>
                      <m:t>od</m:t>
                    </m:r>
                  </m:sup>
                </m:sSup>
              </m:oMath>
            </m:oMathPara>
          </w:p>
        </w:tc>
        <w:tc>
          <w:tcPr>
            <w:tcW w:w="1222" w:type="dxa"/>
          </w:tcPr>
          <w:p w14:paraId="3C8680D5" w14:textId="77777777" w:rsidR="004D5986" w:rsidRPr="008E595C" w:rsidRDefault="004D5986" w:rsidP="00DD0EBD">
            <w:pPr>
              <w:jc w:val="right"/>
              <w:rPr>
                <w:sz w:val="22"/>
                <w:szCs w:val="22"/>
              </w:rPr>
            </w:pPr>
            <w:r w:rsidRPr="008E595C">
              <w:rPr>
                <w:sz w:val="22"/>
                <w:szCs w:val="22"/>
              </w:rPr>
              <w:t>(2)</w:t>
            </w:r>
          </w:p>
        </w:tc>
      </w:tr>
    </w:tbl>
    <w:p w14:paraId="71B14703" w14:textId="77777777" w:rsidR="004D5986" w:rsidRPr="008E595C" w:rsidRDefault="004D5986" w:rsidP="00DD0EBD">
      <w:pPr>
        <w:rPr>
          <w:sz w:val="22"/>
          <w:szCs w:val="22"/>
        </w:rPr>
      </w:pPr>
      <w:r w:rsidRPr="008E595C">
        <w:rPr>
          <w:sz w:val="22"/>
          <w:szCs w:val="22"/>
        </w:rPr>
        <w:t xml:space="preserve">Flow balance constraint for </w:t>
      </w:r>
      <w:r w:rsidRPr="008E595C">
        <w:rPr>
          <w:b/>
          <w:sz w:val="22"/>
          <w:szCs w:val="22"/>
        </w:rPr>
        <w:t>space-time path</w:t>
      </w:r>
      <w:r w:rsidRPr="008E595C">
        <w:rPr>
          <w:sz w:val="22"/>
          <w:szCs w:val="22"/>
        </w:rPr>
        <w:t xml:space="preserve"> at vehicle </w:t>
      </w:r>
      <m:oMath>
        <m:r>
          <w:rPr>
            <w:rFonts w:ascii="Cambria Math" w:hAnsi="Cambria Math"/>
            <w:sz w:val="22"/>
            <w:szCs w:val="22"/>
          </w:rPr>
          <m:t>v</m:t>
        </m:r>
        <m:r>
          <m:rPr>
            <m:sty m:val="p"/>
          </m:rPr>
          <w:rPr>
            <w:rFonts w:ascii="Cambria Math" w:hAnsi="Cambria Math"/>
            <w:sz w:val="22"/>
            <w:szCs w:val="22"/>
          </w:rPr>
          <m:t>'</m:t>
        </m:r>
        <m:r>
          <w:rPr>
            <w:rFonts w:ascii="Cambria Math" w:hAnsi="Cambria Math"/>
            <w:sz w:val="22"/>
            <w:szCs w:val="22"/>
          </w:rPr>
          <m:t>s</m:t>
        </m:r>
      </m:oMath>
      <w:r w:rsidRPr="008E595C">
        <w:rPr>
          <w:sz w:val="22"/>
          <w:szCs w:val="22"/>
        </w:rPr>
        <w:t xml:space="preserve"> vertex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193"/>
      </w:tblGrid>
      <w:tr w:rsidR="004D5986" w:rsidRPr="008E595C" w14:paraId="455C9AEB" w14:textId="77777777" w:rsidTr="007226D7">
        <w:tc>
          <w:tcPr>
            <w:tcW w:w="7513" w:type="dxa"/>
          </w:tcPr>
          <w:p w14:paraId="38FE3DD8" w14:textId="6ACA7D1B" w:rsidR="004D5986" w:rsidRPr="008E595C" w:rsidRDefault="00000000" w:rsidP="007226D7">
            <w:pPr>
              <w:jc w:val="center"/>
              <w:rPr>
                <w:sz w:val="22"/>
                <w:szCs w:val="22"/>
              </w:rPr>
            </w:pPr>
            <m:oMathPara>
              <m:oMath>
                <m:nary>
                  <m:naryPr>
                    <m:chr m:val="∑"/>
                    <m:limLoc m:val="undOvr"/>
                    <m:supHide m:val="1"/>
                    <m:ctrlPr>
                      <w:rPr>
                        <w:rFonts w:ascii="Cambria Math" w:hAnsi="Cambria Math"/>
                        <w:sz w:val="22"/>
                        <w:szCs w:val="22"/>
                      </w:rPr>
                    </m:ctrlPr>
                  </m:naryPr>
                  <m:sub>
                    <m:r>
                      <w:rPr>
                        <w:rFonts w:ascii="Cambria Math" w:hAnsi="Cambria Math"/>
                        <w:sz w:val="22"/>
                        <w:szCs w:val="22"/>
                      </w:rPr>
                      <m:t>(j,</m:t>
                    </m:r>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r>
                      <w:rPr>
                        <w:rFonts w:ascii="Cambria Math" w:hAnsi="Cambria Math"/>
                        <w:sz w:val="22"/>
                        <w:szCs w:val="22"/>
                      </w:rPr>
                      <m:t>)∈E:(</m:t>
                    </m:r>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r>
                      <w:rPr>
                        <w:rFonts w:ascii="Cambria Math" w:hAnsi="Cambria Math"/>
                        <w:sz w:val="22"/>
                        <w:szCs w:val="22"/>
                      </w:rPr>
                      <m:t>)∈</m:t>
                    </m:r>
                    <m:sSup>
                      <m:sSupPr>
                        <m:ctrlPr>
                          <w:rPr>
                            <w:rFonts w:ascii="Cambria Math" w:eastAsia="DengXian" w:hAnsi="Cambria Math"/>
                            <w:sz w:val="22"/>
                            <w:szCs w:val="22"/>
                          </w:rPr>
                        </m:ctrlPr>
                      </m:sSupPr>
                      <m:e>
                        <m:r>
                          <w:rPr>
                            <w:rFonts w:ascii="Cambria Math" w:eastAsia="DengXian" w:hAnsi="Cambria Math"/>
                            <w:sz w:val="22"/>
                            <w:szCs w:val="22"/>
                          </w:rPr>
                          <m:t>A</m:t>
                        </m:r>
                      </m:e>
                      <m:sup>
                        <m:r>
                          <w:rPr>
                            <w:rFonts w:ascii="Cambria Math" w:eastAsia="DengXian" w:hAnsi="Cambria Math"/>
                            <w:sz w:val="22"/>
                            <w:szCs w:val="22"/>
                          </w:rPr>
                          <m:t>v</m:t>
                        </m:r>
                      </m:sup>
                    </m:sSup>
                  </m:sub>
                  <m:sup/>
                  <m:e>
                    <m:sSub>
                      <m:sSubPr>
                        <m:ctrlPr>
                          <w:rPr>
                            <w:rFonts w:ascii="Cambria Math" w:eastAsia="DengXian" w:hAnsi="Cambria Math"/>
                            <w:i/>
                            <w:sz w:val="22"/>
                            <w:szCs w:val="22"/>
                          </w:rPr>
                        </m:ctrlPr>
                      </m:sSubPr>
                      <m:e>
                        <m:r>
                          <w:rPr>
                            <w:rFonts w:ascii="Cambria Math" w:eastAsia="DengXian" w:hAnsi="Cambria Math"/>
                            <w:sz w:val="22"/>
                            <w:szCs w:val="22"/>
                          </w:rPr>
                          <m:t>y</m:t>
                        </m:r>
                      </m:e>
                      <m:sub>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sub>
                    </m:sSub>
                    <m:r>
                      <w:rPr>
                        <w:rFonts w:ascii="Cambria Math" w:eastAsia="DengXian" w:hAnsi="Cambria Math"/>
                        <w:sz w:val="22"/>
                        <w:szCs w:val="22"/>
                      </w:rPr>
                      <m:t>(v)</m:t>
                    </m:r>
                  </m:e>
                </m:nary>
                <m:r>
                  <w:rPr>
                    <w:rFonts w:ascii="Cambria Math" w:hAnsi="Cambria Math"/>
                    <w:sz w:val="22"/>
                    <w:szCs w:val="22"/>
                  </w:rPr>
                  <m:t>-</m:t>
                </m:r>
                <m:nary>
                  <m:naryPr>
                    <m:chr m:val="∑"/>
                    <m:limLoc m:val="undOvr"/>
                    <m:supHide m:val="1"/>
                    <m:ctrlPr>
                      <w:rPr>
                        <w:rFonts w:ascii="Cambria Math" w:hAnsi="Cambria Math"/>
                        <w:i/>
                        <w:sz w:val="22"/>
                        <w:szCs w:val="22"/>
                      </w:rPr>
                    </m:ctrlPr>
                  </m:naryPr>
                  <m:sub>
                    <m:d>
                      <m:dPr>
                        <m:ctrlPr>
                          <w:rPr>
                            <w:rFonts w:ascii="Cambria Math" w:hAnsi="Cambria Math"/>
                            <w:i/>
                            <w:sz w:val="22"/>
                            <w:szCs w:val="22"/>
                          </w:rPr>
                        </m:ctrlPr>
                      </m:dPr>
                      <m:e>
                        <m:r>
                          <w:rPr>
                            <w:rFonts w:ascii="Cambria Math" w:hAnsi="Cambria Math"/>
                            <w:sz w:val="22"/>
                            <w:szCs w:val="22"/>
                          </w:rPr>
                          <m:t>j,</m:t>
                        </m:r>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e>
                    </m:d>
                    <m:r>
                      <w:rPr>
                        <w:rFonts w:ascii="Cambria Math" w:hAnsi="Cambria Math"/>
                        <w:sz w:val="22"/>
                        <w:szCs w:val="22"/>
                      </w:rPr>
                      <m:t>∈E:(</m:t>
                    </m:r>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r>
                      <w:rPr>
                        <w:rFonts w:ascii="Cambria Math" w:hAnsi="Cambria Math"/>
                        <w:sz w:val="22"/>
                        <w:szCs w:val="22"/>
                      </w:rPr>
                      <m:t>)∈</m:t>
                    </m:r>
                    <m:sSup>
                      <m:sSupPr>
                        <m:ctrlPr>
                          <w:rPr>
                            <w:rFonts w:ascii="Cambria Math" w:eastAsia="DengXian" w:hAnsi="Cambria Math"/>
                            <w:sz w:val="22"/>
                            <w:szCs w:val="22"/>
                          </w:rPr>
                        </m:ctrlPr>
                      </m:sSupPr>
                      <m:e>
                        <m:r>
                          <w:rPr>
                            <w:rFonts w:ascii="Cambria Math" w:eastAsia="DengXian" w:hAnsi="Cambria Math"/>
                            <w:sz w:val="22"/>
                            <w:szCs w:val="22"/>
                          </w:rPr>
                          <m:t>A</m:t>
                        </m:r>
                      </m:e>
                      <m:sup>
                        <m:r>
                          <w:rPr>
                            <w:rFonts w:ascii="Cambria Math" w:eastAsia="DengXian" w:hAnsi="Cambria Math"/>
                            <w:sz w:val="22"/>
                            <w:szCs w:val="22"/>
                          </w:rPr>
                          <m:t>p</m:t>
                        </m:r>
                      </m:sup>
                    </m:sSup>
                  </m:sub>
                  <m:sup/>
                  <m:e>
                    <m:sSub>
                      <m:sSubPr>
                        <m:ctrlPr>
                          <w:rPr>
                            <w:rFonts w:ascii="Cambria Math" w:eastAsia="DengXian" w:hAnsi="Cambria Math"/>
                            <w:i/>
                            <w:sz w:val="22"/>
                            <w:szCs w:val="22"/>
                          </w:rPr>
                        </m:ctrlPr>
                      </m:sSubPr>
                      <m:e>
                        <m:r>
                          <w:rPr>
                            <w:rFonts w:ascii="Cambria Math" w:eastAsia="DengXian" w:hAnsi="Cambria Math"/>
                            <w:sz w:val="22"/>
                            <w:szCs w:val="22"/>
                          </w:rPr>
                          <m:t>y</m:t>
                        </m:r>
                      </m:e>
                      <m:sub>
                        <m:r>
                          <w:rPr>
                            <w:rFonts w:ascii="Cambria Math" w:eastAsia="DengXian" w:hAnsi="Cambria Math"/>
                            <w:sz w:val="22"/>
                            <w:szCs w:val="22"/>
                          </w:rPr>
                          <m:t>j,i,</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r>
                          <w:rPr>
                            <w:rFonts w:ascii="Cambria Math" w:eastAsia="DengXian" w:hAnsi="Cambria Math"/>
                            <w:sz w:val="22"/>
                            <w:szCs w:val="22"/>
                          </w:rPr>
                          <m:t>,t</m:t>
                        </m:r>
                      </m:sub>
                    </m:sSub>
                    <m:d>
                      <m:dPr>
                        <m:ctrlPr>
                          <w:rPr>
                            <w:rFonts w:ascii="Cambria Math" w:eastAsia="DengXian" w:hAnsi="Cambria Math"/>
                            <w:i/>
                            <w:sz w:val="22"/>
                            <w:szCs w:val="22"/>
                          </w:rPr>
                        </m:ctrlPr>
                      </m:dPr>
                      <m:e>
                        <m:r>
                          <w:rPr>
                            <w:rFonts w:ascii="Cambria Math" w:eastAsia="DengXian" w:hAnsi="Cambria Math"/>
                            <w:sz w:val="22"/>
                            <w:szCs w:val="22"/>
                          </w:rPr>
                          <m:t>v</m:t>
                        </m:r>
                      </m:e>
                    </m:d>
                  </m:e>
                </m:nary>
              </m:oMath>
            </m:oMathPara>
          </w:p>
          <w:p w14:paraId="0C9755C6" w14:textId="77777777" w:rsidR="004D5986" w:rsidRPr="008E595C" w:rsidRDefault="004D5986" w:rsidP="007226D7">
            <w:pPr>
              <w:jc w:val="center"/>
              <w:rPr>
                <w:sz w:val="22"/>
                <w:szCs w:val="22"/>
              </w:rPr>
            </w:pPr>
            <m:oMathPara>
              <m:oMath>
                <m:r>
                  <w:rPr>
                    <w:rFonts w:ascii="Cambria Math" w:eastAsia="DengXian" w:hAnsi="Cambria Math"/>
                    <w:sz w:val="22"/>
                    <w:szCs w:val="22"/>
                  </w:rPr>
                  <m:t>=</m:t>
                </m:r>
                <m:d>
                  <m:dPr>
                    <m:begChr m:val="{"/>
                    <m:endChr m:val=""/>
                    <m:ctrlPr>
                      <w:rPr>
                        <w:rFonts w:ascii="Cambria Math" w:eastAsia="DengXian" w:hAnsi="Cambria Math"/>
                        <w:i/>
                        <w:sz w:val="22"/>
                        <w:szCs w:val="22"/>
                      </w:rPr>
                    </m:ctrlPr>
                  </m:dPr>
                  <m:e>
                    <m:eqArr>
                      <m:eqArrPr>
                        <m:ctrlPr>
                          <w:rPr>
                            <w:rFonts w:ascii="Cambria Math" w:eastAsia="DengXian" w:hAnsi="Cambria Math"/>
                            <w:i/>
                            <w:sz w:val="22"/>
                            <w:szCs w:val="22"/>
                          </w:rPr>
                        </m:ctrlPr>
                      </m:eqArrPr>
                      <m:e>
                        <m:r>
                          <w:rPr>
                            <w:rFonts w:ascii="Cambria Math" w:eastAsia="DengXian" w:hAnsi="Cambria Math"/>
                            <w:sz w:val="22"/>
                            <w:szCs w:val="22"/>
                          </w:rPr>
                          <m:t xml:space="preserve">1, </m:t>
                        </m:r>
                        <m:d>
                          <m:dPr>
                            <m:ctrlPr>
                              <w:rPr>
                                <w:rFonts w:ascii="Cambria Math" w:eastAsia="DengXian" w:hAnsi="Cambria Math"/>
                                <w:i/>
                                <w:sz w:val="22"/>
                                <w:szCs w:val="22"/>
                              </w:rPr>
                            </m:ctrlPr>
                          </m:dPr>
                          <m:e>
                            <m:r>
                              <w:rPr>
                                <w:rFonts w:ascii="Cambria Math" w:eastAsia="DengXian" w:hAnsi="Cambria Math"/>
                                <w:sz w:val="22"/>
                                <w:szCs w:val="22"/>
                              </w:rPr>
                              <m:t>i,t</m:t>
                            </m:r>
                          </m:e>
                        </m:d>
                        <m:r>
                          <w:rPr>
                            <w:rFonts w:ascii="Cambria Math" w:eastAsia="DengXian" w:hAnsi="Cambria Math"/>
                            <w:sz w:val="22"/>
                            <w:szCs w:val="22"/>
                          </w:rPr>
                          <m:t>=</m:t>
                        </m:r>
                        <m:r>
                          <m:rPr>
                            <m:sty m:val="p"/>
                          </m:rPr>
                          <w:rPr>
                            <w:rFonts w:ascii="Cambria Math" w:hAnsi="Cambria Math"/>
                            <w:sz w:val="22"/>
                            <w:szCs w:val="22"/>
                          </w:rPr>
                          <m:t>(</m:t>
                        </m:r>
                        <m:r>
                          <w:rPr>
                            <w:rFonts w:ascii="Cambria Math" w:hAnsi="Cambria Math"/>
                            <w:sz w:val="22"/>
                            <w:szCs w:val="22"/>
                          </w:rPr>
                          <m:t>o,</m:t>
                        </m:r>
                        <m:r>
                          <w:rPr>
                            <w:rFonts w:ascii="Cambria Math" w:eastAsia="DengXian" w:hAnsi="Cambria Math"/>
                            <w:sz w:val="22"/>
                            <w:szCs w:val="22"/>
                          </w:rPr>
                          <m:t>EDT(v)</m:t>
                        </m:r>
                        <m:r>
                          <w:rPr>
                            <w:rFonts w:ascii="Cambria Math" w:hAnsi="Cambria Math"/>
                            <w:sz w:val="22"/>
                            <w:szCs w:val="22"/>
                          </w:rPr>
                          <m:t>)</m:t>
                        </m:r>
                      </m:e>
                      <m:e>
                        <m:r>
                          <w:rPr>
                            <w:rFonts w:ascii="Cambria Math" w:eastAsia="DengXian" w:hAnsi="Cambria Math"/>
                            <w:sz w:val="22"/>
                            <w:szCs w:val="22"/>
                          </w:rPr>
                          <m:t>-1,</m:t>
                        </m:r>
                        <m:d>
                          <m:dPr>
                            <m:ctrlPr>
                              <w:rPr>
                                <w:rFonts w:ascii="Cambria Math" w:eastAsia="DengXian" w:hAnsi="Cambria Math"/>
                                <w:i/>
                                <w:sz w:val="22"/>
                                <w:szCs w:val="22"/>
                              </w:rPr>
                            </m:ctrlPr>
                          </m:dPr>
                          <m:e>
                            <m:r>
                              <w:rPr>
                                <w:rFonts w:ascii="Cambria Math" w:eastAsia="DengXian" w:hAnsi="Cambria Math"/>
                                <w:sz w:val="22"/>
                                <w:szCs w:val="22"/>
                              </w:rPr>
                              <m:t>i,t</m:t>
                            </m:r>
                          </m:e>
                        </m:d>
                        <m:r>
                          <w:rPr>
                            <w:rFonts w:ascii="Cambria Math" w:eastAsia="DengXian" w:hAnsi="Cambria Math"/>
                            <w:sz w:val="22"/>
                            <w:szCs w:val="22"/>
                          </w:rPr>
                          <m:t>=(</m:t>
                        </m:r>
                        <m:r>
                          <w:rPr>
                            <w:rFonts w:ascii="Cambria Math" w:hAnsi="Cambria Math"/>
                            <w:sz w:val="22"/>
                            <w:szCs w:val="22"/>
                          </w:rPr>
                          <m:t>d,</m:t>
                        </m:r>
                        <m:r>
                          <w:rPr>
                            <w:rFonts w:ascii="Cambria Math" w:eastAsia="DengXian" w:hAnsi="Cambria Math"/>
                            <w:sz w:val="22"/>
                            <w:szCs w:val="22"/>
                          </w:rPr>
                          <m:t>LAT(v)</m:t>
                        </m:r>
                        <m:r>
                          <w:rPr>
                            <w:rFonts w:ascii="Cambria Math" w:hAnsi="Cambria Math"/>
                            <w:sz w:val="22"/>
                            <w:szCs w:val="22"/>
                          </w:rPr>
                          <m:t>)</m:t>
                        </m:r>
                      </m:e>
                      <m:e>
                        <m:r>
                          <w:rPr>
                            <w:rFonts w:ascii="Cambria Math" w:eastAsia="DengXian" w:hAnsi="Cambria Math"/>
                            <w:sz w:val="22"/>
                            <w:szCs w:val="22"/>
                          </w:rPr>
                          <m:t>0,otherwise</m:t>
                        </m:r>
                      </m:e>
                    </m:eqArr>
                  </m:e>
                </m:d>
              </m:oMath>
            </m:oMathPara>
          </w:p>
          <w:p w14:paraId="24C2394A" w14:textId="545F2C40" w:rsidR="004D5986" w:rsidRPr="008E595C" w:rsidRDefault="00000000" w:rsidP="007226D7">
            <w:pPr>
              <w:pStyle w:val="ListParagraph"/>
              <w:rPr>
                <w:sz w:val="22"/>
                <w:szCs w:val="22"/>
              </w:rPr>
            </w:pPr>
            <m:oMathPara>
              <m:oMath>
                <m:sSub>
                  <m:sSubPr>
                    <m:ctrlPr>
                      <w:rPr>
                        <w:rFonts w:ascii="Cambria Math" w:eastAsia="DengXian" w:hAnsi="Cambria Math"/>
                        <w:i/>
                        <w:sz w:val="22"/>
                        <w:szCs w:val="22"/>
                      </w:rPr>
                    </m:ctrlPr>
                  </m:sSubPr>
                  <m:e>
                    <m:r>
                      <w:rPr>
                        <w:rFonts w:ascii="Cambria Math" w:eastAsia="DengXian" w:hAnsi="Cambria Math"/>
                        <w:sz w:val="22"/>
                        <w:szCs w:val="22"/>
                      </w:rPr>
                      <m:t>y</m:t>
                    </m:r>
                  </m:e>
                  <m:sub>
                    <m:r>
                      <w:rPr>
                        <w:rFonts w:ascii="Cambria Math" w:eastAsia="DengXian" w:hAnsi="Cambria Math"/>
                        <w:sz w:val="22"/>
                        <w:szCs w:val="22"/>
                      </w:rPr>
                      <m:t>i,j, 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sub>
                </m:sSub>
                <m:d>
                  <m:dPr>
                    <m:ctrlPr>
                      <w:rPr>
                        <w:rFonts w:ascii="Cambria Math" w:eastAsia="DengXian" w:hAnsi="Cambria Math"/>
                        <w:i/>
                        <w:sz w:val="22"/>
                        <w:szCs w:val="22"/>
                      </w:rPr>
                    </m:ctrlPr>
                  </m:dPr>
                  <m:e>
                    <m:r>
                      <w:rPr>
                        <w:rFonts w:ascii="Cambria Math" w:eastAsia="DengXian" w:hAnsi="Cambria Math"/>
                        <w:sz w:val="22"/>
                        <w:szCs w:val="22"/>
                      </w:rPr>
                      <m:t>v</m:t>
                    </m:r>
                  </m:e>
                </m:d>
                <m:r>
                  <w:rPr>
                    <w:rFonts w:ascii="Cambria Math" w:eastAsia="DengXian" w:hAnsi="Cambria Math"/>
                    <w:sz w:val="22"/>
                    <w:szCs w:val="22"/>
                  </w:rPr>
                  <m:t>∈</m:t>
                </m:r>
                <m:d>
                  <m:dPr>
                    <m:begChr m:val="{"/>
                    <m:endChr m:val="}"/>
                    <m:ctrlPr>
                      <w:rPr>
                        <w:rFonts w:ascii="Cambria Math" w:eastAsia="DengXian" w:hAnsi="Cambria Math"/>
                        <w:i/>
                        <w:sz w:val="22"/>
                        <w:szCs w:val="22"/>
                      </w:rPr>
                    </m:ctrlPr>
                  </m:dPr>
                  <m:e>
                    <m:r>
                      <w:rPr>
                        <w:rFonts w:ascii="Cambria Math" w:eastAsia="DengXian" w:hAnsi="Cambria Math"/>
                        <w:sz w:val="22"/>
                        <w:szCs w:val="22"/>
                      </w:rPr>
                      <m:t>0,1</m:t>
                    </m:r>
                  </m:e>
                </m:d>
                <m:r>
                  <w:rPr>
                    <w:rFonts w:ascii="Cambria Math" w:eastAsia="DengXian" w:hAnsi="Cambria Math"/>
                    <w:sz w:val="22"/>
                    <w:szCs w:val="22"/>
                  </w:rPr>
                  <m:t>,∀</m:t>
                </m:r>
                <m:d>
                  <m:dPr>
                    <m:ctrlPr>
                      <w:rPr>
                        <w:rFonts w:ascii="Cambria Math" w:eastAsia="DengXian" w:hAnsi="Cambria Math"/>
                        <w:i/>
                        <w:sz w:val="22"/>
                        <w:szCs w:val="22"/>
                      </w:rPr>
                    </m:ctrlPr>
                  </m:dPr>
                  <m:e>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e>
                </m:d>
                <m:r>
                  <w:rPr>
                    <w:rFonts w:ascii="Cambria Math" w:eastAsia="DengXian" w:hAnsi="Cambria Math"/>
                    <w:sz w:val="22"/>
                    <w:szCs w:val="22"/>
                  </w:rPr>
                  <m:t>∈</m:t>
                </m:r>
                <m:sSup>
                  <m:sSupPr>
                    <m:ctrlPr>
                      <w:rPr>
                        <w:rFonts w:ascii="Cambria Math" w:eastAsia="DengXian" w:hAnsi="Cambria Math"/>
                        <w:sz w:val="22"/>
                        <w:szCs w:val="22"/>
                      </w:rPr>
                    </m:ctrlPr>
                  </m:sSupPr>
                  <m:e>
                    <m:r>
                      <w:rPr>
                        <w:rFonts w:ascii="Cambria Math" w:eastAsia="DengXian" w:hAnsi="Cambria Math"/>
                        <w:sz w:val="22"/>
                        <w:szCs w:val="22"/>
                      </w:rPr>
                      <m:t>A</m:t>
                    </m:r>
                  </m:e>
                  <m:sup>
                    <m:r>
                      <w:rPr>
                        <w:rFonts w:ascii="Cambria Math" w:eastAsia="DengXian" w:hAnsi="Cambria Math"/>
                        <w:sz w:val="22"/>
                        <w:szCs w:val="22"/>
                      </w:rPr>
                      <m:t>v</m:t>
                    </m:r>
                  </m:sup>
                </m:sSup>
                <m:r>
                  <w:rPr>
                    <w:rFonts w:ascii="Cambria Math" w:eastAsia="DengXian" w:hAnsi="Cambria Math"/>
                    <w:sz w:val="22"/>
                    <w:szCs w:val="22"/>
                  </w:rPr>
                  <m:t>,</m:t>
                </m:r>
                <m:r>
                  <m:rPr>
                    <m:sty m:val="p"/>
                  </m:rPr>
                  <w:rPr>
                    <w:rFonts w:ascii="Cambria Math" w:hAnsi="Cambria Math"/>
                    <w:sz w:val="22"/>
                    <w:szCs w:val="22"/>
                  </w:rPr>
                  <m:t>∀</m:t>
                </m:r>
                <m:r>
                  <w:rPr>
                    <w:rFonts w:ascii="Cambria Math" w:hAnsi="Cambria Math"/>
                    <w:sz w:val="22"/>
                    <w:szCs w:val="22"/>
                  </w:rPr>
                  <m:t>v∈</m:t>
                </m:r>
                <m:sSup>
                  <m:sSupPr>
                    <m:ctrlPr>
                      <w:rPr>
                        <w:rFonts w:ascii="Cambria Math" w:eastAsia="DengXian" w:hAnsi="Cambria Math"/>
                        <w:sz w:val="22"/>
                        <w:szCs w:val="22"/>
                      </w:rPr>
                    </m:ctrlPr>
                  </m:sSupPr>
                  <m:e>
                    <m:r>
                      <w:rPr>
                        <w:rFonts w:ascii="Cambria Math" w:eastAsia="DengXian" w:hAnsi="Cambria Math"/>
                        <w:sz w:val="22"/>
                        <w:szCs w:val="22"/>
                      </w:rPr>
                      <m:t>V</m:t>
                    </m:r>
                  </m:e>
                  <m:sup>
                    <m:r>
                      <w:rPr>
                        <w:rFonts w:ascii="Cambria Math" w:eastAsia="DengXian" w:hAnsi="Cambria Math"/>
                        <w:sz w:val="22"/>
                        <w:szCs w:val="22"/>
                      </w:rPr>
                      <m:t>od</m:t>
                    </m:r>
                  </m:sup>
                </m:sSup>
              </m:oMath>
            </m:oMathPara>
          </w:p>
        </w:tc>
        <w:tc>
          <w:tcPr>
            <w:tcW w:w="788" w:type="dxa"/>
          </w:tcPr>
          <w:p w14:paraId="4A1C93BD" w14:textId="77777777" w:rsidR="004D5986" w:rsidRPr="008E595C" w:rsidRDefault="004D5986" w:rsidP="007226D7">
            <w:pPr>
              <w:pStyle w:val="ListParagraph"/>
              <w:rPr>
                <w:sz w:val="22"/>
                <w:szCs w:val="22"/>
              </w:rPr>
            </w:pPr>
            <w:r w:rsidRPr="008E595C">
              <w:rPr>
                <w:sz w:val="22"/>
                <w:szCs w:val="22"/>
              </w:rPr>
              <w:t>(3)</w:t>
            </w:r>
          </w:p>
        </w:tc>
      </w:tr>
    </w:tbl>
    <w:p w14:paraId="0CAFFA5F" w14:textId="46E1F505" w:rsidR="004D5986" w:rsidRPr="008E595C" w:rsidRDefault="004D5986" w:rsidP="00DD0EBD">
      <w:pPr>
        <w:rPr>
          <w:sz w:val="22"/>
          <w:szCs w:val="22"/>
        </w:rPr>
      </w:pPr>
      <w:r w:rsidRPr="008E595C">
        <w:rPr>
          <w:sz w:val="22"/>
          <w:szCs w:val="22"/>
        </w:rPr>
        <w:t xml:space="preserve">Consistency constraints </w:t>
      </w:r>
      <w:r w:rsidRPr="008E595C">
        <w:rPr>
          <w:b/>
          <w:sz w:val="22"/>
          <w:szCs w:val="22"/>
        </w:rPr>
        <w:t xml:space="preserve">between physical </w:t>
      </w:r>
      <w:r w:rsidR="00B51EA2" w:rsidRPr="008E595C">
        <w:rPr>
          <w:b/>
          <w:sz w:val="22"/>
          <w:szCs w:val="22"/>
        </w:rPr>
        <w:t>arc</w:t>
      </w:r>
      <w:r w:rsidRPr="008E595C">
        <w:rPr>
          <w:b/>
          <w:sz w:val="22"/>
          <w:szCs w:val="22"/>
        </w:rPr>
        <w:t xml:space="preserve"> and space-time </w:t>
      </w:r>
      <w:r w:rsidR="00B51EA2" w:rsidRPr="008E595C">
        <w:rPr>
          <w:b/>
          <w:sz w:val="22"/>
          <w:szCs w:val="22"/>
        </w:rPr>
        <w:t>arc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32"/>
      </w:tblGrid>
      <w:tr w:rsidR="004D5986" w:rsidRPr="008E595C" w14:paraId="407483BB" w14:textId="77777777" w:rsidTr="00DD0EBD">
        <w:trPr>
          <w:trHeight w:val="630"/>
        </w:trPr>
        <w:tc>
          <w:tcPr>
            <w:tcW w:w="7508" w:type="dxa"/>
          </w:tcPr>
          <w:p w14:paraId="5624CF8C" w14:textId="6102E3F5" w:rsidR="004D5986" w:rsidRPr="008E595C" w:rsidRDefault="00000000" w:rsidP="007226D7">
            <w:pPr>
              <w:rPr>
                <w:rFonts w:eastAsiaTheme="minorHAnsi"/>
                <w:sz w:val="22"/>
                <w:szCs w:val="22"/>
              </w:rPr>
            </w:pPr>
            <m:oMathPara>
              <m:oMath>
                <m:nary>
                  <m:naryPr>
                    <m:chr m:val="∑"/>
                    <m:limLoc m:val="undOvr"/>
                    <m:supHide m:val="1"/>
                    <m:ctrlPr>
                      <w:rPr>
                        <w:rFonts w:ascii="Cambria Math" w:eastAsiaTheme="minorHAnsi" w:hAnsi="Cambria Math"/>
                        <w:sz w:val="22"/>
                        <w:szCs w:val="22"/>
                      </w:rPr>
                    </m:ctrlPr>
                  </m:naryPr>
                  <m:sub>
                    <m:r>
                      <w:rPr>
                        <w:rFonts w:ascii="Cambria Math" w:hAnsi="Cambria Math"/>
                        <w:sz w:val="22"/>
                        <w:szCs w:val="22"/>
                      </w:rPr>
                      <m:t>(t,</m:t>
                    </m:r>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m:t>
                        </m:r>
                      </m:sup>
                    </m:sSup>
                    <m:r>
                      <w:rPr>
                        <w:rFonts w:ascii="Cambria Math" w:hAnsi="Cambria Math"/>
                        <w:sz w:val="22"/>
                        <w:szCs w:val="22"/>
                      </w:rPr>
                      <m:t>)∈T</m:t>
                    </m:r>
                  </m:sub>
                  <m:sup/>
                  <m:e>
                    <m:sSub>
                      <m:sSubPr>
                        <m:ctrlPr>
                          <w:rPr>
                            <w:rFonts w:ascii="Cambria Math" w:eastAsia="DengXian" w:hAnsi="Cambria Math"/>
                            <w:i/>
                            <w:sz w:val="22"/>
                            <w:szCs w:val="22"/>
                          </w:rPr>
                        </m:ctrlPr>
                      </m:sSubPr>
                      <m:e>
                        <m:r>
                          <w:rPr>
                            <w:rFonts w:ascii="Cambria Math" w:eastAsia="DengXian" w:hAnsi="Cambria Math"/>
                            <w:sz w:val="22"/>
                            <w:szCs w:val="22"/>
                          </w:rPr>
                          <m:t>y</m:t>
                        </m:r>
                      </m:e>
                      <m:sub>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sub>
                    </m:sSub>
                    <m:d>
                      <m:dPr>
                        <m:ctrlPr>
                          <w:rPr>
                            <w:rFonts w:ascii="Cambria Math" w:eastAsia="DengXian" w:hAnsi="Cambria Math"/>
                            <w:i/>
                            <w:sz w:val="22"/>
                            <w:szCs w:val="22"/>
                          </w:rPr>
                        </m:ctrlPr>
                      </m:dPr>
                      <m:e>
                        <m:r>
                          <w:rPr>
                            <w:rFonts w:ascii="Cambria Math" w:eastAsia="DengXian" w:hAnsi="Cambria Math"/>
                            <w:sz w:val="22"/>
                            <w:szCs w:val="22"/>
                          </w:rPr>
                          <m:t>v</m:t>
                        </m:r>
                      </m:e>
                    </m:d>
                  </m:e>
                </m:nary>
                <m:r>
                  <w:rPr>
                    <w:rFonts w:ascii="Cambria Math" w:eastAsiaTheme="minorHAnsi" w:hAnsi="Cambria Math"/>
                    <w:sz w:val="22"/>
                    <w:szCs w:val="22"/>
                  </w:rPr>
                  <m:t>=</m:t>
                </m:r>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d>
                  <m:dPr>
                    <m:ctrlPr>
                      <w:rPr>
                        <w:rFonts w:ascii="Cambria Math" w:eastAsia="DengXian" w:hAnsi="Cambria Math"/>
                        <w:i/>
                        <w:sz w:val="22"/>
                        <w:szCs w:val="22"/>
                      </w:rPr>
                    </m:ctrlPr>
                  </m:dPr>
                  <m:e>
                    <m:r>
                      <w:rPr>
                        <w:rFonts w:ascii="Cambria Math" w:eastAsia="DengXian" w:hAnsi="Cambria Math"/>
                        <w:sz w:val="22"/>
                        <w:szCs w:val="22"/>
                      </w:rPr>
                      <m:t>v</m:t>
                    </m:r>
                  </m:e>
                </m:d>
                <m:r>
                  <m:rPr>
                    <m:sty m:val="p"/>
                  </m:rPr>
                  <w:rPr>
                    <w:rFonts w:ascii="Cambria Math" w:hAnsi="Cambria Math"/>
                    <w:sz w:val="22"/>
                    <w:szCs w:val="22"/>
                  </w:rPr>
                  <m:t xml:space="preserve">  ∀</m:t>
                </m:r>
                <m:r>
                  <w:rPr>
                    <w:rFonts w:ascii="Cambria Math" w:hAnsi="Cambria Math"/>
                    <w:sz w:val="22"/>
                    <w:szCs w:val="22"/>
                  </w:rPr>
                  <m:t>v∈</m:t>
                </m:r>
                <m:sSup>
                  <m:sSupPr>
                    <m:ctrlPr>
                      <w:rPr>
                        <w:rFonts w:ascii="Cambria Math" w:eastAsia="DengXian" w:hAnsi="Cambria Math"/>
                        <w:sz w:val="22"/>
                        <w:szCs w:val="22"/>
                      </w:rPr>
                    </m:ctrlPr>
                  </m:sSupPr>
                  <m:e>
                    <m:r>
                      <w:rPr>
                        <w:rFonts w:ascii="Cambria Math" w:eastAsia="DengXian" w:hAnsi="Cambria Math"/>
                        <w:sz w:val="22"/>
                        <w:szCs w:val="22"/>
                      </w:rPr>
                      <m:t>V</m:t>
                    </m:r>
                  </m:e>
                  <m:sup>
                    <m:r>
                      <w:rPr>
                        <w:rFonts w:ascii="Cambria Math" w:eastAsia="DengXian" w:hAnsi="Cambria Math"/>
                        <w:sz w:val="22"/>
                        <w:szCs w:val="22"/>
                      </w:rPr>
                      <m:t>od</m:t>
                    </m:r>
                  </m:sup>
                </m:sSup>
                <m:r>
                  <m:rPr>
                    <m:sty m:val="p"/>
                  </m:rPr>
                  <w:rPr>
                    <w:rFonts w:ascii="Cambria Math" w:hAnsi="Cambria Math"/>
                    <w:sz w:val="22"/>
                    <w:szCs w:val="22"/>
                  </w:rPr>
                  <m:t>,(</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sSup>
                  <m:sSupPr>
                    <m:ctrlPr>
                      <w:rPr>
                        <w:rFonts w:ascii="Cambria Math" w:eastAsia="DengXian" w:hAnsi="Cambria Math"/>
                        <w:sz w:val="22"/>
                        <w:szCs w:val="22"/>
                      </w:rPr>
                    </m:ctrlPr>
                  </m:sSupPr>
                  <m:e>
                    <m:r>
                      <w:rPr>
                        <w:rFonts w:ascii="Cambria Math" w:eastAsia="DengXian" w:hAnsi="Cambria Math"/>
                        <w:sz w:val="22"/>
                        <w:szCs w:val="22"/>
                      </w:rPr>
                      <m:t>L</m:t>
                    </m:r>
                  </m:e>
                  <m:sup>
                    <m:r>
                      <w:rPr>
                        <w:rFonts w:ascii="Cambria Math" w:eastAsia="DengXian" w:hAnsi="Cambria Math"/>
                        <w:sz w:val="22"/>
                        <w:szCs w:val="22"/>
                      </w:rPr>
                      <m:t>v</m:t>
                    </m:r>
                  </m:sup>
                </m:sSup>
              </m:oMath>
            </m:oMathPara>
          </w:p>
        </w:tc>
        <w:tc>
          <w:tcPr>
            <w:tcW w:w="1132" w:type="dxa"/>
          </w:tcPr>
          <w:p w14:paraId="5D3B212C" w14:textId="6581A658" w:rsidR="004D5986" w:rsidRPr="008E595C" w:rsidRDefault="004D5986" w:rsidP="00DD0EBD">
            <w:pPr>
              <w:jc w:val="right"/>
              <w:rPr>
                <w:sz w:val="22"/>
                <w:szCs w:val="22"/>
              </w:rPr>
            </w:pPr>
            <w:r w:rsidRPr="008E595C">
              <w:rPr>
                <w:sz w:val="22"/>
                <w:szCs w:val="22"/>
              </w:rPr>
              <w:t>(</w:t>
            </w:r>
            <w:r w:rsidR="002101CC" w:rsidRPr="008E595C">
              <w:rPr>
                <w:sz w:val="22"/>
                <w:szCs w:val="22"/>
              </w:rPr>
              <w:t>4</w:t>
            </w:r>
            <w:r w:rsidRPr="008E595C">
              <w:rPr>
                <w:sz w:val="22"/>
                <w:szCs w:val="22"/>
              </w:rPr>
              <w:t>)</w:t>
            </w:r>
          </w:p>
        </w:tc>
      </w:tr>
    </w:tbl>
    <w:p w14:paraId="50EE623E" w14:textId="77777777" w:rsidR="004D5986" w:rsidRPr="008E595C" w:rsidRDefault="004D5986" w:rsidP="00DD0EBD">
      <w:pPr>
        <w:rPr>
          <w:sz w:val="22"/>
          <w:szCs w:val="22"/>
        </w:rPr>
      </w:pPr>
      <w:r w:rsidRPr="008E595C">
        <w:rPr>
          <w:b/>
          <w:sz w:val="22"/>
          <w:szCs w:val="22"/>
        </w:rPr>
        <w:t>Road capacity</w:t>
      </w:r>
      <w:r w:rsidRPr="008E595C">
        <w:rPr>
          <w:sz w:val="22"/>
          <w:szCs w:val="22"/>
        </w:rPr>
        <w:t xml:space="preserve"> constraints for all the vehicles using the same </w:t>
      </w:r>
      <w:r w:rsidRPr="008E595C">
        <w:rPr>
          <w:b/>
          <w:sz w:val="22"/>
          <w:szCs w:val="22"/>
        </w:rPr>
        <w:t>space-time arc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32"/>
      </w:tblGrid>
      <w:tr w:rsidR="004D5986" w:rsidRPr="008E595C" w14:paraId="5D2465E8" w14:textId="77777777" w:rsidTr="00DD0EBD">
        <w:trPr>
          <w:trHeight w:val="675"/>
        </w:trPr>
        <w:tc>
          <w:tcPr>
            <w:tcW w:w="7508" w:type="dxa"/>
          </w:tcPr>
          <w:p w14:paraId="643BBF09" w14:textId="39D75C87" w:rsidR="004D5986" w:rsidRPr="008E595C" w:rsidRDefault="00000000" w:rsidP="007226D7">
            <w:pPr>
              <w:rPr>
                <w:sz w:val="22"/>
                <w:szCs w:val="22"/>
              </w:rPr>
            </w:pPr>
            <m:oMathPara>
              <m:oMath>
                <m:nary>
                  <m:naryPr>
                    <m:chr m:val="∑"/>
                    <m:limLoc m:val="undOvr"/>
                    <m:supHide m:val="1"/>
                    <m:ctrlPr>
                      <w:rPr>
                        <w:rFonts w:ascii="Cambria Math" w:eastAsiaTheme="minorHAnsi" w:hAnsi="Cambria Math"/>
                        <w:sz w:val="22"/>
                        <w:szCs w:val="22"/>
                      </w:rPr>
                    </m:ctrlPr>
                  </m:naryPr>
                  <m:sub>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r>
                      <w:rPr>
                        <w:rFonts w:ascii="Cambria Math" w:hAnsi="Cambria Math"/>
                        <w:sz w:val="22"/>
                        <w:szCs w:val="22"/>
                      </w:rPr>
                      <m:t>∈T</m:t>
                    </m:r>
                  </m:sub>
                  <m:sup/>
                  <m:e>
                    <m:nary>
                      <m:naryPr>
                        <m:chr m:val="∑"/>
                        <m:limLoc m:val="undOvr"/>
                        <m:supHide m:val="1"/>
                        <m:ctrlPr>
                          <w:rPr>
                            <w:rFonts w:ascii="Cambria Math" w:eastAsiaTheme="minorHAnsi" w:hAnsi="Cambria Math"/>
                            <w:sz w:val="22"/>
                            <w:szCs w:val="22"/>
                          </w:rPr>
                        </m:ctrlPr>
                      </m:naryPr>
                      <m:sub>
                        <m:r>
                          <w:rPr>
                            <w:rFonts w:ascii="Cambria Math" w:eastAsiaTheme="minorHAnsi" w:hAnsi="Cambria Math"/>
                            <w:sz w:val="22"/>
                            <w:szCs w:val="22"/>
                          </w:rPr>
                          <m:t>v∈</m:t>
                        </m:r>
                        <m:sSup>
                          <m:sSupPr>
                            <m:ctrlPr>
                              <w:rPr>
                                <w:rFonts w:ascii="Cambria Math" w:eastAsia="DengXian" w:hAnsi="Cambria Math"/>
                                <w:sz w:val="22"/>
                                <w:szCs w:val="22"/>
                              </w:rPr>
                            </m:ctrlPr>
                          </m:sSupPr>
                          <m:e>
                            <m:r>
                              <w:rPr>
                                <w:rFonts w:ascii="Cambria Math" w:eastAsia="DengXian" w:hAnsi="Cambria Math"/>
                                <w:sz w:val="22"/>
                                <w:szCs w:val="22"/>
                              </w:rPr>
                              <m:t>V</m:t>
                            </m:r>
                          </m:e>
                          <m:sup>
                            <m:r>
                              <w:rPr>
                                <w:rFonts w:ascii="Cambria Math" w:eastAsia="DengXian" w:hAnsi="Cambria Math"/>
                                <w:sz w:val="22"/>
                                <w:szCs w:val="22"/>
                              </w:rPr>
                              <m:t>od</m:t>
                            </m:r>
                          </m:sup>
                        </m:sSup>
                      </m:sub>
                      <m:sup/>
                      <m:e>
                        <m:sSub>
                          <m:sSubPr>
                            <m:ctrlPr>
                              <w:rPr>
                                <w:rFonts w:ascii="Cambria Math" w:eastAsia="DengXian" w:hAnsi="Cambria Math"/>
                                <w:i/>
                                <w:sz w:val="22"/>
                                <w:szCs w:val="22"/>
                              </w:rPr>
                            </m:ctrlPr>
                          </m:sSubPr>
                          <m:e>
                            <m:r>
                              <w:rPr>
                                <w:rFonts w:ascii="Cambria Math" w:eastAsia="DengXian" w:hAnsi="Cambria Math"/>
                                <w:sz w:val="22"/>
                                <w:szCs w:val="22"/>
                              </w:rPr>
                              <m:t>y</m:t>
                            </m:r>
                          </m:e>
                          <m:sub>
                            <m:r>
                              <w:rPr>
                                <w:rFonts w:ascii="Cambria Math" w:eastAsia="DengXian" w:hAnsi="Cambria Math"/>
                                <w:sz w:val="22"/>
                                <w:szCs w:val="22"/>
                              </w:rPr>
                              <m:t>i,j,o,d,t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sub>
                        </m:sSub>
                        <m:d>
                          <m:dPr>
                            <m:ctrlPr>
                              <w:rPr>
                                <w:rFonts w:ascii="Cambria Math" w:eastAsia="DengXian" w:hAnsi="Cambria Math"/>
                                <w:i/>
                                <w:sz w:val="22"/>
                                <w:szCs w:val="22"/>
                              </w:rPr>
                            </m:ctrlPr>
                          </m:dPr>
                          <m:e>
                            <m:r>
                              <w:rPr>
                                <w:rFonts w:ascii="Cambria Math" w:eastAsia="DengXian" w:hAnsi="Cambria Math"/>
                                <w:sz w:val="22"/>
                                <w:szCs w:val="22"/>
                              </w:rPr>
                              <m:t>v</m:t>
                            </m:r>
                          </m:e>
                        </m:d>
                      </m:e>
                    </m:nary>
                  </m:e>
                </m:nary>
                <m:r>
                  <w:rPr>
                    <w:rFonts w:ascii="Cambria Math" w:eastAsiaTheme="minorHAnsi" w:hAnsi="Cambria Math"/>
                    <w:sz w:val="22"/>
                    <w:szCs w:val="22"/>
                  </w:rPr>
                  <m:t>≤</m:t>
                </m:r>
                <m:sSub>
                  <m:sSubPr>
                    <m:ctrlPr>
                      <w:rPr>
                        <w:rFonts w:ascii="Cambria Math" w:eastAsiaTheme="minorHAnsi" w:hAnsi="Cambria Math"/>
                        <w:i/>
                        <w:sz w:val="22"/>
                        <w:szCs w:val="22"/>
                      </w:rPr>
                    </m:ctrlPr>
                  </m:sSubPr>
                  <m:e>
                    <m:r>
                      <w:rPr>
                        <w:rFonts w:ascii="Cambria Math" w:eastAsiaTheme="minorHAnsi" w:hAnsi="Cambria Math"/>
                        <w:sz w:val="22"/>
                        <w:szCs w:val="22"/>
                      </w:rPr>
                      <m:t>Cap</m:t>
                    </m:r>
                  </m:e>
                  <m:sub>
                    <m:r>
                      <w:rPr>
                        <w:rFonts w:ascii="Cambria Math" w:hAnsi="Cambria Math"/>
                        <w:sz w:val="22"/>
                        <w:szCs w:val="22"/>
                      </w:rPr>
                      <m:t>i,j,t</m:t>
                    </m:r>
                  </m:sub>
                </m:sSub>
                <m:r>
                  <w:rPr>
                    <w:rFonts w:ascii="Cambria Math" w:eastAsiaTheme="minorHAnsi" w:hAnsi="Cambria Math"/>
                    <w:sz w:val="22"/>
                    <w:szCs w:val="22"/>
                  </w:rPr>
                  <m:t xml:space="preserve">, </m:t>
                </m:r>
                <m:r>
                  <w:rPr>
                    <w:rFonts w:ascii="Cambria Math" w:eastAsia="DengXian" w:hAnsi="Cambria Math"/>
                    <w:sz w:val="22"/>
                    <w:szCs w:val="22"/>
                  </w:rPr>
                  <m:t>∀</m:t>
                </m:r>
                <m:d>
                  <m:dPr>
                    <m:ctrlPr>
                      <w:rPr>
                        <w:rFonts w:ascii="Cambria Math" w:eastAsia="DengXian" w:hAnsi="Cambria Math"/>
                        <w:i/>
                        <w:sz w:val="22"/>
                        <w:szCs w:val="22"/>
                      </w:rPr>
                    </m:ctrlPr>
                  </m:dPr>
                  <m:e>
                    <m:r>
                      <w:rPr>
                        <w:rFonts w:ascii="Cambria Math" w:eastAsia="DengXian" w:hAnsi="Cambria Math"/>
                        <w:sz w:val="22"/>
                        <w:szCs w:val="22"/>
                      </w:rPr>
                      <m:t>i,j,t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m:t>
                        </m:r>
                      </m:sup>
                    </m:sSup>
                  </m:e>
                </m:d>
                <m:r>
                  <w:rPr>
                    <w:rFonts w:ascii="Cambria Math" w:eastAsia="DengXian" w:hAnsi="Cambria Math"/>
                    <w:sz w:val="22"/>
                    <w:szCs w:val="22"/>
                  </w:rPr>
                  <m:t>∈</m:t>
                </m:r>
                <m:sSup>
                  <m:sSupPr>
                    <m:ctrlPr>
                      <w:rPr>
                        <w:rFonts w:ascii="Cambria Math" w:eastAsia="DengXian" w:hAnsi="Cambria Math"/>
                        <w:sz w:val="22"/>
                        <w:szCs w:val="22"/>
                      </w:rPr>
                    </m:ctrlPr>
                  </m:sSupPr>
                  <m:e>
                    <m:r>
                      <w:rPr>
                        <w:rFonts w:ascii="Cambria Math" w:eastAsia="DengXian" w:hAnsi="Cambria Math"/>
                        <w:sz w:val="22"/>
                        <w:szCs w:val="22"/>
                      </w:rPr>
                      <m:t>A</m:t>
                    </m:r>
                  </m:e>
                  <m:sup>
                    <m:r>
                      <w:rPr>
                        <w:rFonts w:ascii="Cambria Math" w:eastAsia="DengXian" w:hAnsi="Cambria Math"/>
                        <w:sz w:val="22"/>
                        <w:szCs w:val="22"/>
                      </w:rPr>
                      <m:t>v</m:t>
                    </m:r>
                  </m:sup>
                </m:sSup>
              </m:oMath>
            </m:oMathPara>
          </w:p>
        </w:tc>
        <w:tc>
          <w:tcPr>
            <w:tcW w:w="1132" w:type="dxa"/>
          </w:tcPr>
          <w:p w14:paraId="631CA64B" w14:textId="160589BA" w:rsidR="004D5986" w:rsidRPr="008E595C" w:rsidRDefault="004D5986" w:rsidP="00DD0EBD">
            <w:pPr>
              <w:jc w:val="right"/>
              <w:rPr>
                <w:sz w:val="22"/>
                <w:szCs w:val="22"/>
              </w:rPr>
            </w:pPr>
            <w:r w:rsidRPr="008E595C">
              <w:rPr>
                <w:sz w:val="22"/>
                <w:szCs w:val="22"/>
              </w:rPr>
              <w:t>(</w:t>
            </w:r>
            <w:r w:rsidR="002101CC" w:rsidRPr="008E595C">
              <w:rPr>
                <w:sz w:val="22"/>
                <w:szCs w:val="22"/>
              </w:rPr>
              <w:t>5</w:t>
            </w:r>
            <w:r w:rsidRPr="008E595C">
              <w:rPr>
                <w:sz w:val="22"/>
                <w:szCs w:val="22"/>
              </w:rPr>
              <w:t>)</w:t>
            </w:r>
          </w:p>
        </w:tc>
      </w:tr>
    </w:tbl>
    <w:p w14:paraId="58666D3E" w14:textId="77777777" w:rsidR="004D5986" w:rsidRPr="008E595C" w:rsidRDefault="004D5986" w:rsidP="004D5986">
      <w:pPr>
        <w:spacing w:line="276" w:lineRule="auto"/>
        <w:ind w:firstLineChars="177" w:firstLine="389"/>
        <w:rPr>
          <w:sz w:val="22"/>
          <w:szCs w:val="22"/>
        </w:rPr>
      </w:pPr>
    </w:p>
    <w:p w14:paraId="679C32E2" w14:textId="504F68F3" w:rsidR="00BE618D" w:rsidRPr="008E595C" w:rsidRDefault="004D5986" w:rsidP="00D60FB2">
      <w:pPr>
        <w:rPr>
          <w:sz w:val="22"/>
          <w:szCs w:val="22"/>
          <w:shd w:val="pct15" w:color="auto" w:fill="FFFFFF"/>
        </w:rPr>
      </w:pPr>
      <w:proofErr w:type="spellStart"/>
      <w:r w:rsidRPr="008E595C">
        <w:rPr>
          <w:sz w:val="22"/>
          <w:szCs w:val="22"/>
        </w:rPr>
        <w:t>Eqs</w:t>
      </w:r>
      <w:proofErr w:type="spellEnd"/>
      <w:r w:rsidRPr="008E595C">
        <w:rPr>
          <w:sz w:val="22"/>
          <w:szCs w:val="22"/>
        </w:rPr>
        <w:t>.</w:t>
      </w:r>
      <w:r w:rsidRPr="008E595C">
        <w:rPr>
          <w:rFonts w:eastAsiaTheme="minorEastAsia"/>
          <w:sz w:val="22"/>
          <w:szCs w:val="22"/>
        </w:rPr>
        <w:t xml:space="preserve"> (2) </w:t>
      </w:r>
      <w:r w:rsidRPr="008E595C">
        <w:rPr>
          <w:sz w:val="22"/>
          <w:szCs w:val="22"/>
        </w:rPr>
        <w:t>and (3)</w:t>
      </w:r>
      <w:r w:rsidR="00A71F89" w:rsidRPr="008E595C">
        <w:rPr>
          <w:rFonts w:eastAsiaTheme="minorEastAsia"/>
          <w:sz w:val="22"/>
          <w:szCs w:val="22"/>
        </w:rPr>
        <w:t xml:space="preserve"> proposed </w:t>
      </w:r>
      <w:r w:rsidRPr="008E595C">
        <w:rPr>
          <w:rFonts w:eastAsiaTheme="minorEastAsia"/>
          <w:sz w:val="22"/>
          <w:szCs w:val="22"/>
        </w:rPr>
        <w:t>flow balance constraints</w:t>
      </w:r>
      <w:r w:rsidR="00A71F89" w:rsidRPr="008E595C">
        <w:rPr>
          <w:rFonts w:eastAsiaTheme="minorEastAsia"/>
          <w:sz w:val="22"/>
          <w:szCs w:val="22"/>
        </w:rPr>
        <w:t xml:space="preserve"> in physical network and space-time network</w:t>
      </w:r>
      <w:r w:rsidRPr="008E595C">
        <w:rPr>
          <w:rFonts w:eastAsiaTheme="minorEastAsia"/>
          <w:sz w:val="22"/>
          <w:szCs w:val="22"/>
        </w:rPr>
        <w:t xml:space="preserve">. </w:t>
      </w:r>
      <w:proofErr w:type="spellStart"/>
      <w:r w:rsidRPr="008E595C">
        <w:rPr>
          <w:sz w:val="22"/>
          <w:szCs w:val="22"/>
        </w:rPr>
        <w:t>Eqs</w:t>
      </w:r>
      <w:proofErr w:type="spellEnd"/>
      <w:r w:rsidRPr="008E595C">
        <w:rPr>
          <w:sz w:val="22"/>
          <w:szCs w:val="22"/>
        </w:rPr>
        <w:t>.</w:t>
      </w:r>
      <w:r w:rsidRPr="008E595C">
        <w:rPr>
          <w:rFonts w:eastAsiaTheme="minorEastAsia"/>
          <w:sz w:val="22"/>
          <w:szCs w:val="22"/>
        </w:rPr>
        <w:t xml:space="preserve"> (</w:t>
      </w:r>
      <w:r w:rsidR="002101CC" w:rsidRPr="008E595C">
        <w:rPr>
          <w:rFonts w:eastAsiaTheme="minorEastAsia"/>
          <w:sz w:val="22"/>
          <w:szCs w:val="22"/>
        </w:rPr>
        <w:t>4</w:t>
      </w:r>
      <w:r w:rsidRPr="008E595C">
        <w:rPr>
          <w:rFonts w:eastAsiaTheme="minorEastAsia"/>
          <w:sz w:val="22"/>
          <w:szCs w:val="22"/>
        </w:rPr>
        <w:t>) ensure</w:t>
      </w:r>
      <w:r w:rsidR="00CC1EEE" w:rsidRPr="008E595C">
        <w:rPr>
          <w:rFonts w:eastAsiaTheme="minorEastAsia"/>
          <w:sz w:val="22"/>
          <w:szCs w:val="22"/>
        </w:rPr>
        <w:t xml:space="preserve"> the consistency between arcs of physical network and space-time network</w:t>
      </w:r>
      <w:r w:rsidRPr="008E595C">
        <w:rPr>
          <w:rFonts w:eastAsiaTheme="minorEastAsia"/>
          <w:sz w:val="22"/>
          <w:szCs w:val="22"/>
        </w:rPr>
        <w:t xml:space="preserve">. </w:t>
      </w:r>
      <w:r w:rsidR="003A132E" w:rsidRPr="008E595C">
        <w:rPr>
          <w:rFonts w:eastAsiaTheme="minorEastAsia"/>
          <w:sz w:val="22"/>
          <w:szCs w:val="22"/>
        </w:rPr>
        <w:t xml:space="preserve">The </w:t>
      </w:r>
      <w:r w:rsidRPr="008E595C">
        <w:rPr>
          <w:rFonts w:eastAsiaTheme="minorEastAsia"/>
          <w:sz w:val="22"/>
          <w:szCs w:val="22"/>
        </w:rPr>
        <w:t>constraint (</w:t>
      </w:r>
      <w:r w:rsidR="002101CC" w:rsidRPr="008E595C">
        <w:rPr>
          <w:rFonts w:eastAsiaTheme="minorEastAsia"/>
          <w:sz w:val="22"/>
          <w:szCs w:val="22"/>
        </w:rPr>
        <w:t>5</w:t>
      </w:r>
      <w:r w:rsidRPr="008E595C">
        <w:rPr>
          <w:rFonts w:eastAsiaTheme="minorEastAsia"/>
          <w:sz w:val="22"/>
          <w:szCs w:val="22"/>
        </w:rPr>
        <w:t xml:space="preserve">) can be viewed </w:t>
      </w:r>
      <w:r w:rsidR="00A55D55" w:rsidRPr="008E595C">
        <w:rPr>
          <w:rFonts w:eastAsiaTheme="minorEastAsia"/>
          <w:sz w:val="22"/>
          <w:szCs w:val="22"/>
        </w:rPr>
        <w:t xml:space="preserve">that all the vehicles in arc </w:t>
      </w:r>
      <m:oMath>
        <m:r>
          <m:rPr>
            <m:sty m:val="p"/>
          </m:rPr>
          <w:rPr>
            <w:rFonts w:ascii="Cambria Math" w:hAnsi="Cambria Math"/>
            <w:sz w:val="22"/>
            <w:szCs w:val="22"/>
          </w:rPr>
          <m:t>(</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oMath>
      <w:r w:rsidR="00A55D55" w:rsidRPr="008E595C">
        <w:rPr>
          <w:rFonts w:eastAsiaTheme="minorEastAsia"/>
          <w:sz w:val="22"/>
          <w:szCs w:val="22"/>
        </w:rPr>
        <w:t xml:space="preserve"> </w:t>
      </w:r>
      <w:r w:rsidR="00844BD1" w:rsidRPr="008E595C">
        <w:rPr>
          <w:rFonts w:eastAsiaTheme="minorEastAsia"/>
          <w:sz w:val="22"/>
          <w:szCs w:val="22"/>
        </w:rPr>
        <w:t xml:space="preserve">should </w:t>
      </w:r>
      <w:r w:rsidR="000F501B" w:rsidRPr="008E595C">
        <w:rPr>
          <w:rFonts w:eastAsiaTheme="minorEastAsia"/>
          <w:sz w:val="22"/>
          <w:szCs w:val="22"/>
        </w:rPr>
        <w:t xml:space="preserve">less than the arc capacity. </w:t>
      </w:r>
      <w:r w:rsidR="003A132E" w:rsidRPr="008E595C">
        <w:rPr>
          <w:rFonts w:eastAsiaTheme="minorEastAsia"/>
          <w:sz w:val="22"/>
          <w:szCs w:val="22"/>
        </w:rPr>
        <w:t>T</w:t>
      </w:r>
      <w:r w:rsidRPr="008E595C">
        <w:rPr>
          <w:rFonts w:eastAsiaTheme="minorEastAsia"/>
          <w:sz w:val="22"/>
          <w:szCs w:val="22"/>
        </w:rPr>
        <w:t>he related modeling details can be found in Lu et al. [</w:t>
      </w:r>
      <w:r w:rsidRPr="008E595C">
        <w:rPr>
          <w:rFonts w:eastAsiaTheme="minorEastAsia"/>
          <w:color w:val="0070C0"/>
          <w:sz w:val="22"/>
          <w:szCs w:val="22"/>
        </w:rPr>
        <w:t>26</w:t>
      </w:r>
      <w:r w:rsidRPr="008E595C">
        <w:rPr>
          <w:rFonts w:eastAsiaTheme="minorEastAsia"/>
          <w:sz w:val="22"/>
          <w:szCs w:val="22"/>
        </w:rPr>
        <w:t xml:space="preserve">]. </w:t>
      </w:r>
    </w:p>
    <w:p w14:paraId="384B2EA7" w14:textId="3357924A" w:rsidR="0047073C" w:rsidRPr="008E595C" w:rsidRDefault="0047073C" w:rsidP="00A631AE">
      <w:pPr>
        <w:tabs>
          <w:tab w:val="right" w:pos="9180"/>
        </w:tabs>
        <w:snapToGrid w:val="0"/>
        <w:ind w:left="288" w:firstLineChars="200" w:firstLine="440"/>
        <w:rPr>
          <w:sz w:val="22"/>
          <w:szCs w:val="22"/>
          <w:shd w:val="pct15" w:color="auto" w:fill="FFFFFF"/>
        </w:rPr>
      </w:pPr>
    </w:p>
    <w:p w14:paraId="377D0AE3" w14:textId="51100985" w:rsidR="001B5320" w:rsidRPr="008E595C" w:rsidRDefault="001B5320" w:rsidP="001B5320">
      <w:pPr>
        <w:spacing w:line="276" w:lineRule="auto"/>
        <w:rPr>
          <w:rFonts w:eastAsiaTheme="minorEastAsia"/>
          <w:b/>
          <w:bCs/>
          <w:sz w:val="22"/>
          <w:szCs w:val="22"/>
        </w:rPr>
      </w:pPr>
      <w:r w:rsidRPr="008E595C">
        <w:rPr>
          <w:rFonts w:eastAsiaTheme="minorEastAsia"/>
          <w:b/>
          <w:bCs/>
          <w:sz w:val="22"/>
          <w:szCs w:val="22"/>
        </w:rPr>
        <w:t>Model B: Path-based optimization model</w:t>
      </w:r>
    </w:p>
    <w:p w14:paraId="79DC2EFB" w14:textId="529078F4" w:rsidR="00062823" w:rsidRPr="008E595C" w:rsidRDefault="00062823" w:rsidP="00DD0EBD">
      <w:pPr>
        <w:tabs>
          <w:tab w:val="right" w:pos="9180"/>
        </w:tabs>
        <w:snapToGrid w:val="0"/>
        <w:rPr>
          <w:sz w:val="22"/>
          <w:szCs w:val="22"/>
          <w:shd w:val="pct15" w:color="auto" w:fill="FFFFFF"/>
        </w:rPr>
      </w:pPr>
    </w:p>
    <w:p w14:paraId="448A3C3D" w14:textId="7BFC5CD3" w:rsidR="00062823" w:rsidRPr="008E595C" w:rsidRDefault="00062823" w:rsidP="00062823">
      <w:pPr>
        <w:spacing w:line="276" w:lineRule="auto"/>
        <w:rPr>
          <w:sz w:val="22"/>
          <w:szCs w:val="22"/>
        </w:rPr>
      </w:pPr>
      <w:r w:rsidRPr="008E595C">
        <w:rPr>
          <w:rFonts w:eastAsiaTheme="minorEastAsia"/>
          <w:sz w:val="22"/>
          <w:szCs w:val="22"/>
        </w:rPr>
        <w:t>T</w:t>
      </w:r>
      <w:r w:rsidRPr="008E595C">
        <w:rPr>
          <w:sz w:val="22"/>
          <w:szCs w:val="22"/>
        </w:rPr>
        <w:t xml:space="preserve">he </w:t>
      </w:r>
      <w:r w:rsidRPr="008E595C">
        <w:rPr>
          <w:b/>
          <w:sz w:val="22"/>
          <w:szCs w:val="22"/>
        </w:rPr>
        <w:t>objective function</w:t>
      </w:r>
      <w:r w:rsidRPr="008E595C">
        <w:rPr>
          <w:sz w:val="22"/>
          <w:szCs w:val="22"/>
        </w:rPr>
        <w:t xml:space="preserve"> shown in Eq. (1) is to minimize all </w:t>
      </w:r>
      <w:r w:rsidR="00F94863" w:rsidRPr="008E595C">
        <w:rPr>
          <w:sz w:val="22"/>
          <w:szCs w:val="22"/>
        </w:rPr>
        <w:t>paths</w:t>
      </w:r>
      <w:r w:rsidRPr="008E595C">
        <w:rPr>
          <w:sz w:val="22"/>
          <w:szCs w:val="22"/>
        </w:rPr>
        <w:t xml:space="preserve">' total costs.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193"/>
      </w:tblGrid>
      <w:tr w:rsidR="00062823" w:rsidRPr="008E595C" w14:paraId="5964EA5F" w14:textId="77777777" w:rsidTr="007226D7">
        <w:tc>
          <w:tcPr>
            <w:tcW w:w="7513" w:type="dxa"/>
          </w:tcPr>
          <w:p w14:paraId="0635C79B" w14:textId="0D848A36" w:rsidR="00062823" w:rsidRPr="008E595C" w:rsidRDefault="00062823" w:rsidP="007226D7">
            <w:pPr>
              <w:rPr>
                <w:sz w:val="22"/>
                <w:szCs w:val="22"/>
              </w:rPr>
            </w:pPr>
            <m:oMathPara>
              <m:oMath>
                <m:r>
                  <w:rPr>
                    <w:rFonts w:ascii="Cambria Math" w:hAnsi="Cambria Math"/>
                    <w:sz w:val="22"/>
                    <w:szCs w:val="22"/>
                  </w:rPr>
                  <m:t>Min</m:t>
                </m:r>
                <m:nary>
                  <m:naryPr>
                    <m:chr m:val="∑"/>
                    <m:supHide m:val="1"/>
                    <m:ctrlPr>
                      <w:rPr>
                        <w:rFonts w:ascii="Cambria Math" w:hAnsi="Cambria Math"/>
                        <w:i/>
                        <w:sz w:val="22"/>
                        <w:szCs w:val="22"/>
                      </w:rPr>
                    </m:ctrlPr>
                  </m:naryPr>
                  <m:sub>
                    <m:r>
                      <w:rPr>
                        <w:rFonts w:ascii="Cambria Math" w:hAnsi="Cambria Math"/>
                        <w:sz w:val="22"/>
                        <w:szCs w:val="22"/>
                      </w:rPr>
                      <m:t>o∈O</m:t>
                    </m:r>
                  </m:sub>
                  <m:sup/>
                  <m:e>
                    <m:nary>
                      <m:naryPr>
                        <m:chr m:val="∑"/>
                        <m:supHide m:val="1"/>
                        <m:ctrlPr>
                          <w:rPr>
                            <w:rFonts w:ascii="Cambria Math" w:hAnsi="Cambria Math"/>
                            <w:i/>
                            <w:sz w:val="22"/>
                            <w:szCs w:val="22"/>
                          </w:rPr>
                        </m:ctrlPr>
                      </m:naryPr>
                      <m:sub>
                        <m:r>
                          <w:rPr>
                            <w:rFonts w:ascii="Cambria Math" w:hAnsi="Cambria Math"/>
                            <w:sz w:val="22"/>
                            <w:szCs w:val="22"/>
                          </w:rPr>
                          <m:t>d∈D</m:t>
                        </m:r>
                      </m:sub>
                      <m:sup/>
                      <m:e>
                        <m:nary>
                          <m:naryPr>
                            <m:chr m:val="∑"/>
                            <m:supHide m:val="1"/>
                            <m:ctrlPr>
                              <w:rPr>
                                <w:rFonts w:ascii="Cambria Math" w:hAnsi="Cambria Math"/>
                                <w:i/>
                                <w:sz w:val="22"/>
                                <w:szCs w:val="22"/>
                              </w:rPr>
                            </m:ctrlPr>
                          </m:naryPr>
                          <m:sub>
                            <m:r>
                              <w:rPr>
                                <w:rFonts w:ascii="Cambria Math" w:hAnsi="Cambria Math"/>
                                <w:sz w:val="22"/>
                                <w:szCs w:val="22"/>
                              </w:rPr>
                              <m:t>p∈P(o,d)</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odp</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odp</m:t>
                                </m:r>
                              </m:sub>
                            </m:sSub>
                          </m:e>
                        </m:nary>
                      </m:e>
                    </m:nary>
                  </m:e>
                </m:nary>
              </m:oMath>
            </m:oMathPara>
          </w:p>
        </w:tc>
        <w:tc>
          <w:tcPr>
            <w:tcW w:w="788" w:type="dxa"/>
          </w:tcPr>
          <w:p w14:paraId="583737CF" w14:textId="6FF8E085" w:rsidR="00062823" w:rsidRPr="008E595C" w:rsidRDefault="00062823" w:rsidP="007226D7">
            <w:pPr>
              <w:pStyle w:val="ListParagraph"/>
              <w:rPr>
                <w:sz w:val="22"/>
                <w:szCs w:val="22"/>
              </w:rPr>
            </w:pPr>
            <w:r w:rsidRPr="008E595C">
              <w:rPr>
                <w:sz w:val="22"/>
                <w:szCs w:val="22"/>
              </w:rPr>
              <w:t>(</w:t>
            </w:r>
            <w:r w:rsidR="00730F7C" w:rsidRPr="008E595C">
              <w:rPr>
                <w:sz w:val="22"/>
                <w:szCs w:val="22"/>
              </w:rPr>
              <w:t>6</w:t>
            </w:r>
            <w:r w:rsidRPr="008E595C">
              <w:rPr>
                <w:sz w:val="22"/>
                <w:szCs w:val="22"/>
              </w:rPr>
              <w:t>)</w:t>
            </w:r>
          </w:p>
        </w:tc>
      </w:tr>
    </w:tbl>
    <w:p w14:paraId="0F80271D" w14:textId="3876DA9C" w:rsidR="00062823" w:rsidRPr="008E595C" w:rsidRDefault="00062823" w:rsidP="00DD0EBD">
      <w:pPr>
        <w:rPr>
          <w:sz w:val="22"/>
          <w:szCs w:val="22"/>
        </w:rPr>
      </w:pPr>
      <w:r w:rsidRPr="008E595C">
        <w:rPr>
          <w:sz w:val="22"/>
          <w:szCs w:val="22"/>
        </w:rPr>
        <w:t xml:space="preserve">Flow balance constraints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222"/>
      </w:tblGrid>
      <w:tr w:rsidR="00062823" w:rsidRPr="008E595C" w14:paraId="13BA21DF" w14:textId="77777777" w:rsidTr="00DD0EBD">
        <w:tc>
          <w:tcPr>
            <w:tcW w:w="7508" w:type="dxa"/>
          </w:tcPr>
          <w:p w14:paraId="5CB799FF" w14:textId="10C25D2A" w:rsidR="00062823" w:rsidRPr="008C3F51" w:rsidRDefault="00000000" w:rsidP="00DD0EBD">
            <w:pPr>
              <w:spacing w:before="100" w:beforeAutospacing="1" w:after="100" w:afterAutospacing="1"/>
              <w:jc w:val="center"/>
              <w:rPr>
                <w:sz w:val="22"/>
                <w:szCs w:val="22"/>
                <w:lang w:val="es-ES"/>
              </w:rPr>
            </w:pPr>
            <m:oMath>
              <m:nary>
                <m:naryPr>
                  <m:chr m:val="∑"/>
                  <m:supHide m:val="1"/>
                  <m:ctrlPr>
                    <w:rPr>
                      <w:rFonts w:ascii="Cambria Math" w:hAnsi="Cambria Math"/>
                      <w:i/>
                      <w:sz w:val="22"/>
                      <w:szCs w:val="22"/>
                    </w:rPr>
                  </m:ctrlPr>
                </m:naryPr>
                <m:sub>
                  <m:r>
                    <w:rPr>
                      <w:rFonts w:ascii="Cambria Math" w:hAnsi="Cambria Math"/>
                      <w:sz w:val="22"/>
                      <w:szCs w:val="22"/>
                    </w:rPr>
                    <m:t>p</m:t>
                  </m:r>
                  <m:r>
                    <w:rPr>
                      <w:rFonts w:ascii="Cambria Math" w:hAnsi="Cambria Math"/>
                      <w:sz w:val="22"/>
                      <w:szCs w:val="22"/>
                      <w:lang w:val="es-ES"/>
                    </w:rPr>
                    <m:t>∈</m:t>
                  </m:r>
                  <m:r>
                    <w:rPr>
                      <w:rFonts w:ascii="Cambria Math" w:hAnsi="Cambria Math"/>
                      <w:sz w:val="22"/>
                      <w:szCs w:val="22"/>
                    </w:rPr>
                    <m:t>P</m:t>
                  </m:r>
                  <m:r>
                    <w:rPr>
                      <w:rFonts w:ascii="Cambria Math" w:hAnsi="Cambria Math"/>
                      <w:sz w:val="22"/>
                      <w:szCs w:val="22"/>
                      <w:lang w:val="es-ES"/>
                    </w:rPr>
                    <m:t>(</m:t>
                  </m:r>
                  <m:r>
                    <w:rPr>
                      <w:rFonts w:ascii="Cambria Math" w:hAnsi="Cambria Math"/>
                      <w:sz w:val="22"/>
                      <w:szCs w:val="22"/>
                    </w:rPr>
                    <m:t>o</m:t>
                  </m:r>
                  <m:r>
                    <w:rPr>
                      <w:rFonts w:ascii="Cambria Math" w:hAnsi="Cambria Math"/>
                      <w:sz w:val="22"/>
                      <w:szCs w:val="22"/>
                      <w:lang w:val="es-ES"/>
                    </w:rPr>
                    <m:t>,</m:t>
                  </m:r>
                  <m:r>
                    <w:rPr>
                      <w:rFonts w:ascii="Cambria Math" w:hAnsi="Cambria Math"/>
                      <w:sz w:val="22"/>
                      <w:szCs w:val="22"/>
                    </w:rPr>
                    <m:t>d</m:t>
                  </m:r>
                  <m:r>
                    <w:rPr>
                      <w:rFonts w:ascii="Cambria Math" w:hAnsi="Cambria Math"/>
                      <w:sz w:val="22"/>
                      <w:szCs w:val="22"/>
                      <w:lang w:val="es-ES"/>
                    </w:rPr>
                    <m:t>)</m:t>
                  </m:r>
                </m:sub>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odp</m:t>
                      </m:r>
                    </m:sub>
                  </m:sSub>
                  <m:r>
                    <w:rPr>
                      <w:rFonts w:ascii="Cambria Math" w:hAnsi="Cambria Math"/>
                      <w:sz w:val="22"/>
                      <w:szCs w:val="22"/>
                      <w:lang w:val="es-ES"/>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od</m:t>
                      </m:r>
                    </m:sub>
                  </m:sSub>
                </m:e>
              </m:nary>
            </m:oMath>
            <w:r w:rsidR="00F94863" w:rsidRPr="008C3F51">
              <w:rPr>
                <w:sz w:val="22"/>
                <w:szCs w:val="22"/>
                <w:lang w:val="es-ES"/>
              </w:rPr>
              <w:t xml:space="preserve">, </w:t>
            </w:r>
            <w:r w:rsidR="00F94863" w:rsidRPr="008E595C">
              <w:rPr>
                <w:sz w:val="22"/>
                <w:szCs w:val="22"/>
              </w:rPr>
              <w:sym w:font="Symbol" w:char="F022"/>
            </w:r>
            <w:r w:rsidR="00F94863" w:rsidRPr="008C3F51">
              <w:rPr>
                <w:i/>
                <w:sz w:val="22"/>
                <w:szCs w:val="22"/>
                <w:lang w:val="es-ES"/>
              </w:rPr>
              <w:t>o</w:t>
            </w:r>
            <w:r w:rsidR="00F94863" w:rsidRPr="008C3F51">
              <w:rPr>
                <w:sz w:val="22"/>
                <w:szCs w:val="22"/>
                <w:lang w:val="es-ES"/>
              </w:rPr>
              <w:t xml:space="preserve">, </w:t>
            </w:r>
            <w:r w:rsidR="00F94863" w:rsidRPr="008C3F51">
              <w:rPr>
                <w:i/>
                <w:sz w:val="22"/>
                <w:szCs w:val="22"/>
                <w:lang w:val="es-ES"/>
              </w:rPr>
              <w:t>d</w:t>
            </w:r>
          </w:p>
        </w:tc>
        <w:tc>
          <w:tcPr>
            <w:tcW w:w="1222" w:type="dxa"/>
          </w:tcPr>
          <w:p w14:paraId="0A9BBD4E" w14:textId="322ECEDA" w:rsidR="00062823" w:rsidRPr="008E595C" w:rsidRDefault="00062823" w:rsidP="00DD0EBD">
            <w:pPr>
              <w:jc w:val="right"/>
              <w:rPr>
                <w:sz w:val="22"/>
                <w:szCs w:val="22"/>
              </w:rPr>
            </w:pPr>
            <w:r w:rsidRPr="008E595C">
              <w:rPr>
                <w:sz w:val="22"/>
                <w:szCs w:val="22"/>
              </w:rPr>
              <w:t>(</w:t>
            </w:r>
            <w:r w:rsidR="00730F7C" w:rsidRPr="008E595C">
              <w:rPr>
                <w:sz w:val="22"/>
                <w:szCs w:val="22"/>
              </w:rPr>
              <w:t>7</w:t>
            </w:r>
            <w:r w:rsidRPr="008E595C">
              <w:rPr>
                <w:sz w:val="22"/>
                <w:szCs w:val="22"/>
              </w:rPr>
              <w:t>)</w:t>
            </w:r>
          </w:p>
        </w:tc>
      </w:tr>
    </w:tbl>
    <w:p w14:paraId="3E32BF4B" w14:textId="77777777" w:rsidR="00514D00" w:rsidRPr="008E595C" w:rsidRDefault="00514D00" w:rsidP="00514D00">
      <w:pPr>
        <w:spacing w:before="100" w:beforeAutospacing="1" w:after="100" w:afterAutospacing="1"/>
        <w:rPr>
          <w:sz w:val="22"/>
          <w:szCs w:val="22"/>
        </w:rPr>
      </w:pPr>
      <w:r w:rsidRPr="008E595C">
        <w:rPr>
          <w:sz w:val="22"/>
          <w:szCs w:val="22"/>
        </w:rPr>
        <w:t>Link flow= sum of passing path flow</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193"/>
      </w:tblGrid>
      <w:tr w:rsidR="00062823" w:rsidRPr="008E595C" w14:paraId="453E3F6D" w14:textId="77777777" w:rsidTr="00514D00">
        <w:tc>
          <w:tcPr>
            <w:tcW w:w="7513" w:type="dxa"/>
          </w:tcPr>
          <w:p w14:paraId="5EECDB32" w14:textId="5D719D6B" w:rsidR="00062823" w:rsidRPr="008E595C" w:rsidRDefault="00000000" w:rsidP="00DD0EBD">
            <w:pPr>
              <w:spacing w:before="100" w:beforeAutospacing="1" w:after="100" w:afterAutospacing="1"/>
              <w:rPr>
                <w:sz w:val="22"/>
                <w:szCs w:val="22"/>
              </w:rPr>
            </w:pPr>
            <m:oMathPara>
              <m:oMath>
                <m:nary>
                  <m:naryPr>
                    <m:chr m:val="∑"/>
                    <m:limLoc m:val="undOvr"/>
                    <m:supHide m:val="1"/>
                    <m:ctrlPr>
                      <w:rPr>
                        <w:rFonts w:ascii="Cambria Math" w:eastAsiaTheme="minorHAnsi" w:hAnsi="Cambria Math"/>
                        <w:sz w:val="22"/>
                        <w:szCs w:val="22"/>
                      </w:rPr>
                    </m:ctrlPr>
                  </m:naryPr>
                  <m:sub>
                    <m:r>
                      <w:rPr>
                        <w:rFonts w:ascii="Cambria Math" w:eastAsiaTheme="minorHAnsi" w:hAnsi="Cambria Math"/>
                        <w:sz w:val="22"/>
                        <w:szCs w:val="22"/>
                      </w:rPr>
                      <m:t>v∈</m:t>
                    </m:r>
                    <m:sSup>
                      <m:sSupPr>
                        <m:ctrlPr>
                          <w:rPr>
                            <w:rFonts w:ascii="Cambria Math" w:eastAsia="DengXian" w:hAnsi="Cambria Math"/>
                            <w:sz w:val="22"/>
                            <w:szCs w:val="22"/>
                          </w:rPr>
                        </m:ctrlPr>
                      </m:sSupPr>
                      <m:e>
                        <m:r>
                          <w:rPr>
                            <w:rFonts w:ascii="Cambria Math" w:eastAsia="DengXian" w:hAnsi="Cambria Math"/>
                            <w:sz w:val="22"/>
                            <w:szCs w:val="22"/>
                          </w:rPr>
                          <m:t>V</m:t>
                        </m:r>
                      </m:e>
                      <m:sup>
                        <m:r>
                          <w:rPr>
                            <w:rFonts w:ascii="Cambria Math" w:eastAsia="DengXian" w:hAnsi="Cambria Math"/>
                            <w:sz w:val="22"/>
                            <w:szCs w:val="22"/>
                          </w:rPr>
                          <m:t>od</m:t>
                        </m:r>
                      </m:sup>
                    </m:sSup>
                  </m:sub>
                  <m:sup/>
                  <m:e>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r>
                      <w:rPr>
                        <w:rFonts w:ascii="Cambria Math" w:hAnsi="Cambria Math"/>
                        <w:sz w:val="22"/>
                        <w:szCs w:val="22"/>
                      </w:rPr>
                      <m:t>(v)</m:t>
                    </m:r>
                  </m:e>
                </m:nary>
                <m:r>
                  <w:rPr>
                    <w:rFonts w:ascii="Cambria Math" w:eastAsia="DengXian" w:hAnsi="Cambria Math"/>
                    <w:sz w:val="22"/>
                    <w:szCs w:val="22"/>
                  </w:rPr>
                  <m:t>=</m:t>
                </m:r>
                <m:nary>
                  <m:naryPr>
                    <m:chr m:val="∑"/>
                    <m:supHide m:val="1"/>
                    <m:ctrlPr>
                      <w:rPr>
                        <w:rFonts w:ascii="Cambria Math" w:hAnsi="Cambria Math"/>
                        <w:i/>
                        <w:sz w:val="22"/>
                        <w:szCs w:val="22"/>
                      </w:rPr>
                    </m:ctrlPr>
                  </m:naryPr>
                  <m:sub>
                    <m:r>
                      <w:rPr>
                        <w:rFonts w:ascii="Cambria Math" w:hAnsi="Cambria Math"/>
                        <w:sz w:val="22"/>
                        <w:szCs w:val="22"/>
                      </w:rPr>
                      <m:t>p∈P(o,d)</m:t>
                    </m:r>
                  </m:sub>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odp</m:t>
                        </m:r>
                      </m:sub>
                    </m:sSub>
                    <m:r>
                      <w:rPr>
                        <w:rFonts w:ascii="Cambria Math" w:eastAsiaTheme="minorHAnsi" w:hAnsi="Cambria Math"/>
                        <w:sz w:val="22"/>
                        <w:szCs w:val="22"/>
                      </w:rPr>
                      <m:t>*</m:t>
                    </m:r>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r>
                      <w:rPr>
                        <w:rFonts w:ascii="Cambria Math" w:eastAsia="DengXian" w:hAnsi="Cambria Math"/>
                        <w:sz w:val="22"/>
                        <w:szCs w:val="22"/>
                      </w:rPr>
                      <m:t>(p)</m:t>
                    </m:r>
                  </m:e>
                </m:nary>
              </m:oMath>
            </m:oMathPara>
          </w:p>
        </w:tc>
        <w:tc>
          <w:tcPr>
            <w:tcW w:w="1193" w:type="dxa"/>
          </w:tcPr>
          <w:p w14:paraId="3FA20247" w14:textId="306CB341" w:rsidR="00062823" w:rsidRPr="008E595C" w:rsidRDefault="00062823" w:rsidP="007226D7">
            <w:pPr>
              <w:pStyle w:val="ListParagraph"/>
              <w:rPr>
                <w:sz w:val="22"/>
                <w:szCs w:val="22"/>
              </w:rPr>
            </w:pPr>
            <w:r w:rsidRPr="008E595C">
              <w:rPr>
                <w:sz w:val="22"/>
                <w:szCs w:val="22"/>
              </w:rPr>
              <w:t>(</w:t>
            </w:r>
            <w:r w:rsidR="00730F7C" w:rsidRPr="008E595C">
              <w:rPr>
                <w:sz w:val="22"/>
                <w:szCs w:val="22"/>
              </w:rPr>
              <w:t>8</w:t>
            </w:r>
            <w:r w:rsidRPr="008E595C">
              <w:rPr>
                <w:sz w:val="22"/>
                <w:szCs w:val="22"/>
              </w:rPr>
              <w:t>)</w:t>
            </w:r>
          </w:p>
        </w:tc>
      </w:tr>
    </w:tbl>
    <w:p w14:paraId="40003F83" w14:textId="68351348" w:rsidR="00514D00" w:rsidRPr="008E595C" w:rsidRDefault="00514D00" w:rsidP="00514D00">
      <w:pPr>
        <w:spacing w:before="100" w:beforeAutospacing="1" w:after="100" w:afterAutospacing="1"/>
        <w:rPr>
          <w:sz w:val="22"/>
          <w:szCs w:val="22"/>
        </w:rPr>
      </w:pPr>
      <w:r w:rsidRPr="008E595C">
        <w:rPr>
          <w:sz w:val="22"/>
          <w:szCs w:val="22"/>
        </w:rPr>
        <w:t>link travel time = QVDF of link volume</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193"/>
      </w:tblGrid>
      <w:tr w:rsidR="005D1C90" w:rsidRPr="008E595C" w14:paraId="6E8E0D60" w14:textId="77777777" w:rsidTr="00C75EC9">
        <w:tc>
          <w:tcPr>
            <w:tcW w:w="7513" w:type="dxa"/>
          </w:tcPr>
          <w:p w14:paraId="74BF9E03" w14:textId="349D2EFC" w:rsidR="00C75EC9" w:rsidRPr="008E595C" w:rsidRDefault="00000000" w:rsidP="00DD0EBD">
            <w:pPr>
              <w:spacing w:before="100" w:beforeAutospacing="1" w:after="100" w:afterAutospacing="1"/>
              <w:ind w:left="720" w:hanging="720"/>
              <w:rPr>
                <w:sz w:val="22"/>
                <w:szCs w:val="22"/>
              </w:rPr>
            </w:pPr>
            <m:oMathPara>
              <m:oMath>
                <m:sSub>
                  <m:sSubPr>
                    <m:ctrlPr>
                      <w:rPr>
                        <w:rFonts w:ascii="Cambria Math" w:eastAsia="DengXian" w:hAnsi="Cambria Math"/>
                        <w:i/>
                        <w:sz w:val="22"/>
                        <w:szCs w:val="22"/>
                      </w:rPr>
                    </m:ctrlPr>
                  </m:sSubPr>
                  <m:e>
                    <m:r>
                      <w:rPr>
                        <w:rFonts w:ascii="Cambria Math" w:eastAsia="DengXian" w:hAnsi="Cambria Math"/>
                        <w:sz w:val="22"/>
                        <w:szCs w:val="22"/>
                      </w:rPr>
                      <m:t>TT</m:t>
                    </m:r>
                  </m:e>
                  <m:sub>
                    <m:r>
                      <w:rPr>
                        <w:rFonts w:ascii="Cambria Math" w:eastAsia="DengXian" w:hAnsi="Cambria Math"/>
                        <w:sz w:val="22"/>
                        <w:szCs w:val="22"/>
                      </w:rPr>
                      <m:t>i,j</m:t>
                    </m:r>
                  </m:sub>
                </m:sSub>
                <m:r>
                  <w:rPr>
                    <w:rFonts w:ascii="Cambria Math" w:hAnsi="Cambria Math"/>
                    <w:sz w:val="22"/>
                    <w:szCs w:val="22"/>
                  </w:rPr>
                  <m:t>=</m:t>
                </m:r>
                <m:sSub>
                  <m:sSubPr>
                    <m:ctrlPr>
                      <w:rPr>
                        <w:rFonts w:ascii="Cambria Math" w:eastAsia="DengXian" w:hAnsi="Cambria Math"/>
                        <w:i/>
                        <w:sz w:val="22"/>
                        <w:szCs w:val="22"/>
                      </w:rPr>
                    </m:ctrlPr>
                  </m:sSubPr>
                  <m:e>
                    <m:r>
                      <w:rPr>
                        <w:rFonts w:ascii="Cambria Math" w:eastAsia="DengXian" w:hAnsi="Cambria Math"/>
                        <w:sz w:val="22"/>
                        <w:szCs w:val="22"/>
                      </w:rPr>
                      <m:t>FFTT</m:t>
                    </m:r>
                  </m:e>
                  <m:sub>
                    <m:r>
                      <w:rPr>
                        <w:rFonts w:ascii="Cambria Math" w:eastAsia="DengXian" w:hAnsi="Cambria Math"/>
                        <w:sz w:val="22"/>
                        <w:szCs w:val="22"/>
                      </w:rPr>
                      <m:t>i,j</m:t>
                    </m:r>
                  </m:sub>
                </m:sSub>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γ</m:t>
                    </m:r>
                  </m:num>
                  <m:den>
                    <m:r>
                      <w:rPr>
                        <w:rFonts w:ascii="Cambria Math" w:hAnsi="Cambria Math"/>
                        <w:sz w:val="22"/>
                        <w:szCs w:val="22"/>
                      </w:rPr>
                      <m:t>120μ</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num>
                          <m:den>
                            <m:r>
                              <w:rPr>
                                <w:rFonts w:ascii="Cambria Math" w:hAnsi="Cambria Math"/>
                                <w:sz w:val="22"/>
                                <w:szCs w:val="22"/>
                              </w:rPr>
                              <m:t>C</m:t>
                            </m:r>
                          </m:den>
                        </m:f>
                      </m:e>
                    </m:d>
                  </m:e>
                  <m:sup>
                    <m:r>
                      <w:rPr>
                        <w:rFonts w:ascii="Cambria Math" w:hAnsi="Cambria Math"/>
                        <w:sz w:val="22"/>
                        <w:szCs w:val="22"/>
                      </w:rPr>
                      <m:t>4</m:t>
                    </m:r>
                  </m:sup>
                </m:sSup>
              </m:oMath>
            </m:oMathPara>
          </w:p>
        </w:tc>
        <w:tc>
          <w:tcPr>
            <w:tcW w:w="1132" w:type="dxa"/>
          </w:tcPr>
          <w:p w14:paraId="761DC150" w14:textId="14A1AD56" w:rsidR="00C75EC9" w:rsidRPr="008E595C" w:rsidRDefault="00C75EC9" w:rsidP="007226D7">
            <w:pPr>
              <w:pStyle w:val="ListParagraph"/>
              <w:rPr>
                <w:sz w:val="22"/>
                <w:szCs w:val="22"/>
              </w:rPr>
            </w:pPr>
            <w:r w:rsidRPr="008E595C">
              <w:rPr>
                <w:sz w:val="22"/>
                <w:szCs w:val="22"/>
              </w:rPr>
              <w:t>(9)</w:t>
            </w:r>
          </w:p>
        </w:tc>
      </w:tr>
    </w:tbl>
    <w:p w14:paraId="51A63DAC" w14:textId="74C2A87B" w:rsidR="00C75EC9" w:rsidRPr="008E595C" w:rsidRDefault="00C75EC9" w:rsidP="00C75EC9">
      <w:pPr>
        <w:spacing w:before="100" w:beforeAutospacing="1" w:after="100" w:afterAutospacing="1"/>
        <w:rPr>
          <w:sz w:val="22"/>
          <w:szCs w:val="22"/>
        </w:rPr>
      </w:pPr>
      <w:r w:rsidRPr="008E595C">
        <w:rPr>
          <w:sz w:val="22"/>
          <w:szCs w:val="22"/>
        </w:rPr>
        <w:t>path travel time = sum of link travel time</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303"/>
      </w:tblGrid>
      <w:tr w:rsidR="00C75EC9" w:rsidRPr="008E595C" w14:paraId="7456FDFB" w14:textId="77777777" w:rsidTr="007226D7">
        <w:tc>
          <w:tcPr>
            <w:tcW w:w="7513" w:type="dxa"/>
          </w:tcPr>
          <w:p w14:paraId="61B56DD3" w14:textId="77777777" w:rsidR="00C75EC9" w:rsidRPr="008E595C" w:rsidRDefault="00000000" w:rsidP="00C75EC9">
            <w:pPr>
              <w:tabs>
                <w:tab w:val="right" w:pos="9180"/>
              </w:tabs>
              <w:snapToGrid w:val="0"/>
              <w:ind w:left="288" w:firstLineChars="750" w:firstLine="1650"/>
              <w:rPr>
                <w:sz w:val="22"/>
                <w:szCs w:val="22"/>
              </w:rPr>
            </w:pPr>
            <m:oMathPara>
              <m:oMath>
                <m:sSub>
                  <m:sSubPr>
                    <m:ctrlPr>
                      <w:rPr>
                        <w:rFonts w:ascii="Cambria Math" w:hAnsi="Cambria Math"/>
                        <w:i/>
                        <w:sz w:val="22"/>
                        <w:szCs w:val="22"/>
                      </w:rPr>
                    </m:ctrlPr>
                  </m:sSubPr>
                  <m:e>
                    <m:r>
                      <w:rPr>
                        <w:rFonts w:ascii="Cambria Math" w:hAnsi="Cambria Math"/>
                        <w:sz w:val="22"/>
                        <w:szCs w:val="22"/>
                      </w:rPr>
                      <m:t>TT</m:t>
                    </m:r>
                  </m:e>
                  <m:sub>
                    <m:r>
                      <w:rPr>
                        <w:rFonts w:ascii="Cambria Math" w:hAnsi="Cambria Math"/>
                        <w:sz w:val="22"/>
                        <w:szCs w:val="22"/>
                      </w:rPr>
                      <m:t>odp</m:t>
                    </m:r>
                  </m:sub>
                </m:sSub>
                <m:r>
                  <w:rPr>
                    <w:rFonts w:ascii="Cambria Math" w:hAnsi="Cambria Math"/>
                    <w:sz w:val="22"/>
                    <w:szCs w:val="22"/>
                  </w:rPr>
                  <m:t>=</m:t>
                </m:r>
                <m:nary>
                  <m:naryPr>
                    <m:chr m:val="∑"/>
                    <m:supHide m:val="1"/>
                    <m:ctrlPr>
                      <w:rPr>
                        <w:rFonts w:ascii="Cambria Math" w:hAnsi="Cambria Math"/>
                        <w:i/>
                        <w:sz w:val="22"/>
                        <w:szCs w:val="22"/>
                      </w:rPr>
                    </m:ctrlPr>
                  </m:naryPr>
                  <m:sub>
                    <m:d>
                      <m:dPr>
                        <m:ctrlPr>
                          <w:rPr>
                            <w:rFonts w:ascii="Cambria Math" w:hAnsi="Cambria Math"/>
                            <w:i/>
                            <w:sz w:val="22"/>
                            <w:szCs w:val="22"/>
                          </w:rPr>
                        </m:ctrlPr>
                      </m:dPr>
                      <m:e>
                        <m:r>
                          <w:rPr>
                            <w:rFonts w:ascii="Cambria Math" w:hAnsi="Cambria Math"/>
                            <w:sz w:val="22"/>
                            <w:szCs w:val="22"/>
                          </w:rPr>
                          <m:t>i,j</m:t>
                        </m:r>
                      </m:e>
                    </m:d>
                    <m:r>
                      <w:rPr>
                        <w:rFonts w:ascii="Cambria Math" w:hAnsi="Cambria Math"/>
                        <w:sz w:val="22"/>
                        <w:szCs w:val="22"/>
                      </w:rPr>
                      <m:t>∈p</m:t>
                    </m:r>
                  </m:sub>
                  <m:sup/>
                  <m:e>
                    <m:sSub>
                      <m:sSubPr>
                        <m:ctrlPr>
                          <w:rPr>
                            <w:rFonts w:ascii="Cambria Math" w:eastAsia="DengXian" w:hAnsi="Cambria Math"/>
                            <w:i/>
                            <w:sz w:val="22"/>
                            <w:szCs w:val="22"/>
                          </w:rPr>
                        </m:ctrlPr>
                      </m:sSubPr>
                      <m:e>
                        <m:r>
                          <w:rPr>
                            <w:rFonts w:ascii="Cambria Math" w:eastAsia="DengXian" w:hAnsi="Cambria Math"/>
                            <w:sz w:val="22"/>
                            <w:szCs w:val="22"/>
                          </w:rPr>
                          <m:t>TT</m:t>
                        </m:r>
                      </m:e>
                      <m:sub>
                        <m:r>
                          <w:rPr>
                            <w:rFonts w:ascii="Cambria Math" w:eastAsia="DengXian" w:hAnsi="Cambria Math"/>
                            <w:sz w:val="22"/>
                            <w:szCs w:val="22"/>
                          </w:rPr>
                          <m:t>i,j</m:t>
                        </m:r>
                      </m:sub>
                    </m:sSub>
                  </m:e>
                </m:nary>
              </m:oMath>
            </m:oMathPara>
          </w:p>
          <w:p w14:paraId="334B8897" w14:textId="29209308" w:rsidR="00C75EC9" w:rsidRPr="008E595C" w:rsidRDefault="00C75EC9" w:rsidP="007226D7">
            <w:pPr>
              <w:spacing w:before="100" w:beforeAutospacing="1" w:after="100" w:afterAutospacing="1"/>
              <w:ind w:left="720" w:hanging="720"/>
              <w:rPr>
                <w:sz w:val="22"/>
                <w:szCs w:val="22"/>
              </w:rPr>
            </w:pPr>
          </w:p>
        </w:tc>
        <w:tc>
          <w:tcPr>
            <w:tcW w:w="1132" w:type="dxa"/>
          </w:tcPr>
          <w:p w14:paraId="73C3E5B0" w14:textId="078FF68D" w:rsidR="00C75EC9" w:rsidRPr="008E595C" w:rsidRDefault="00C75EC9" w:rsidP="007226D7">
            <w:pPr>
              <w:pStyle w:val="ListParagraph"/>
              <w:rPr>
                <w:sz w:val="22"/>
                <w:szCs w:val="22"/>
              </w:rPr>
            </w:pPr>
            <w:r w:rsidRPr="008E595C">
              <w:rPr>
                <w:sz w:val="22"/>
                <w:szCs w:val="22"/>
              </w:rPr>
              <w:t>(</w:t>
            </w:r>
            <w:r w:rsidR="00891F33" w:rsidRPr="008E595C">
              <w:rPr>
                <w:sz w:val="22"/>
                <w:szCs w:val="22"/>
              </w:rPr>
              <w:t>10</w:t>
            </w:r>
            <w:r w:rsidRPr="008E595C">
              <w:rPr>
                <w:sz w:val="22"/>
                <w:szCs w:val="22"/>
              </w:rPr>
              <w:t>)</w:t>
            </w:r>
          </w:p>
        </w:tc>
      </w:tr>
    </w:tbl>
    <w:p w14:paraId="0682C4B8" w14:textId="5B5E4A04" w:rsidR="00062823" w:rsidRPr="008E595C" w:rsidRDefault="00062823" w:rsidP="00DD0EBD">
      <w:pPr>
        <w:rPr>
          <w:sz w:val="22"/>
          <w:szCs w:val="22"/>
        </w:rPr>
      </w:pPr>
      <w:r w:rsidRPr="008E595C">
        <w:rPr>
          <w:b/>
          <w:sz w:val="22"/>
          <w:szCs w:val="22"/>
        </w:rPr>
        <w:t>Road capacity</w:t>
      </w:r>
      <w:r w:rsidRPr="008E595C">
        <w:rPr>
          <w:sz w:val="22"/>
          <w:szCs w:val="22"/>
        </w:rPr>
        <w:t xml:space="preserve"> constraints for all the </w:t>
      </w:r>
      <w:r w:rsidR="00F94863" w:rsidRPr="008E595C">
        <w:rPr>
          <w:sz w:val="22"/>
          <w:szCs w:val="22"/>
        </w:rPr>
        <w:t>path</w:t>
      </w:r>
      <w:r w:rsidRPr="008E595C">
        <w:rPr>
          <w:sz w:val="22"/>
          <w:szCs w:val="22"/>
        </w:rPr>
        <w:t xml:space="preserve"> </w:t>
      </w:r>
      <w:r w:rsidR="00F94863" w:rsidRPr="008E595C">
        <w:rPr>
          <w:sz w:val="22"/>
          <w:szCs w:val="22"/>
        </w:rPr>
        <w:t>passing through</w:t>
      </w:r>
      <w:r w:rsidRPr="008E595C">
        <w:rPr>
          <w:sz w:val="22"/>
          <w:szCs w:val="22"/>
        </w:rPr>
        <w:t xml:space="preserve"> the same </w:t>
      </w:r>
      <w:r w:rsidRPr="008E595C">
        <w:rPr>
          <w:b/>
          <w:sz w:val="22"/>
          <w:szCs w:val="22"/>
        </w:rPr>
        <w:t>space-time arc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312"/>
      </w:tblGrid>
      <w:tr w:rsidR="00062823" w:rsidRPr="008E595C" w14:paraId="0A84E971" w14:textId="77777777" w:rsidTr="00DD0EBD">
        <w:trPr>
          <w:trHeight w:val="675"/>
        </w:trPr>
        <w:tc>
          <w:tcPr>
            <w:tcW w:w="7508" w:type="dxa"/>
          </w:tcPr>
          <w:p w14:paraId="61C16F3A" w14:textId="7977128D" w:rsidR="00062823" w:rsidRPr="008E595C" w:rsidRDefault="00000000" w:rsidP="007226D7">
            <w:pPr>
              <w:rPr>
                <w:sz w:val="22"/>
                <w:szCs w:val="22"/>
              </w:rPr>
            </w:pPr>
            <m:oMathPara>
              <m:oMath>
                <m:nary>
                  <m:naryPr>
                    <m:chr m:val="∑"/>
                    <m:supHide m:val="1"/>
                    <m:ctrlPr>
                      <w:rPr>
                        <w:rFonts w:ascii="Cambria Math" w:hAnsi="Cambria Math"/>
                        <w:i/>
                        <w:sz w:val="22"/>
                        <w:szCs w:val="22"/>
                      </w:rPr>
                    </m:ctrlPr>
                  </m:naryPr>
                  <m:sub>
                    <m:r>
                      <w:rPr>
                        <w:rFonts w:ascii="Cambria Math" w:hAnsi="Cambria Math"/>
                        <w:sz w:val="22"/>
                        <w:szCs w:val="22"/>
                      </w:rPr>
                      <m:t>p∈P(o,d)</m:t>
                    </m:r>
                  </m:sub>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odp</m:t>
                        </m:r>
                      </m:sub>
                    </m:sSub>
                    <m:r>
                      <w:rPr>
                        <w:rFonts w:ascii="Cambria Math" w:eastAsiaTheme="minorHAnsi" w:hAnsi="Cambria Math"/>
                        <w:sz w:val="22"/>
                        <w:szCs w:val="22"/>
                      </w:rPr>
                      <m:t>*</m:t>
                    </m:r>
                    <m:sSub>
                      <m:sSubPr>
                        <m:ctrlPr>
                          <w:rPr>
                            <w:rFonts w:ascii="Cambria Math" w:eastAsia="DengXian" w:hAnsi="Cambria Math"/>
                            <w:i/>
                            <w:sz w:val="22"/>
                            <w:szCs w:val="22"/>
                          </w:rPr>
                        </m:ctrlPr>
                      </m:sSubPr>
                      <m:e>
                        <m:r>
                          <w:rPr>
                            <w:rFonts w:ascii="Cambria Math" w:eastAsia="DengXian" w:hAnsi="Cambria Math"/>
                            <w:sz w:val="22"/>
                            <w:szCs w:val="22"/>
                          </w:rPr>
                          <m:t>x</m:t>
                        </m:r>
                      </m:e>
                      <m:sub>
                        <m:r>
                          <w:rPr>
                            <w:rFonts w:ascii="Cambria Math" w:eastAsia="DengXian" w:hAnsi="Cambria Math"/>
                            <w:sz w:val="22"/>
                            <w:szCs w:val="22"/>
                          </w:rPr>
                          <m:t>i,j</m:t>
                        </m:r>
                      </m:sub>
                    </m:sSub>
                    <m:r>
                      <w:rPr>
                        <w:rFonts w:ascii="Cambria Math" w:eastAsia="DengXian" w:hAnsi="Cambria Math"/>
                        <w:sz w:val="22"/>
                        <w:szCs w:val="22"/>
                      </w:rPr>
                      <m:t>(p)</m:t>
                    </m:r>
                  </m:e>
                </m:nary>
                <m:r>
                  <w:rPr>
                    <w:rFonts w:ascii="Cambria Math" w:eastAsiaTheme="minorHAnsi" w:hAnsi="Cambria Math"/>
                    <w:sz w:val="22"/>
                    <w:szCs w:val="22"/>
                  </w:rPr>
                  <m:t>≤</m:t>
                </m:r>
                <m:sSub>
                  <m:sSubPr>
                    <m:ctrlPr>
                      <w:rPr>
                        <w:rFonts w:ascii="Cambria Math" w:eastAsiaTheme="minorHAnsi" w:hAnsi="Cambria Math"/>
                        <w:i/>
                        <w:sz w:val="22"/>
                        <w:szCs w:val="22"/>
                      </w:rPr>
                    </m:ctrlPr>
                  </m:sSubPr>
                  <m:e>
                    <m:r>
                      <w:rPr>
                        <w:rFonts w:ascii="Cambria Math" w:eastAsiaTheme="minorHAnsi" w:hAnsi="Cambria Math"/>
                        <w:sz w:val="22"/>
                        <w:szCs w:val="22"/>
                      </w:rPr>
                      <m:t>Cap</m:t>
                    </m:r>
                  </m:e>
                  <m:sub>
                    <m:r>
                      <w:rPr>
                        <w:rFonts w:ascii="Cambria Math" w:hAnsi="Cambria Math"/>
                        <w:sz w:val="22"/>
                        <w:szCs w:val="22"/>
                      </w:rPr>
                      <m:t>i,j</m:t>
                    </m:r>
                  </m:sub>
                </m:sSub>
                <m:r>
                  <w:rPr>
                    <w:rFonts w:ascii="Cambria Math" w:eastAsiaTheme="minorHAnsi" w:hAnsi="Cambria Math"/>
                    <w:sz w:val="22"/>
                    <w:szCs w:val="22"/>
                  </w:rPr>
                  <m:t xml:space="preserve">, </m:t>
                </m:r>
                <m:r>
                  <w:rPr>
                    <w:rFonts w:ascii="Cambria Math" w:eastAsia="DengXian" w:hAnsi="Cambria Math"/>
                    <w:sz w:val="22"/>
                    <w:szCs w:val="22"/>
                  </w:rPr>
                  <m:t>∀v∈</m:t>
                </m:r>
                <m:sSup>
                  <m:sSupPr>
                    <m:ctrlPr>
                      <w:rPr>
                        <w:rFonts w:ascii="Cambria Math" w:eastAsia="DengXian" w:hAnsi="Cambria Math"/>
                        <w:sz w:val="22"/>
                        <w:szCs w:val="22"/>
                      </w:rPr>
                    </m:ctrlPr>
                  </m:sSupPr>
                  <m:e>
                    <m:r>
                      <w:rPr>
                        <w:rFonts w:ascii="Cambria Math" w:eastAsia="DengXian" w:hAnsi="Cambria Math"/>
                        <w:sz w:val="22"/>
                        <w:szCs w:val="22"/>
                      </w:rPr>
                      <m:t>L</m:t>
                    </m:r>
                  </m:e>
                  <m:sup>
                    <m:r>
                      <w:rPr>
                        <w:rFonts w:ascii="Cambria Math" w:eastAsia="DengXian" w:hAnsi="Cambria Math"/>
                        <w:sz w:val="22"/>
                        <w:szCs w:val="22"/>
                      </w:rPr>
                      <m:t>v</m:t>
                    </m:r>
                  </m:sup>
                </m:sSup>
              </m:oMath>
            </m:oMathPara>
          </w:p>
        </w:tc>
        <w:tc>
          <w:tcPr>
            <w:tcW w:w="1312" w:type="dxa"/>
          </w:tcPr>
          <w:p w14:paraId="54D5009A" w14:textId="5829EA6D" w:rsidR="00062823" w:rsidRPr="008E595C" w:rsidRDefault="00062823" w:rsidP="00DD0EBD">
            <w:pPr>
              <w:jc w:val="right"/>
              <w:rPr>
                <w:sz w:val="22"/>
                <w:szCs w:val="22"/>
              </w:rPr>
            </w:pPr>
            <w:r w:rsidRPr="008E595C">
              <w:rPr>
                <w:sz w:val="22"/>
                <w:szCs w:val="22"/>
              </w:rPr>
              <w:t>(</w:t>
            </w:r>
            <w:r w:rsidR="00730F7C" w:rsidRPr="008E595C">
              <w:rPr>
                <w:sz w:val="22"/>
                <w:szCs w:val="22"/>
              </w:rPr>
              <w:t>1</w:t>
            </w:r>
            <w:r w:rsidR="00891F33" w:rsidRPr="008E595C">
              <w:rPr>
                <w:sz w:val="22"/>
                <w:szCs w:val="22"/>
              </w:rPr>
              <w:t>1</w:t>
            </w:r>
            <w:r w:rsidRPr="008E595C">
              <w:rPr>
                <w:sz w:val="22"/>
                <w:szCs w:val="22"/>
              </w:rPr>
              <w:t>)</w:t>
            </w:r>
          </w:p>
        </w:tc>
      </w:tr>
    </w:tbl>
    <w:p w14:paraId="0B7D0C99" w14:textId="77777777" w:rsidR="00062823" w:rsidRPr="008E595C" w:rsidRDefault="00062823" w:rsidP="00A631AE">
      <w:pPr>
        <w:tabs>
          <w:tab w:val="right" w:pos="9180"/>
        </w:tabs>
        <w:snapToGrid w:val="0"/>
        <w:ind w:left="288" w:firstLineChars="200" w:firstLine="440"/>
        <w:rPr>
          <w:sz w:val="22"/>
          <w:szCs w:val="22"/>
          <w:shd w:val="pct15" w:color="auto" w:fill="FFFFFF"/>
        </w:rPr>
      </w:pPr>
    </w:p>
    <w:p w14:paraId="6EF200DF" w14:textId="0DBDC644" w:rsidR="00514D00" w:rsidRPr="008E595C" w:rsidRDefault="00514D00" w:rsidP="00514D00">
      <w:pPr>
        <w:jc w:val="both"/>
        <w:rPr>
          <w:sz w:val="22"/>
          <w:szCs w:val="22"/>
        </w:rPr>
      </w:pPr>
      <w:r w:rsidRPr="008E595C">
        <w:rPr>
          <w:sz w:val="22"/>
          <w:szCs w:val="22"/>
        </w:rPr>
        <w:t>Positive continuous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312"/>
      </w:tblGrid>
      <w:tr w:rsidR="00730F7C" w:rsidRPr="008E595C" w14:paraId="011FA831" w14:textId="77777777" w:rsidTr="00DD0EBD">
        <w:trPr>
          <w:trHeight w:val="675"/>
        </w:trPr>
        <w:tc>
          <w:tcPr>
            <w:tcW w:w="7508" w:type="dxa"/>
          </w:tcPr>
          <w:p w14:paraId="024EC164" w14:textId="4DB92878" w:rsidR="00730F7C" w:rsidRPr="008E595C" w:rsidRDefault="00000000" w:rsidP="00DD0EBD">
            <w:pPr>
              <w:jc w:val="center"/>
              <w:rPr>
                <w:sz w:val="22"/>
                <w:szCs w:val="22"/>
                <w:shd w:val="pct15" w:color="auto" w:fill="FFFFFF"/>
                <w:lang w:val="es-ES"/>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odp</m:t>
                  </m:r>
                </m:sub>
              </m:sSub>
              <m:r>
                <w:rPr>
                  <w:rFonts w:ascii="Cambria Math" w:hAnsi="Cambria Math"/>
                  <w:sz w:val="22"/>
                  <w:szCs w:val="22"/>
                  <w:lang w:val="es-ES"/>
                </w:rPr>
                <m:t>≥0</m:t>
              </m:r>
            </m:oMath>
            <w:r w:rsidR="00730F7C" w:rsidRPr="008E595C">
              <w:rPr>
                <w:sz w:val="22"/>
                <w:szCs w:val="22"/>
                <w:lang w:val="es-ES"/>
              </w:rPr>
              <w:t xml:space="preserve">, </w:t>
            </w:r>
            <w:r w:rsidR="00730F7C" w:rsidRPr="008E595C">
              <w:rPr>
                <w:sz w:val="22"/>
                <w:szCs w:val="22"/>
              </w:rPr>
              <w:sym w:font="Symbol" w:char="F022"/>
            </w:r>
            <w:r w:rsidR="00730F7C" w:rsidRPr="008E595C">
              <w:rPr>
                <w:i/>
                <w:sz w:val="22"/>
                <w:szCs w:val="22"/>
                <w:lang w:val="es-ES"/>
              </w:rPr>
              <w:t xml:space="preserve"> o</w:t>
            </w:r>
            <w:r w:rsidR="00730F7C" w:rsidRPr="008E595C">
              <w:rPr>
                <w:sz w:val="22"/>
                <w:szCs w:val="22"/>
                <w:lang w:val="es-ES"/>
              </w:rPr>
              <w:t xml:space="preserve">, </w:t>
            </w:r>
            <w:r w:rsidR="00730F7C" w:rsidRPr="008E595C">
              <w:rPr>
                <w:i/>
                <w:sz w:val="22"/>
                <w:szCs w:val="22"/>
                <w:lang w:val="es-ES"/>
              </w:rPr>
              <w:t>d</w:t>
            </w:r>
            <w:r w:rsidR="00730F7C" w:rsidRPr="008E595C">
              <w:rPr>
                <w:sz w:val="22"/>
                <w:szCs w:val="22"/>
                <w:lang w:val="es-ES"/>
              </w:rPr>
              <w:t xml:space="preserve">, and </w:t>
            </w:r>
            <w:r w:rsidR="00730F7C" w:rsidRPr="008E595C">
              <w:rPr>
                <w:i/>
                <w:iCs/>
                <w:sz w:val="22"/>
                <w:szCs w:val="22"/>
                <w:lang w:val="es-ES"/>
              </w:rPr>
              <w:t>p</w:t>
            </w:r>
            <w:r w:rsidR="00730F7C" w:rsidRPr="008E595C">
              <w:rPr>
                <w:sz w:val="22"/>
                <w:szCs w:val="22"/>
              </w:rPr>
              <w:sym w:font="Symbol" w:char="F0CE"/>
            </w:r>
            <w:proofErr w:type="spellStart"/>
            <w:r w:rsidR="00730F7C" w:rsidRPr="008E595C">
              <w:rPr>
                <w:i/>
                <w:iCs/>
                <w:sz w:val="22"/>
                <w:szCs w:val="22"/>
                <w:lang w:val="es-ES"/>
              </w:rPr>
              <w:t>P</w:t>
            </w:r>
            <w:proofErr w:type="spellEnd"/>
            <w:r w:rsidR="00591570" w:rsidRPr="008E595C">
              <w:rPr>
                <w:i/>
                <w:iCs/>
                <w:sz w:val="22"/>
                <w:szCs w:val="22"/>
                <w:lang w:val="es-ES"/>
              </w:rPr>
              <w:t xml:space="preserve"> </w:t>
            </w:r>
            <w:r w:rsidR="00730F7C" w:rsidRPr="008E595C">
              <w:rPr>
                <w:sz w:val="22"/>
                <w:szCs w:val="22"/>
                <w:lang w:val="es-ES"/>
              </w:rPr>
              <w:t>(</w:t>
            </w:r>
            <w:r w:rsidR="00730F7C" w:rsidRPr="008E595C">
              <w:rPr>
                <w:i/>
                <w:sz w:val="22"/>
                <w:szCs w:val="22"/>
                <w:lang w:val="es-ES"/>
              </w:rPr>
              <w:t>o</w:t>
            </w:r>
            <w:r w:rsidR="00730F7C" w:rsidRPr="008E595C">
              <w:rPr>
                <w:sz w:val="22"/>
                <w:szCs w:val="22"/>
                <w:lang w:val="es-ES"/>
              </w:rPr>
              <w:t xml:space="preserve">, </w:t>
            </w:r>
            <w:r w:rsidR="00730F7C" w:rsidRPr="008E595C">
              <w:rPr>
                <w:i/>
                <w:sz w:val="22"/>
                <w:szCs w:val="22"/>
                <w:lang w:val="es-ES"/>
              </w:rPr>
              <w:t>d</w:t>
            </w:r>
            <w:r w:rsidR="00730F7C" w:rsidRPr="008E595C">
              <w:rPr>
                <w:sz w:val="22"/>
                <w:szCs w:val="22"/>
                <w:lang w:val="es-ES"/>
              </w:rPr>
              <w:t>)</w:t>
            </w:r>
          </w:p>
        </w:tc>
        <w:tc>
          <w:tcPr>
            <w:tcW w:w="1312" w:type="dxa"/>
          </w:tcPr>
          <w:p w14:paraId="225DBCC5" w14:textId="780FAEB0" w:rsidR="00730F7C" w:rsidRPr="008E595C" w:rsidRDefault="00730F7C" w:rsidP="007226D7">
            <w:pPr>
              <w:jc w:val="right"/>
              <w:rPr>
                <w:sz w:val="22"/>
                <w:szCs w:val="22"/>
              </w:rPr>
            </w:pPr>
            <w:r w:rsidRPr="008E595C">
              <w:rPr>
                <w:sz w:val="22"/>
                <w:szCs w:val="22"/>
              </w:rPr>
              <w:t>(1</w:t>
            </w:r>
            <w:r w:rsidR="00891F33" w:rsidRPr="008E595C">
              <w:rPr>
                <w:sz w:val="22"/>
                <w:szCs w:val="22"/>
              </w:rPr>
              <w:t>2</w:t>
            </w:r>
            <w:r w:rsidRPr="008E595C">
              <w:rPr>
                <w:sz w:val="22"/>
                <w:szCs w:val="22"/>
              </w:rPr>
              <w:t>)</w:t>
            </w:r>
          </w:p>
        </w:tc>
      </w:tr>
    </w:tbl>
    <w:p w14:paraId="282A0CF3" w14:textId="4911EE5C" w:rsidR="003C7F42" w:rsidRPr="008E595C" w:rsidRDefault="00013A09" w:rsidP="009672B4">
      <w:pPr>
        <w:tabs>
          <w:tab w:val="center" w:pos="4500"/>
          <w:tab w:val="right" w:pos="9000"/>
        </w:tabs>
        <w:jc w:val="both"/>
        <w:rPr>
          <w:rFonts w:eastAsiaTheme="minorEastAsia"/>
          <w:sz w:val="22"/>
          <w:szCs w:val="22"/>
        </w:rPr>
      </w:pPr>
      <w:proofErr w:type="spellStart"/>
      <w:r w:rsidRPr="008E595C">
        <w:rPr>
          <w:sz w:val="22"/>
          <w:szCs w:val="22"/>
        </w:rPr>
        <w:t>Eqs</w:t>
      </w:r>
      <w:proofErr w:type="spellEnd"/>
      <w:r w:rsidRPr="008E595C">
        <w:rPr>
          <w:sz w:val="22"/>
          <w:szCs w:val="22"/>
        </w:rPr>
        <w:t>.</w:t>
      </w:r>
      <w:r w:rsidRPr="008E595C">
        <w:rPr>
          <w:rFonts w:eastAsiaTheme="minorEastAsia"/>
          <w:sz w:val="22"/>
          <w:szCs w:val="22"/>
        </w:rPr>
        <w:t xml:space="preserve"> (</w:t>
      </w:r>
      <w:r w:rsidR="00C86375" w:rsidRPr="008E595C">
        <w:rPr>
          <w:rFonts w:eastAsiaTheme="minorEastAsia"/>
          <w:sz w:val="22"/>
          <w:szCs w:val="22"/>
        </w:rPr>
        <w:t>7</w:t>
      </w:r>
      <w:r w:rsidRPr="008E595C">
        <w:rPr>
          <w:rFonts w:eastAsiaTheme="minorEastAsia"/>
          <w:sz w:val="22"/>
          <w:szCs w:val="22"/>
        </w:rPr>
        <w:t xml:space="preserve">) </w:t>
      </w:r>
      <w:r w:rsidR="00C86375" w:rsidRPr="008E595C">
        <w:rPr>
          <w:rFonts w:eastAsiaTheme="minorEastAsia"/>
          <w:sz w:val="22"/>
          <w:szCs w:val="22"/>
        </w:rPr>
        <w:t xml:space="preserve">impose flow balance constraints in physical network. </w:t>
      </w:r>
      <w:proofErr w:type="spellStart"/>
      <w:r w:rsidR="00C86375" w:rsidRPr="008E595C">
        <w:rPr>
          <w:sz w:val="22"/>
          <w:szCs w:val="22"/>
        </w:rPr>
        <w:t>Eqs</w:t>
      </w:r>
      <w:proofErr w:type="spellEnd"/>
      <w:r w:rsidR="00C86375" w:rsidRPr="008E595C">
        <w:rPr>
          <w:sz w:val="22"/>
          <w:szCs w:val="22"/>
        </w:rPr>
        <w:t>.</w:t>
      </w:r>
      <w:r w:rsidR="00C86375" w:rsidRPr="008E595C">
        <w:rPr>
          <w:rFonts w:eastAsiaTheme="minorEastAsia"/>
          <w:sz w:val="22"/>
          <w:szCs w:val="22"/>
        </w:rPr>
        <w:t xml:space="preserve"> (8) </w:t>
      </w:r>
      <w:r w:rsidR="00762FB2" w:rsidRPr="008E595C">
        <w:rPr>
          <w:rFonts w:eastAsiaTheme="minorEastAsia"/>
          <w:sz w:val="22"/>
          <w:szCs w:val="22"/>
        </w:rPr>
        <w:t xml:space="preserve">means that </w:t>
      </w:r>
      <w:r w:rsidR="00D05BEF" w:rsidRPr="008E595C">
        <w:rPr>
          <w:rFonts w:eastAsiaTheme="minorEastAsia"/>
          <w:sz w:val="22"/>
          <w:szCs w:val="22"/>
        </w:rPr>
        <w:t xml:space="preserve">the total flow of </w:t>
      </w:r>
      <w:r w:rsidR="00762FB2" w:rsidRPr="008E595C">
        <w:rPr>
          <w:rFonts w:eastAsiaTheme="minorEastAsia"/>
          <w:sz w:val="22"/>
          <w:szCs w:val="22"/>
        </w:rPr>
        <w:t xml:space="preserve">arc </w:t>
      </w:r>
      <m:oMath>
        <m:r>
          <m:rPr>
            <m:sty m:val="p"/>
          </m:rPr>
          <w:rPr>
            <w:rFonts w:ascii="Cambria Math" w:hAnsi="Cambria Math"/>
            <w:sz w:val="22"/>
            <w:szCs w:val="22"/>
          </w:rPr>
          <m:t>(</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oMath>
      <w:r w:rsidR="00762FB2" w:rsidRPr="008E595C">
        <w:rPr>
          <w:rFonts w:eastAsiaTheme="minorEastAsia"/>
          <w:sz w:val="22"/>
          <w:szCs w:val="22"/>
        </w:rPr>
        <w:t xml:space="preserve"> </w:t>
      </w:r>
      <w:r w:rsidR="00D05BEF" w:rsidRPr="008E595C">
        <w:rPr>
          <w:rFonts w:eastAsiaTheme="minorEastAsia"/>
          <w:sz w:val="22"/>
          <w:szCs w:val="22"/>
        </w:rPr>
        <w:t xml:space="preserve">the path </w:t>
      </w:r>
      <m:oMath>
        <m:r>
          <w:rPr>
            <w:rFonts w:ascii="Cambria Math" w:eastAsia="DengXian" w:hAnsi="Cambria Math"/>
            <w:sz w:val="22"/>
            <w:szCs w:val="22"/>
          </w:rPr>
          <m:t>p</m:t>
        </m:r>
      </m:oMath>
      <w:r w:rsidR="000328FC" w:rsidRPr="008E595C">
        <w:rPr>
          <w:rFonts w:eastAsiaTheme="minorEastAsia"/>
          <w:sz w:val="22"/>
          <w:szCs w:val="22"/>
        </w:rPr>
        <w:t xml:space="preserve"> passing through should be the same as the flow of arc </w:t>
      </w:r>
      <m:oMath>
        <m:r>
          <m:rPr>
            <m:sty m:val="p"/>
          </m:rPr>
          <w:rPr>
            <w:rFonts w:ascii="Cambria Math" w:hAnsi="Cambria Math"/>
            <w:sz w:val="22"/>
            <w:szCs w:val="22"/>
          </w:rPr>
          <m:t>(</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j</m:t>
        </m:r>
        <m:r>
          <m:rPr>
            <m:sty m:val="p"/>
          </m:rPr>
          <w:rPr>
            <w:rFonts w:ascii="Cambria Math" w:hAnsi="Cambria Math"/>
            <w:sz w:val="22"/>
            <w:szCs w:val="22"/>
          </w:rPr>
          <m:t>)</m:t>
        </m:r>
      </m:oMath>
      <w:r w:rsidR="000328FC" w:rsidRPr="008E595C">
        <w:rPr>
          <w:rFonts w:eastAsiaTheme="minorEastAsia"/>
          <w:sz w:val="22"/>
          <w:szCs w:val="22"/>
        </w:rPr>
        <w:t>.</w:t>
      </w:r>
      <w:r w:rsidR="00B30EBA" w:rsidRPr="008E595C">
        <w:rPr>
          <w:rFonts w:eastAsiaTheme="minorEastAsia"/>
          <w:sz w:val="22"/>
          <w:szCs w:val="22"/>
        </w:rPr>
        <w:t xml:space="preserve"> </w:t>
      </w:r>
      <w:r w:rsidR="000143DB" w:rsidRPr="008E595C">
        <w:rPr>
          <w:rFonts w:eastAsiaTheme="minorEastAsia"/>
          <w:sz w:val="22"/>
          <w:szCs w:val="22"/>
        </w:rPr>
        <w:t>Similarly, t</w:t>
      </w:r>
      <w:r w:rsidR="00B30EBA" w:rsidRPr="008E595C">
        <w:rPr>
          <w:rFonts w:eastAsiaTheme="minorEastAsia"/>
          <w:sz w:val="22"/>
          <w:szCs w:val="22"/>
        </w:rPr>
        <w:t xml:space="preserve">he travel time of path </w:t>
      </w:r>
      <m:oMath>
        <m:r>
          <w:rPr>
            <w:rFonts w:ascii="Cambria Math" w:eastAsia="DengXian" w:hAnsi="Cambria Math"/>
            <w:sz w:val="22"/>
            <w:szCs w:val="22"/>
          </w:rPr>
          <m:t>p</m:t>
        </m:r>
      </m:oMath>
      <w:r w:rsidR="00B30EBA" w:rsidRPr="008E595C">
        <w:rPr>
          <w:rFonts w:eastAsiaTheme="minorEastAsia"/>
          <w:sz w:val="22"/>
          <w:szCs w:val="22"/>
        </w:rPr>
        <w:t xml:space="preserve"> </w:t>
      </w:r>
      <w:r w:rsidR="000304BC" w:rsidRPr="008E595C">
        <w:rPr>
          <w:rFonts w:eastAsiaTheme="minorEastAsia"/>
          <w:sz w:val="22"/>
          <w:szCs w:val="22"/>
        </w:rPr>
        <w:t>should be the total travel time of arcs which belongs to the path</w:t>
      </w:r>
      <w:r w:rsidR="000143DB" w:rsidRPr="008E595C">
        <w:rPr>
          <w:rFonts w:eastAsiaTheme="minorEastAsia"/>
          <w:sz w:val="22"/>
          <w:szCs w:val="22"/>
        </w:rPr>
        <w:t xml:space="preserve">, as </w:t>
      </w:r>
      <w:proofErr w:type="spellStart"/>
      <w:r w:rsidR="000143DB" w:rsidRPr="008E595C">
        <w:rPr>
          <w:sz w:val="22"/>
          <w:szCs w:val="22"/>
        </w:rPr>
        <w:t>Eqs</w:t>
      </w:r>
      <w:proofErr w:type="spellEnd"/>
      <w:r w:rsidR="000143DB" w:rsidRPr="008E595C">
        <w:rPr>
          <w:sz w:val="22"/>
          <w:szCs w:val="22"/>
        </w:rPr>
        <w:t>.</w:t>
      </w:r>
      <w:r w:rsidR="000143DB" w:rsidRPr="008E595C">
        <w:rPr>
          <w:rFonts w:eastAsiaTheme="minorEastAsia"/>
          <w:sz w:val="22"/>
          <w:szCs w:val="22"/>
        </w:rPr>
        <w:t xml:space="preserve"> (10)</w:t>
      </w:r>
      <w:r w:rsidR="000304BC" w:rsidRPr="008E595C">
        <w:rPr>
          <w:rFonts w:eastAsiaTheme="minorEastAsia"/>
          <w:sz w:val="22"/>
          <w:szCs w:val="22"/>
        </w:rPr>
        <w:t xml:space="preserve">. </w:t>
      </w:r>
      <w:r w:rsidR="000143DB" w:rsidRPr="008E595C">
        <w:rPr>
          <w:rFonts w:eastAsiaTheme="minorEastAsia"/>
          <w:sz w:val="22"/>
          <w:szCs w:val="22"/>
        </w:rPr>
        <w:t xml:space="preserve">The link travel time can be calculated by the </w:t>
      </w:r>
      <w:r w:rsidR="00591570" w:rsidRPr="008E595C">
        <w:rPr>
          <w:rFonts w:eastAsiaTheme="minorEastAsia"/>
          <w:sz w:val="22"/>
          <w:szCs w:val="22"/>
        </w:rPr>
        <w:t>Q</w:t>
      </w:r>
      <w:r w:rsidR="000143DB" w:rsidRPr="008E595C">
        <w:rPr>
          <w:rFonts w:eastAsiaTheme="minorEastAsia"/>
          <w:sz w:val="22"/>
          <w:szCs w:val="22"/>
        </w:rPr>
        <w:t xml:space="preserve">ueue-based </w:t>
      </w:r>
      <w:r w:rsidR="00591570" w:rsidRPr="008E595C">
        <w:rPr>
          <w:rFonts w:eastAsiaTheme="minorEastAsia"/>
          <w:sz w:val="22"/>
          <w:szCs w:val="22"/>
        </w:rPr>
        <w:t>Volume Delay Function (</w:t>
      </w:r>
      <w:r w:rsidR="00AA460A" w:rsidRPr="008E595C">
        <w:rPr>
          <w:rFonts w:eastAsiaTheme="minorEastAsia"/>
          <w:sz w:val="22"/>
          <w:szCs w:val="22"/>
        </w:rPr>
        <w:t>QVDF</w:t>
      </w:r>
      <w:r w:rsidR="00591570" w:rsidRPr="008E595C">
        <w:rPr>
          <w:rFonts w:eastAsiaTheme="minorEastAsia"/>
          <w:sz w:val="22"/>
          <w:szCs w:val="22"/>
        </w:rPr>
        <w:t>)</w:t>
      </w:r>
      <w:r w:rsidR="00AA460A" w:rsidRPr="008E595C">
        <w:rPr>
          <w:rFonts w:eastAsiaTheme="minorEastAsia"/>
          <w:sz w:val="22"/>
          <w:szCs w:val="22"/>
        </w:rPr>
        <w:t xml:space="preserve"> (Zhou et al, 2022)</w:t>
      </w:r>
      <w:r w:rsidR="003B5584" w:rsidRPr="008E595C">
        <w:rPr>
          <w:rFonts w:eastAsiaTheme="minorEastAsia"/>
          <w:sz w:val="22"/>
          <w:szCs w:val="22"/>
        </w:rPr>
        <w:t xml:space="preserve">, as </w:t>
      </w:r>
      <w:proofErr w:type="spellStart"/>
      <w:r w:rsidR="00C75EC9" w:rsidRPr="008E595C">
        <w:rPr>
          <w:sz w:val="22"/>
          <w:szCs w:val="22"/>
        </w:rPr>
        <w:t>Eqs</w:t>
      </w:r>
      <w:proofErr w:type="spellEnd"/>
      <w:r w:rsidR="00C75EC9" w:rsidRPr="008E595C">
        <w:rPr>
          <w:sz w:val="22"/>
          <w:szCs w:val="22"/>
        </w:rPr>
        <w:t>.</w:t>
      </w:r>
      <w:r w:rsidR="00C75EC9" w:rsidRPr="008E595C">
        <w:rPr>
          <w:rFonts w:eastAsiaTheme="minorEastAsia"/>
          <w:sz w:val="22"/>
          <w:szCs w:val="22"/>
        </w:rPr>
        <w:t xml:space="preserve"> (9) </w:t>
      </w:r>
      <w:r w:rsidR="003B5584" w:rsidRPr="008E595C">
        <w:rPr>
          <w:rFonts w:eastAsiaTheme="minorEastAsia"/>
          <w:sz w:val="22"/>
          <w:szCs w:val="22"/>
        </w:rPr>
        <w:t>shown</w:t>
      </w:r>
      <w:r w:rsidR="00C75EC9" w:rsidRPr="008E595C">
        <w:rPr>
          <w:rFonts w:eastAsiaTheme="minorEastAsia"/>
          <w:sz w:val="22"/>
          <w:szCs w:val="22"/>
        </w:rPr>
        <w:t xml:space="preserve">. </w:t>
      </w:r>
      <w:proofErr w:type="spellStart"/>
      <w:r w:rsidR="00891F33" w:rsidRPr="008E595C">
        <w:rPr>
          <w:sz w:val="22"/>
          <w:szCs w:val="22"/>
        </w:rPr>
        <w:t>Eqs</w:t>
      </w:r>
      <w:proofErr w:type="spellEnd"/>
      <w:r w:rsidR="00891F33" w:rsidRPr="008E595C">
        <w:rPr>
          <w:sz w:val="22"/>
          <w:szCs w:val="22"/>
        </w:rPr>
        <w:t>.</w:t>
      </w:r>
      <w:r w:rsidR="00891F33" w:rsidRPr="008E595C">
        <w:rPr>
          <w:rFonts w:eastAsiaTheme="minorEastAsia"/>
          <w:sz w:val="22"/>
          <w:szCs w:val="22"/>
        </w:rPr>
        <w:t xml:space="preserve"> (11) shows the road capacity constraints.</w:t>
      </w:r>
    </w:p>
    <w:p w14:paraId="4FF20927" w14:textId="1355ECD2" w:rsidR="00E97132" w:rsidRPr="008E595C" w:rsidRDefault="00E97132" w:rsidP="009672B4">
      <w:pPr>
        <w:tabs>
          <w:tab w:val="center" w:pos="4500"/>
          <w:tab w:val="right" w:pos="9000"/>
        </w:tabs>
        <w:jc w:val="both"/>
        <w:rPr>
          <w:rFonts w:eastAsiaTheme="minorEastAsia"/>
          <w:sz w:val="22"/>
          <w:szCs w:val="22"/>
        </w:rPr>
      </w:pPr>
    </w:p>
    <w:p w14:paraId="626AEAFC" w14:textId="3AC5B651" w:rsidR="00E97132" w:rsidRPr="008E595C" w:rsidRDefault="00E97132" w:rsidP="009672B4">
      <w:pPr>
        <w:tabs>
          <w:tab w:val="center" w:pos="4500"/>
          <w:tab w:val="right" w:pos="9000"/>
        </w:tabs>
        <w:jc w:val="both"/>
        <w:rPr>
          <w:rFonts w:eastAsiaTheme="minorEastAsia"/>
          <w:sz w:val="22"/>
          <w:szCs w:val="22"/>
        </w:rPr>
      </w:pPr>
    </w:p>
    <w:p w14:paraId="4DF00310" w14:textId="0BB25B27" w:rsidR="00E97132" w:rsidRPr="008E595C" w:rsidRDefault="00E97132" w:rsidP="009672B4">
      <w:pPr>
        <w:tabs>
          <w:tab w:val="center" w:pos="4500"/>
          <w:tab w:val="right" w:pos="9000"/>
        </w:tabs>
        <w:jc w:val="both"/>
        <w:rPr>
          <w:rFonts w:eastAsiaTheme="minorEastAsia"/>
          <w:sz w:val="22"/>
          <w:szCs w:val="22"/>
        </w:rPr>
      </w:pPr>
    </w:p>
    <w:p w14:paraId="545F8E94" w14:textId="70EDB26F" w:rsidR="00E97132" w:rsidRPr="008E595C" w:rsidRDefault="00E97132" w:rsidP="009672B4">
      <w:pPr>
        <w:tabs>
          <w:tab w:val="center" w:pos="4500"/>
          <w:tab w:val="right" w:pos="9000"/>
        </w:tabs>
        <w:jc w:val="both"/>
        <w:rPr>
          <w:rFonts w:eastAsiaTheme="minorEastAsia"/>
          <w:sz w:val="22"/>
          <w:szCs w:val="22"/>
        </w:rPr>
      </w:pPr>
    </w:p>
    <w:p w14:paraId="69E33107" w14:textId="4BDCB82D" w:rsidR="00E97132" w:rsidRPr="008E595C" w:rsidRDefault="00E97132" w:rsidP="009672B4">
      <w:pPr>
        <w:tabs>
          <w:tab w:val="center" w:pos="4500"/>
          <w:tab w:val="right" w:pos="9000"/>
        </w:tabs>
        <w:jc w:val="both"/>
        <w:rPr>
          <w:rFonts w:eastAsiaTheme="minorEastAsia"/>
          <w:sz w:val="22"/>
          <w:szCs w:val="22"/>
        </w:rPr>
      </w:pPr>
    </w:p>
    <w:p w14:paraId="6D927FFE" w14:textId="284537D3" w:rsidR="00E97132" w:rsidRPr="008E595C" w:rsidRDefault="00E97132" w:rsidP="009672B4">
      <w:pPr>
        <w:tabs>
          <w:tab w:val="center" w:pos="4500"/>
          <w:tab w:val="right" w:pos="9000"/>
        </w:tabs>
        <w:jc w:val="both"/>
        <w:rPr>
          <w:rFonts w:eastAsiaTheme="minorEastAsia"/>
          <w:sz w:val="22"/>
          <w:szCs w:val="22"/>
        </w:rPr>
      </w:pPr>
    </w:p>
    <w:p w14:paraId="027B5992" w14:textId="5127E731" w:rsidR="00E97132" w:rsidRPr="008E595C" w:rsidRDefault="00E97132" w:rsidP="009672B4">
      <w:pPr>
        <w:tabs>
          <w:tab w:val="center" w:pos="4500"/>
          <w:tab w:val="right" w:pos="9000"/>
        </w:tabs>
        <w:jc w:val="both"/>
        <w:rPr>
          <w:rFonts w:eastAsiaTheme="minorEastAsia"/>
          <w:sz w:val="22"/>
          <w:szCs w:val="22"/>
        </w:rPr>
      </w:pPr>
    </w:p>
    <w:p w14:paraId="02DD22A4" w14:textId="78869DE7" w:rsidR="00E97132" w:rsidRPr="008E595C" w:rsidRDefault="00E97132" w:rsidP="009672B4">
      <w:pPr>
        <w:tabs>
          <w:tab w:val="center" w:pos="4500"/>
          <w:tab w:val="right" w:pos="9000"/>
        </w:tabs>
        <w:jc w:val="both"/>
        <w:rPr>
          <w:rFonts w:eastAsiaTheme="minorEastAsia"/>
          <w:sz w:val="22"/>
          <w:szCs w:val="22"/>
        </w:rPr>
      </w:pPr>
    </w:p>
    <w:p w14:paraId="5F64AD31" w14:textId="77777777" w:rsidR="00E97132" w:rsidRPr="008E595C" w:rsidRDefault="00E97132" w:rsidP="009672B4">
      <w:pPr>
        <w:tabs>
          <w:tab w:val="center" w:pos="4500"/>
          <w:tab w:val="right" w:pos="9000"/>
        </w:tabs>
        <w:jc w:val="both"/>
        <w:rPr>
          <w:rFonts w:eastAsia="SimSun"/>
          <w:sz w:val="22"/>
          <w:szCs w:val="22"/>
        </w:rPr>
      </w:pPr>
    </w:p>
    <w:p w14:paraId="0CF316A4" w14:textId="403FDDD3" w:rsidR="008F53A1" w:rsidRPr="008E595C" w:rsidRDefault="00D60FB2" w:rsidP="00AF037A">
      <w:pPr>
        <w:pStyle w:val="Heading1"/>
        <w:rPr>
          <w:rFonts w:ascii="Times New Roman" w:hAnsi="Times New Roman" w:cs="Times New Roman"/>
          <w:sz w:val="22"/>
          <w:szCs w:val="22"/>
        </w:rPr>
      </w:pPr>
      <w:r w:rsidRPr="008E595C">
        <w:rPr>
          <w:rFonts w:ascii="Times New Roman" w:hAnsi="Times New Roman" w:cs="Times New Roman"/>
          <w:sz w:val="22"/>
          <w:szCs w:val="22"/>
        </w:rPr>
        <w:lastRenderedPageBreak/>
        <w:t>FOCUS</w:t>
      </w:r>
      <w:r w:rsidR="004D08DB" w:rsidRPr="008E595C">
        <w:rPr>
          <w:rFonts w:ascii="Times New Roman" w:hAnsi="Times New Roman" w:cs="Times New Roman"/>
          <w:sz w:val="22"/>
          <w:szCs w:val="22"/>
        </w:rPr>
        <w:t>ING</w:t>
      </w:r>
      <w:r w:rsidR="009672B4" w:rsidRPr="008E595C">
        <w:rPr>
          <w:rFonts w:ascii="Times New Roman" w:hAnsi="Times New Roman" w:cs="Times New Roman"/>
          <w:sz w:val="22"/>
          <w:szCs w:val="22"/>
        </w:rPr>
        <w:t xml:space="preserve"> Workflow</w:t>
      </w:r>
    </w:p>
    <w:p w14:paraId="2B05EDCE" w14:textId="77777777" w:rsidR="008F7773" w:rsidRPr="008E595C" w:rsidRDefault="008F7773" w:rsidP="008F7773">
      <w:pPr>
        <w:rPr>
          <w:sz w:val="22"/>
          <w:szCs w:val="22"/>
        </w:rPr>
      </w:pPr>
      <w:r w:rsidRPr="008E595C">
        <w:rPr>
          <w:b/>
          <w:bCs/>
          <w:sz w:val="22"/>
          <w:szCs w:val="22"/>
        </w:rPr>
        <w:t>Table 5</w:t>
      </w:r>
      <w:r w:rsidRPr="008E595C">
        <w:rPr>
          <w:sz w:val="22"/>
          <w:szCs w:val="22"/>
        </w:rPr>
        <w:t xml:space="preserve"> Illustration for each stage of FOCUSING approach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72"/>
        <w:gridCol w:w="1419"/>
        <w:gridCol w:w="1714"/>
        <w:gridCol w:w="2790"/>
        <w:gridCol w:w="2880"/>
      </w:tblGrid>
      <w:tr w:rsidR="008F7773" w:rsidRPr="008E595C" w14:paraId="1B0E5B9C" w14:textId="77777777" w:rsidTr="00AF037A">
        <w:trPr>
          <w:trHeight w:val="39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0C7B6" w14:textId="77777777" w:rsidR="008F7773" w:rsidRPr="008E595C" w:rsidRDefault="008F7773" w:rsidP="007226D7">
            <w:pPr>
              <w:rPr>
                <w:sz w:val="22"/>
                <w:szCs w:val="22"/>
              </w:rPr>
            </w:pP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A5CB8"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Steps</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3E340"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Input</w:t>
            </w: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1D103"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Process</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C33DC"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Output </w:t>
            </w:r>
          </w:p>
        </w:tc>
      </w:tr>
      <w:tr w:rsidR="008F7773" w:rsidRPr="008E595C" w14:paraId="28CBBAFD" w14:textId="77777777" w:rsidTr="00AF037A">
        <w:trPr>
          <w:trHeight w:val="118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D3D9A"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F</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0ECD4"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Focusing approach</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A371D"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subarea.csv</w:t>
            </w:r>
          </w:p>
          <w:p w14:paraId="3A8132EB" w14:textId="77777777" w:rsidR="008F7773" w:rsidRPr="008E595C" w:rsidRDefault="008F7773" w:rsidP="007226D7">
            <w:pPr>
              <w:rPr>
                <w:sz w:val="22"/>
                <w:szCs w:val="22"/>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B43FB" w14:textId="77777777" w:rsidR="008F7773" w:rsidRPr="008E595C" w:rsidRDefault="008F7773" w:rsidP="007226D7">
            <w:pPr>
              <w:rPr>
                <w:sz w:val="22"/>
                <w:szCs w:val="22"/>
              </w:rPr>
            </w:pPr>
            <w:r w:rsidRPr="008E595C">
              <w:rPr>
                <w:sz w:val="22"/>
                <w:szCs w:val="22"/>
              </w:rPr>
              <w:t>1. Identify subarea</w:t>
            </w:r>
          </w:p>
          <w:p w14:paraId="3EBBA929" w14:textId="77777777" w:rsidR="008F7773" w:rsidRPr="008E595C" w:rsidRDefault="008F7773" w:rsidP="007226D7">
            <w:pPr>
              <w:rPr>
                <w:sz w:val="22"/>
                <w:szCs w:val="22"/>
              </w:rPr>
            </w:pPr>
            <w:r w:rsidRPr="008E595C">
              <w:rPr>
                <w:sz w:val="22"/>
                <w:szCs w:val="22"/>
              </w:rPr>
              <w:t>2. Reduce the OD size:</w:t>
            </w:r>
          </w:p>
          <w:p w14:paraId="40554D7B" w14:textId="77777777" w:rsidR="008F7773" w:rsidRPr="008E595C" w:rsidRDefault="008F7773" w:rsidP="007226D7">
            <w:pPr>
              <w:rPr>
                <w:color w:val="000000"/>
                <w:sz w:val="22"/>
                <w:szCs w:val="22"/>
              </w:rPr>
            </w:pPr>
            <w:r w:rsidRPr="008E595C">
              <w:rPr>
                <w:color w:val="000000"/>
                <w:sz w:val="22"/>
                <w:szCs w:val="22"/>
              </w:rPr>
              <w:t>Identify the internal zones.</w:t>
            </w:r>
          </w:p>
          <w:p w14:paraId="238A3B61"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 xml:space="preserve">Identify important external related zones outside the subarea. The importance of zones is decided based on the total amount </w:t>
            </w:r>
            <w:proofErr w:type="gramStart"/>
            <w:r w:rsidRPr="008E595C">
              <w:rPr>
                <w:color w:val="000000"/>
                <w:sz w:val="22"/>
                <w:szCs w:val="22"/>
              </w:rPr>
              <w:t>of  OD</w:t>
            </w:r>
            <w:proofErr w:type="gramEnd"/>
            <w:r w:rsidRPr="008E595C">
              <w:rPr>
                <w:color w:val="000000"/>
                <w:sz w:val="22"/>
                <w:szCs w:val="22"/>
              </w:rPr>
              <w:t xml:space="preserve"> volume passing through the subarea.</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4CDF6"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subarea_related_zone.csv</w:t>
            </w:r>
          </w:p>
          <w:p w14:paraId="7E2E020C" w14:textId="77777777" w:rsidR="008F7773" w:rsidRPr="008E595C" w:rsidRDefault="008F7773" w:rsidP="007226D7">
            <w:pPr>
              <w:rPr>
                <w:sz w:val="22"/>
                <w:szCs w:val="22"/>
              </w:rPr>
            </w:pPr>
          </w:p>
          <w:p w14:paraId="46118297" w14:textId="77777777" w:rsidR="008F7773" w:rsidRPr="008E595C" w:rsidRDefault="008F7773" w:rsidP="007226D7">
            <w:pPr>
              <w:rPr>
                <w:sz w:val="22"/>
                <w:szCs w:val="22"/>
              </w:rPr>
            </w:pPr>
            <w:r w:rsidRPr="008E595C">
              <w:rPr>
                <w:color w:val="000000"/>
                <w:sz w:val="22"/>
                <w:szCs w:val="22"/>
              </w:rPr>
              <w:t>each zone has a district id automatically identified</w:t>
            </w:r>
          </w:p>
        </w:tc>
      </w:tr>
      <w:tr w:rsidR="008F7773" w:rsidRPr="008E595C" w14:paraId="54FDDF42" w14:textId="77777777" w:rsidTr="00AF037A">
        <w:trPr>
          <w:trHeight w:val="863"/>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15779"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O</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59573"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Origin-based flow extraction</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3241C" w14:textId="77777777" w:rsidR="008F7773" w:rsidRPr="008E595C" w:rsidRDefault="008F7773" w:rsidP="007226D7">
            <w:pPr>
              <w:rPr>
                <w:sz w:val="22"/>
                <w:szCs w:val="22"/>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D1D04" w14:textId="77777777" w:rsidR="008F7773" w:rsidRPr="008E595C" w:rsidRDefault="008F7773" w:rsidP="007226D7">
            <w:pPr>
              <w:rPr>
                <w:sz w:val="22"/>
                <w:szCs w:val="22"/>
              </w:rPr>
            </w:pPr>
            <w:r w:rsidRPr="008E595C">
              <w:rPr>
                <w:sz w:val="22"/>
                <w:szCs w:val="22"/>
              </w:rPr>
              <w:t>Reduce the OD size further.</w:t>
            </w:r>
          </w:p>
          <w:p w14:paraId="7F2EE9EE" w14:textId="77777777" w:rsidR="008F7773" w:rsidRPr="008E595C" w:rsidRDefault="008F7773" w:rsidP="007226D7">
            <w:pPr>
              <w:rPr>
                <w:sz w:val="22"/>
                <w:szCs w:val="22"/>
              </w:rPr>
            </w:pPr>
          </w:p>
          <w:p w14:paraId="45D15A9A" w14:textId="77777777" w:rsidR="008F7773" w:rsidRPr="008E595C" w:rsidRDefault="008F7773" w:rsidP="007226D7">
            <w:pPr>
              <w:rPr>
                <w:sz w:val="22"/>
                <w:szCs w:val="22"/>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DABA0" w14:textId="77777777" w:rsidR="008F7773" w:rsidRPr="008E595C" w:rsidRDefault="008F7773" w:rsidP="007226D7">
            <w:pPr>
              <w:rPr>
                <w:sz w:val="22"/>
                <w:szCs w:val="22"/>
              </w:rPr>
            </w:pPr>
          </w:p>
        </w:tc>
      </w:tr>
      <w:tr w:rsidR="008F7773" w:rsidRPr="008E595C" w14:paraId="6A0A09BE" w14:textId="77777777" w:rsidTr="00AF037A">
        <w:trPr>
          <w:trHeight w:val="971"/>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AC16B"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C</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AE290"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Column generation and updating</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28D18" w14:textId="77777777" w:rsidR="008F7773" w:rsidRPr="008E595C" w:rsidRDefault="008F7773" w:rsidP="007226D7">
            <w:pPr>
              <w:rPr>
                <w:sz w:val="22"/>
                <w:szCs w:val="22"/>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BC94D" w14:textId="77777777" w:rsidR="008F7773" w:rsidRPr="008E595C" w:rsidRDefault="008F7773" w:rsidP="007226D7">
            <w:pPr>
              <w:rPr>
                <w:sz w:val="22"/>
                <w:szCs w:val="22"/>
              </w:rPr>
            </w:pPr>
            <w:r w:rsidRPr="008E595C">
              <w:rPr>
                <w:sz w:val="22"/>
                <w:szCs w:val="22"/>
              </w:rPr>
              <w:t xml:space="preserve">Generate different paths </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68B48" w14:textId="77777777" w:rsidR="008F7773" w:rsidRPr="008E595C" w:rsidRDefault="008F7773" w:rsidP="007226D7">
            <w:pPr>
              <w:rPr>
                <w:sz w:val="22"/>
                <w:szCs w:val="22"/>
              </w:rPr>
            </w:pPr>
          </w:p>
        </w:tc>
      </w:tr>
      <w:tr w:rsidR="008F7773" w:rsidRPr="008E595C" w14:paraId="708CB0F1" w14:textId="77777777" w:rsidTr="00AF037A">
        <w:trPr>
          <w:trHeight w:val="118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4ADE5"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U</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FE4F0"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Baseline assignment and OD estimation</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E8E40"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Measurement</w:t>
            </w:r>
          </w:p>
          <w:p w14:paraId="5453F688"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w:t>
            </w:r>
            <w:proofErr w:type="gramStart"/>
            <w:r w:rsidRPr="008E595C">
              <w:rPr>
                <w:color w:val="000000"/>
                <w:sz w:val="22"/>
                <w:szCs w:val="22"/>
              </w:rPr>
              <w:t>traffic</w:t>
            </w:r>
            <w:proofErr w:type="gramEnd"/>
            <w:r w:rsidRPr="008E595C">
              <w:rPr>
                <w:color w:val="000000"/>
                <w:sz w:val="22"/>
                <w:szCs w:val="22"/>
              </w:rPr>
              <w:t xml:space="preserve"> counts inside subarea)</w:t>
            </w:r>
          </w:p>
          <w:p w14:paraId="342599FF" w14:textId="77777777" w:rsidR="008F7773" w:rsidRPr="008E595C" w:rsidRDefault="008F7773" w:rsidP="007226D7">
            <w:pPr>
              <w:pStyle w:val="NormalWeb"/>
              <w:spacing w:before="0" w:beforeAutospacing="0" w:after="0" w:afterAutospacing="0"/>
              <w:rPr>
                <w:sz w:val="22"/>
                <w:szCs w:val="22"/>
              </w:rPr>
            </w:pP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19644"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Perform column generation, and column-based updating as a nonlinear program for ODME to minimize the total deviations assigned volume and traffic counts.</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E853E"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observed and assigned link volume in</w:t>
            </w:r>
          </w:p>
          <w:p w14:paraId="1E8A93DC"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link_performance.csv</w:t>
            </w:r>
          </w:p>
          <w:p w14:paraId="45572DD2" w14:textId="77777777" w:rsidR="008F7773" w:rsidRPr="008E595C" w:rsidRDefault="008F7773" w:rsidP="007226D7">
            <w:pPr>
              <w:rPr>
                <w:sz w:val="22"/>
                <w:szCs w:val="22"/>
              </w:rPr>
            </w:pPr>
          </w:p>
          <w:p w14:paraId="3C85B565"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before MOEs (Volume, speed, D/C, congestion duration P)</w:t>
            </w:r>
          </w:p>
        </w:tc>
      </w:tr>
      <w:tr w:rsidR="008F7773" w:rsidRPr="008E595C" w14:paraId="29CEBC3D" w14:textId="77777777" w:rsidTr="00AF037A">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CF1CE"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S</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472C"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Subarea based sensitivity analysis</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84CEE" w14:textId="77777777" w:rsidR="008F7773" w:rsidRPr="008E595C" w:rsidRDefault="008F7773" w:rsidP="007226D7">
            <w:pPr>
              <w:pStyle w:val="NormalWeb"/>
              <w:spacing w:before="0" w:beforeAutospacing="0" w:after="0" w:afterAutospacing="0"/>
              <w:rPr>
                <w:sz w:val="22"/>
                <w:szCs w:val="22"/>
              </w:rPr>
            </w:pPr>
            <w:proofErr w:type="spellStart"/>
            <w:r w:rsidRPr="008E595C">
              <w:rPr>
                <w:color w:val="000000"/>
                <w:sz w:val="22"/>
                <w:szCs w:val="22"/>
              </w:rPr>
              <w:t>supply_side_scenario</w:t>
            </w:r>
            <w:proofErr w:type="spellEnd"/>
          </w:p>
          <w:p w14:paraId="5B7C4085" w14:textId="77777777" w:rsidR="008F7773" w:rsidRPr="008E595C" w:rsidRDefault="008F7773" w:rsidP="007226D7">
            <w:pPr>
              <w:rPr>
                <w:sz w:val="22"/>
                <w:szCs w:val="22"/>
              </w:rPr>
            </w:pPr>
          </w:p>
          <w:p w14:paraId="48C40409"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 of lanes being changed to represent work zone or incident)</w:t>
            </w:r>
          </w:p>
          <w:p w14:paraId="22DB9F51" w14:textId="77777777" w:rsidR="008F7773" w:rsidRPr="008E595C" w:rsidRDefault="008F7773" w:rsidP="007226D7">
            <w:pPr>
              <w:rPr>
                <w:sz w:val="22"/>
                <w:szCs w:val="22"/>
              </w:rPr>
            </w:pPr>
          </w:p>
          <w:p w14:paraId="5E7BBC4B"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or </w:t>
            </w:r>
          </w:p>
          <w:p w14:paraId="4BF3693B" w14:textId="77777777" w:rsidR="008F7773" w:rsidRPr="008E595C" w:rsidRDefault="008F7773" w:rsidP="007226D7">
            <w:pPr>
              <w:pStyle w:val="NormalWeb"/>
              <w:spacing w:before="0" w:beforeAutospacing="0" w:after="0" w:afterAutospacing="0"/>
              <w:rPr>
                <w:sz w:val="22"/>
                <w:szCs w:val="22"/>
              </w:rPr>
            </w:pPr>
            <w:proofErr w:type="spellStart"/>
            <w:r w:rsidRPr="008E595C">
              <w:rPr>
                <w:color w:val="000000"/>
                <w:sz w:val="22"/>
                <w:szCs w:val="22"/>
              </w:rPr>
              <w:t>demand_side_scenario</w:t>
            </w:r>
            <w:proofErr w:type="spellEnd"/>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8CA0F" w14:textId="77777777" w:rsidR="008F7773" w:rsidRPr="008E595C" w:rsidRDefault="008F7773" w:rsidP="007226D7">
            <w:pPr>
              <w:pStyle w:val="NormalWeb"/>
              <w:spacing w:before="0" w:beforeAutospacing="0" w:after="0" w:afterAutospacing="0"/>
              <w:rPr>
                <w:color w:val="000000"/>
                <w:sz w:val="22"/>
                <w:szCs w:val="22"/>
              </w:rPr>
            </w:pPr>
            <w:r w:rsidRPr="008E595C">
              <w:rPr>
                <w:color w:val="000000"/>
                <w:sz w:val="22"/>
                <w:szCs w:val="22"/>
              </w:rPr>
              <w:t>1. Change the number of lanes from the baseline result,</w:t>
            </w:r>
          </w:p>
          <w:p w14:paraId="560C822E"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2. Perform column generation again to find alternative routes, </w:t>
            </w:r>
          </w:p>
          <w:p w14:paraId="38EB0BA8"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3. Perform column updating to reach a new user equilibrium link and route flow</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B09EB"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final_summary.csv</w:t>
            </w:r>
          </w:p>
          <w:p w14:paraId="0A2846B4" w14:textId="77777777" w:rsidR="008F7773" w:rsidRPr="008E595C" w:rsidRDefault="008F7773" w:rsidP="007226D7">
            <w:pPr>
              <w:rPr>
                <w:sz w:val="22"/>
                <w:szCs w:val="22"/>
              </w:rPr>
            </w:pPr>
          </w:p>
          <w:p w14:paraId="462D220F"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link_performance.csv</w:t>
            </w:r>
          </w:p>
          <w:p w14:paraId="4C807BE8" w14:textId="77777777" w:rsidR="008F7773" w:rsidRPr="008E595C" w:rsidRDefault="008F7773" w:rsidP="007226D7">
            <w:pPr>
              <w:pStyle w:val="NormalWeb"/>
              <w:spacing w:before="0" w:beforeAutospacing="0" w:after="0" w:afterAutospacing="0"/>
              <w:rPr>
                <w:sz w:val="22"/>
                <w:szCs w:val="22"/>
              </w:rPr>
            </w:pPr>
            <w:r w:rsidRPr="008E595C">
              <w:rPr>
                <w:b/>
                <w:bCs/>
                <w:color w:val="000000"/>
                <w:sz w:val="22"/>
                <w:szCs w:val="22"/>
              </w:rPr>
              <w:t>subarea_link_performance.csv</w:t>
            </w:r>
            <w:r w:rsidRPr="008E595C">
              <w:rPr>
                <w:color w:val="000000"/>
                <w:sz w:val="22"/>
                <w:szCs w:val="22"/>
              </w:rPr>
              <w:t> </w:t>
            </w:r>
          </w:p>
          <w:p w14:paraId="781E40AE"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w:t>
            </w:r>
            <w:proofErr w:type="gramStart"/>
            <w:r w:rsidRPr="008E595C">
              <w:rPr>
                <w:color w:val="000000"/>
                <w:sz w:val="22"/>
                <w:szCs w:val="22"/>
              </w:rPr>
              <w:t>volume</w:t>
            </w:r>
            <w:proofErr w:type="gramEnd"/>
            <w:r w:rsidRPr="008E595C">
              <w:rPr>
                <w:color w:val="000000"/>
                <w:sz w:val="22"/>
                <w:szCs w:val="22"/>
              </w:rPr>
              <w:t>, speed, D/C ratio, congestion duration for each link. Before and after the scenario being applied)</w:t>
            </w:r>
          </w:p>
          <w:p w14:paraId="3BA44567" w14:textId="77777777" w:rsidR="008F7773" w:rsidRPr="008E595C" w:rsidRDefault="008F7773" w:rsidP="007226D7">
            <w:pPr>
              <w:rPr>
                <w:sz w:val="22"/>
                <w:szCs w:val="22"/>
              </w:rPr>
            </w:pPr>
          </w:p>
          <w:p w14:paraId="2807535E"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corridor_performance.csv </w:t>
            </w:r>
          </w:p>
          <w:p w14:paraId="3C15F38C" w14:textId="77777777" w:rsidR="008F7773" w:rsidRPr="008E595C" w:rsidRDefault="008F7773" w:rsidP="007226D7">
            <w:pPr>
              <w:pStyle w:val="NormalWeb"/>
              <w:spacing w:before="0" w:beforeAutospacing="0" w:after="0" w:afterAutospacing="0"/>
              <w:rPr>
                <w:sz w:val="22"/>
                <w:szCs w:val="22"/>
              </w:rPr>
            </w:pPr>
            <w:r w:rsidRPr="008E595C">
              <w:rPr>
                <w:b/>
                <w:bCs/>
                <w:color w:val="000000"/>
                <w:sz w:val="22"/>
                <w:szCs w:val="22"/>
              </w:rPr>
              <w:t>district_performance.csv</w:t>
            </w:r>
            <w:r w:rsidRPr="008E595C">
              <w:rPr>
                <w:color w:val="000000"/>
                <w:sz w:val="22"/>
                <w:szCs w:val="22"/>
              </w:rPr>
              <w:t xml:space="preserve"> (total travel time, average distance, and average travel time for each district)</w:t>
            </w:r>
          </w:p>
          <w:p w14:paraId="312D16C1" w14:textId="77777777" w:rsidR="008F7773" w:rsidRPr="008E595C" w:rsidRDefault="008F7773" w:rsidP="007226D7">
            <w:pPr>
              <w:rPr>
                <w:sz w:val="22"/>
                <w:szCs w:val="22"/>
              </w:rPr>
            </w:pPr>
          </w:p>
        </w:tc>
      </w:tr>
      <w:tr w:rsidR="008F7773" w:rsidRPr="008E595C" w14:paraId="7F3DBB91" w14:textId="77777777" w:rsidTr="00AF037A">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26A1"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I</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EF0B6"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Information classes</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56AA1" w14:textId="77777777" w:rsidR="008F7773" w:rsidRPr="008E595C" w:rsidRDefault="008F7773" w:rsidP="007226D7">
            <w:pPr>
              <w:pStyle w:val="NormalWeb"/>
              <w:spacing w:before="0" w:beforeAutospacing="0" w:after="0" w:afterAutospacing="0"/>
              <w:rPr>
                <w:sz w:val="22"/>
                <w:szCs w:val="22"/>
              </w:rPr>
            </w:pPr>
            <w:r w:rsidRPr="008E595C">
              <w:rPr>
                <w:sz w:val="22"/>
                <w:szCs w:val="22"/>
              </w:rPr>
              <w:t>Real time, DMS, DMS + mandatory information</w:t>
            </w: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88DA3" w14:textId="77777777" w:rsidR="008F7773" w:rsidRPr="008E595C" w:rsidRDefault="008F7773" w:rsidP="007226D7">
            <w:pPr>
              <w:rPr>
                <w:sz w:val="22"/>
                <w:szCs w:val="22"/>
              </w:rPr>
            </w:pPr>
            <w:r w:rsidRPr="008E595C">
              <w:rPr>
                <w:sz w:val="22"/>
                <w:szCs w:val="22"/>
              </w:rPr>
              <w:t>Specify the DMS location</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E7650" w14:textId="77777777" w:rsidR="008F7773" w:rsidRPr="008E595C" w:rsidRDefault="008F7773" w:rsidP="007226D7">
            <w:pPr>
              <w:rPr>
                <w:sz w:val="22"/>
                <w:szCs w:val="22"/>
              </w:rPr>
            </w:pPr>
            <w:r w:rsidRPr="008E595C">
              <w:rPr>
                <w:sz w:val="22"/>
                <w:szCs w:val="22"/>
              </w:rPr>
              <w:t>Travel time for each information users</w:t>
            </w:r>
          </w:p>
        </w:tc>
      </w:tr>
      <w:tr w:rsidR="008F7773" w:rsidRPr="008E595C" w14:paraId="1FFC5820" w14:textId="77777777" w:rsidTr="00AF037A">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1A814" w14:textId="77777777" w:rsidR="008F7773" w:rsidRPr="008E595C" w:rsidRDefault="008F7773" w:rsidP="007226D7">
            <w:pPr>
              <w:pStyle w:val="NormalWeb"/>
              <w:spacing w:before="0" w:beforeAutospacing="0" w:after="0" w:afterAutospacing="0"/>
              <w:rPr>
                <w:color w:val="000000"/>
                <w:sz w:val="22"/>
                <w:szCs w:val="22"/>
              </w:rPr>
            </w:pPr>
            <w:r w:rsidRPr="008E595C">
              <w:rPr>
                <w:color w:val="000000"/>
                <w:sz w:val="22"/>
                <w:szCs w:val="22"/>
              </w:rPr>
              <w:t>N</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9F197" w14:textId="77777777" w:rsidR="008F7773" w:rsidRPr="008E595C" w:rsidRDefault="008F7773" w:rsidP="007226D7">
            <w:pPr>
              <w:pStyle w:val="NormalWeb"/>
              <w:spacing w:before="0" w:beforeAutospacing="0" w:after="0" w:afterAutospacing="0"/>
              <w:rPr>
                <w:color w:val="000000"/>
                <w:sz w:val="22"/>
                <w:szCs w:val="22"/>
              </w:rPr>
            </w:pPr>
            <w:r w:rsidRPr="008E595C">
              <w:rPr>
                <w:color w:val="000000"/>
                <w:sz w:val="22"/>
                <w:szCs w:val="22"/>
              </w:rPr>
              <w:t>Multiresolution network</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5FE1B" w14:textId="77777777" w:rsidR="008F7773" w:rsidRPr="008E595C" w:rsidRDefault="008F7773" w:rsidP="007226D7">
            <w:pPr>
              <w:rPr>
                <w:sz w:val="22"/>
                <w:szCs w:val="22"/>
              </w:rPr>
            </w:pPr>
            <w:r w:rsidRPr="008E595C">
              <w:rPr>
                <w:sz w:val="22"/>
                <w:szCs w:val="22"/>
              </w:rPr>
              <w:t>Macroscopic network form OSM</w:t>
            </w:r>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219E4" w14:textId="77777777" w:rsidR="008F7773" w:rsidRPr="008E595C" w:rsidRDefault="008F7773" w:rsidP="007226D7">
            <w:pPr>
              <w:rPr>
                <w:sz w:val="22"/>
                <w:szCs w:val="22"/>
              </w:rPr>
            </w:pPr>
            <w:r w:rsidRPr="008E595C">
              <w:rPr>
                <w:sz w:val="22"/>
                <w:szCs w:val="22"/>
              </w:rPr>
              <w:t xml:space="preserve">Osm2gmns python package </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80FA1" w14:textId="77777777" w:rsidR="008F7773" w:rsidRPr="008E595C" w:rsidRDefault="008F7773" w:rsidP="007226D7">
            <w:pPr>
              <w:rPr>
                <w:sz w:val="22"/>
                <w:szCs w:val="22"/>
              </w:rPr>
            </w:pPr>
            <w:r w:rsidRPr="008E595C">
              <w:rPr>
                <w:sz w:val="22"/>
                <w:szCs w:val="22"/>
              </w:rPr>
              <w:t>Mesoscopic and Microscopic network</w:t>
            </w:r>
          </w:p>
        </w:tc>
      </w:tr>
      <w:tr w:rsidR="008F7773" w:rsidRPr="008E595C" w14:paraId="47921D35" w14:textId="77777777" w:rsidTr="00AF037A">
        <w:trPr>
          <w:trHeight w:val="255"/>
        </w:trPr>
        <w:tc>
          <w:tcPr>
            <w:tcW w:w="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D85CA"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lastRenderedPageBreak/>
              <w:t>G</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258C6"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Agent-based Simulation</w:t>
            </w:r>
          </w:p>
        </w:tc>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454DC" w14:textId="77777777" w:rsidR="008F7773" w:rsidRPr="008E595C" w:rsidRDefault="008F7773" w:rsidP="007226D7">
            <w:pPr>
              <w:pStyle w:val="NormalWeb"/>
              <w:spacing w:before="0" w:beforeAutospacing="0" w:after="0" w:afterAutospacing="0"/>
              <w:rPr>
                <w:sz w:val="22"/>
                <w:szCs w:val="22"/>
              </w:rPr>
            </w:pPr>
            <w:proofErr w:type="spellStart"/>
            <w:r w:rsidRPr="008E595C">
              <w:rPr>
                <w:color w:val="000000"/>
                <w:sz w:val="22"/>
                <w:szCs w:val="22"/>
              </w:rPr>
              <w:t>supply_side_scenario</w:t>
            </w:r>
            <w:proofErr w:type="spellEnd"/>
            <w:r w:rsidRPr="008E595C">
              <w:rPr>
                <w:color w:val="000000"/>
                <w:sz w:val="22"/>
                <w:szCs w:val="22"/>
              </w:rPr>
              <w:t xml:space="preserve"> or </w:t>
            </w:r>
          </w:p>
          <w:p w14:paraId="2E1846DA" w14:textId="77777777" w:rsidR="008F7773" w:rsidRPr="008E595C" w:rsidRDefault="008F7773" w:rsidP="007226D7">
            <w:pPr>
              <w:pStyle w:val="NormalWeb"/>
              <w:spacing w:before="0" w:beforeAutospacing="0" w:after="0" w:afterAutospacing="0"/>
              <w:rPr>
                <w:sz w:val="22"/>
                <w:szCs w:val="22"/>
              </w:rPr>
            </w:pPr>
            <w:proofErr w:type="spellStart"/>
            <w:r w:rsidRPr="008E595C">
              <w:rPr>
                <w:color w:val="000000"/>
                <w:sz w:val="22"/>
                <w:szCs w:val="22"/>
              </w:rPr>
              <w:t>demand_side_scenario</w:t>
            </w:r>
            <w:proofErr w:type="spellEnd"/>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2E53F" w14:textId="77777777" w:rsidR="008F7773" w:rsidRPr="008E595C" w:rsidRDefault="008F7773" w:rsidP="007226D7">
            <w:pPr>
              <w:rPr>
                <w:sz w:val="22"/>
                <w:szCs w:val="22"/>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189BE"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before and after MOEs in</w:t>
            </w:r>
          </w:p>
          <w:p w14:paraId="030DE836" w14:textId="77777777" w:rsidR="008F7773" w:rsidRPr="008E595C" w:rsidRDefault="008F7773" w:rsidP="007226D7">
            <w:pPr>
              <w:pStyle w:val="NormalWeb"/>
              <w:spacing w:before="0" w:beforeAutospacing="0" w:after="0" w:afterAutospacing="0"/>
              <w:rPr>
                <w:sz w:val="22"/>
                <w:szCs w:val="22"/>
              </w:rPr>
            </w:pPr>
            <w:r w:rsidRPr="008E595C">
              <w:rPr>
                <w:color w:val="000000"/>
                <w:sz w:val="22"/>
                <w:szCs w:val="22"/>
              </w:rPr>
              <w:t>link_performance.csv and corridor_performance.csv </w:t>
            </w:r>
          </w:p>
        </w:tc>
      </w:tr>
    </w:tbl>
    <w:p w14:paraId="4B775FEF" w14:textId="77777777" w:rsidR="008F7773" w:rsidRPr="008E595C" w:rsidRDefault="008F7773" w:rsidP="008F7773">
      <w:pPr>
        <w:rPr>
          <w:sz w:val="22"/>
          <w:szCs w:val="22"/>
        </w:rPr>
      </w:pPr>
    </w:p>
    <w:p w14:paraId="24C4BFFC" w14:textId="77777777" w:rsidR="008F7773" w:rsidRPr="008E595C" w:rsidRDefault="008F7773">
      <w:pPr>
        <w:rPr>
          <w:b/>
          <w:bCs/>
          <w:sz w:val="22"/>
          <w:szCs w:val="22"/>
        </w:rPr>
      </w:pPr>
    </w:p>
    <w:p w14:paraId="08F82CC6" w14:textId="3C6C60A7" w:rsidR="004D08DB" w:rsidRPr="008E595C" w:rsidRDefault="00E75C8A">
      <w:pPr>
        <w:rPr>
          <w:b/>
          <w:bCs/>
          <w:sz w:val="22"/>
          <w:szCs w:val="22"/>
        </w:rPr>
      </w:pPr>
      <w:r w:rsidRPr="008E595C">
        <w:rPr>
          <w:b/>
          <w:bCs/>
          <w:sz w:val="22"/>
          <w:szCs w:val="22"/>
        </w:rPr>
        <w:t xml:space="preserve">Stage FO: </w:t>
      </w:r>
      <w:r w:rsidR="0074138D" w:rsidRPr="008E595C">
        <w:rPr>
          <w:b/>
          <w:bCs/>
          <w:sz w:val="22"/>
          <w:szCs w:val="22"/>
        </w:rPr>
        <w:t>OD size reduction</w:t>
      </w:r>
    </w:p>
    <w:p w14:paraId="1DC26518" w14:textId="002A529B" w:rsidR="00EA420D" w:rsidRPr="008E595C" w:rsidRDefault="00EA420D" w:rsidP="0061375E">
      <w:pPr>
        <w:rPr>
          <w:sz w:val="22"/>
          <w:szCs w:val="22"/>
        </w:rPr>
      </w:pPr>
    </w:p>
    <w:p w14:paraId="6830DBA6" w14:textId="62188557" w:rsidR="0061375E" w:rsidRPr="008E595C" w:rsidRDefault="0061375E" w:rsidP="0061375E">
      <w:pPr>
        <w:rPr>
          <w:sz w:val="22"/>
          <w:szCs w:val="22"/>
        </w:rPr>
      </w:pPr>
      <w:r w:rsidRPr="008E595C">
        <w:rPr>
          <w:sz w:val="22"/>
          <w:szCs w:val="22"/>
        </w:rPr>
        <w:t xml:space="preserve">The key goal of this stage is to find an appropriate zone set, called subarea related zone, to run the DTA model so that we can minimize the gap of the link volume inside the subarea after we reduce the zone size, called after link volume for convenience, and the corresponding link volume when we solve the entire statewide network, called original link volume. </w:t>
      </w:r>
      <w:r w:rsidR="00083EA4" w:rsidRPr="008E595C">
        <w:rPr>
          <w:sz w:val="22"/>
          <w:szCs w:val="22"/>
        </w:rPr>
        <w:t xml:space="preserve">At the same time, the computer memory use can be </w:t>
      </w:r>
      <w:proofErr w:type="gramStart"/>
      <w:r w:rsidR="00083EA4" w:rsidRPr="008E595C">
        <w:rPr>
          <w:sz w:val="22"/>
          <w:szCs w:val="22"/>
        </w:rPr>
        <w:t>reduced</w:t>
      </w:r>
      <w:proofErr w:type="gramEnd"/>
      <w:r w:rsidR="00083EA4" w:rsidRPr="008E595C">
        <w:rPr>
          <w:sz w:val="22"/>
          <w:szCs w:val="22"/>
        </w:rPr>
        <w:t xml:space="preserve"> and the computation efficiency can be improved.</w:t>
      </w:r>
    </w:p>
    <w:p w14:paraId="1F66D96F" w14:textId="77777777" w:rsidR="0061375E" w:rsidRPr="008E595C" w:rsidRDefault="0061375E" w:rsidP="0061375E">
      <w:pPr>
        <w:rPr>
          <w:sz w:val="22"/>
          <w:szCs w:val="22"/>
        </w:rPr>
      </w:pPr>
    </w:p>
    <w:p w14:paraId="35675249" w14:textId="77777777" w:rsidR="0061375E" w:rsidRPr="008E595C" w:rsidRDefault="0061375E" w:rsidP="0061375E">
      <w:pPr>
        <w:rPr>
          <w:sz w:val="22"/>
          <w:szCs w:val="22"/>
        </w:rPr>
      </w:pPr>
      <w:r w:rsidRPr="008E595C">
        <w:rPr>
          <w:sz w:val="22"/>
          <w:szCs w:val="22"/>
        </w:rPr>
        <w:t xml:space="preserve">We suppose a zone set, W, containing all zones of the entire network, and a zone set, S, with subarea related zone we final choose. I </w:t>
      </w:r>
      <w:proofErr w:type="gramStart"/>
      <w:r w:rsidRPr="008E595C">
        <w:rPr>
          <w:sz w:val="22"/>
          <w:szCs w:val="22"/>
        </w:rPr>
        <w:t>is</w:t>
      </w:r>
      <w:proofErr w:type="gramEnd"/>
      <w:r w:rsidRPr="008E595C">
        <w:rPr>
          <w:sz w:val="22"/>
          <w:szCs w:val="22"/>
        </w:rPr>
        <w:t xml:space="preserve"> the internal zone set of the subarea, E is the external impact zone set of the subarea, and Y is the unrelated zone set. Thus, W=I+E+Y. Obviously, all zones in I should be chosen for S. EA and EB are chosen as an unchosen external impact zone to S, respectively. Thus, S=I+EA. </w:t>
      </w:r>
    </w:p>
    <w:p w14:paraId="57CC9256" w14:textId="77777777" w:rsidR="0061375E" w:rsidRPr="008E595C" w:rsidRDefault="0061375E" w:rsidP="0061375E">
      <w:pPr>
        <w:rPr>
          <w:sz w:val="22"/>
          <w:szCs w:val="22"/>
        </w:rPr>
      </w:pPr>
      <w:r w:rsidRPr="008E595C">
        <w:rPr>
          <w:noProof/>
          <w:sz w:val="22"/>
          <w:szCs w:val="22"/>
        </w:rPr>
        <w:drawing>
          <wp:inline distT="0" distB="0" distL="0" distR="0" wp14:anchorId="7FE20ECE" wp14:editId="1E5EF650">
            <wp:extent cx="5274310" cy="3313430"/>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a:stretch>
                      <a:fillRect/>
                    </a:stretch>
                  </pic:blipFill>
                  <pic:spPr>
                    <a:xfrm>
                      <a:off x="0" y="0"/>
                      <a:ext cx="5274310" cy="3313430"/>
                    </a:xfrm>
                    <a:prstGeom prst="rect">
                      <a:avLst/>
                    </a:prstGeom>
                  </pic:spPr>
                </pic:pic>
              </a:graphicData>
            </a:graphic>
          </wp:inline>
        </w:drawing>
      </w:r>
    </w:p>
    <w:p w14:paraId="5E16C296" w14:textId="3BDA1722" w:rsidR="0061375E" w:rsidRPr="008E595C" w:rsidRDefault="0061375E" w:rsidP="0061375E">
      <w:pPr>
        <w:rPr>
          <w:b/>
          <w:bCs/>
          <w:sz w:val="22"/>
          <w:szCs w:val="22"/>
        </w:rPr>
      </w:pPr>
      <w:r w:rsidRPr="008E595C">
        <w:rPr>
          <w:b/>
          <w:bCs/>
          <w:sz w:val="22"/>
          <w:szCs w:val="22"/>
        </w:rPr>
        <w:t>Fig</w:t>
      </w:r>
      <w:r w:rsidR="00803C38" w:rsidRPr="008E595C">
        <w:rPr>
          <w:b/>
          <w:bCs/>
          <w:sz w:val="22"/>
          <w:szCs w:val="22"/>
        </w:rPr>
        <w:t>.</w:t>
      </w:r>
      <w:r w:rsidRPr="008E595C">
        <w:rPr>
          <w:b/>
          <w:bCs/>
          <w:sz w:val="22"/>
          <w:szCs w:val="22"/>
        </w:rPr>
        <w:t xml:space="preserve"> </w:t>
      </w:r>
      <w:r w:rsidR="00DD0EBD" w:rsidRPr="008E595C">
        <w:rPr>
          <w:b/>
          <w:bCs/>
          <w:sz w:val="22"/>
          <w:szCs w:val="22"/>
        </w:rPr>
        <w:t>4</w:t>
      </w:r>
      <w:r w:rsidRPr="008E595C">
        <w:rPr>
          <w:b/>
          <w:bCs/>
          <w:sz w:val="22"/>
          <w:szCs w:val="22"/>
        </w:rPr>
        <w:t xml:space="preserve"> </w:t>
      </w:r>
      <w:r w:rsidRPr="008E595C">
        <w:rPr>
          <w:sz w:val="22"/>
          <w:szCs w:val="22"/>
        </w:rPr>
        <w:t>Zone set structure in subarea related zone</w:t>
      </w:r>
    </w:p>
    <w:p w14:paraId="2A33CA10" w14:textId="77777777" w:rsidR="0061375E" w:rsidRPr="008E595C" w:rsidRDefault="0061375E" w:rsidP="0061375E">
      <w:pPr>
        <w:rPr>
          <w:sz w:val="22"/>
          <w:szCs w:val="22"/>
        </w:rPr>
      </w:pPr>
    </w:p>
    <w:p w14:paraId="1FDB8BED" w14:textId="71EB1ADD" w:rsidR="0061375E" w:rsidRPr="008E595C" w:rsidRDefault="0061375E" w:rsidP="0061375E">
      <w:pPr>
        <w:rPr>
          <w:sz w:val="22"/>
          <w:szCs w:val="22"/>
        </w:rPr>
      </w:pPr>
      <w:r w:rsidRPr="008E595C">
        <w:rPr>
          <w:sz w:val="22"/>
          <w:szCs w:val="22"/>
        </w:rPr>
        <w:t xml:space="preserve">When we run DTA based on the entire network, that is all zones are chosen to S, where Y is an empty set, EA = E+Y. In addition, the gap between the </w:t>
      </w:r>
      <w:proofErr w:type="gramStart"/>
      <w:r w:rsidRPr="008E595C">
        <w:rPr>
          <w:sz w:val="22"/>
          <w:szCs w:val="22"/>
        </w:rPr>
        <w:t>after link</w:t>
      </w:r>
      <w:proofErr w:type="gramEnd"/>
      <w:r w:rsidRPr="008E595C">
        <w:rPr>
          <w:sz w:val="22"/>
          <w:szCs w:val="22"/>
        </w:rPr>
        <w:t xml:space="preserve"> volume and the original link volume is 0. The original demand matrix is combined by sets of I, EA, EB, and Y, as </w:t>
      </w:r>
      <w:r w:rsidRPr="008E595C">
        <w:rPr>
          <w:b/>
          <w:bCs/>
          <w:sz w:val="22"/>
          <w:szCs w:val="22"/>
        </w:rPr>
        <w:t xml:space="preserve">Table </w:t>
      </w:r>
      <w:r w:rsidR="00D32CD9" w:rsidRPr="008E595C">
        <w:rPr>
          <w:b/>
          <w:bCs/>
          <w:sz w:val="22"/>
          <w:szCs w:val="22"/>
        </w:rPr>
        <w:t>3</w:t>
      </w:r>
      <w:r w:rsidRPr="008E595C">
        <w:rPr>
          <w:sz w:val="22"/>
          <w:szCs w:val="22"/>
        </w:rPr>
        <w:t xml:space="preserve"> shown. Therefore, the errors are from the zones which are mainly in EB.</w:t>
      </w:r>
    </w:p>
    <w:p w14:paraId="637293EF" w14:textId="3DA21735" w:rsidR="00AF037A" w:rsidRPr="008E595C" w:rsidRDefault="00AF037A" w:rsidP="0061375E">
      <w:pPr>
        <w:rPr>
          <w:sz w:val="22"/>
          <w:szCs w:val="22"/>
        </w:rPr>
      </w:pPr>
    </w:p>
    <w:p w14:paraId="0E612EDD" w14:textId="414F8942" w:rsidR="00AF037A" w:rsidRPr="008E595C" w:rsidRDefault="00AF037A" w:rsidP="0061375E">
      <w:pPr>
        <w:rPr>
          <w:sz w:val="22"/>
          <w:szCs w:val="22"/>
        </w:rPr>
      </w:pPr>
    </w:p>
    <w:p w14:paraId="235192ED" w14:textId="0B7E61CC" w:rsidR="00AF037A" w:rsidRPr="008E595C" w:rsidRDefault="00AF037A" w:rsidP="0061375E">
      <w:pPr>
        <w:rPr>
          <w:sz w:val="22"/>
          <w:szCs w:val="22"/>
        </w:rPr>
      </w:pPr>
    </w:p>
    <w:p w14:paraId="0A7A7E78" w14:textId="18526D48" w:rsidR="00AF037A" w:rsidRPr="008E595C" w:rsidRDefault="00AF037A" w:rsidP="0061375E">
      <w:pPr>
        <w:rPr>
          <w:sz w:val="22"/>
          <w:szCs w:val="22"/>
        </w:rPr>
      </w:pPr>
    </w:p>
    <w:p w14:paraId="2D3712AA" w14:textId="77777777" w:rsidR="00AF037A" w:rsidRPr="008E595C" w:rsidRDefault="00AF037A" w:rsidP="0061375E">
      <w:pPr>
        <w:rPr>
          <w:sz w:val="22"/>
          <w:szCs w:val="22"/>
        </w:rPr>
      </w:pPr>
    </w:p>
    <w:p w14:paraId="50212135" w14:textId="77777777" w:rsidR="0061375E" w:rsidRPr="008E595C" w:rsidRDefault="0061375E" w:rsidP="0061375E">
      <w:pPr>
        <w:rPr>
          <w:sz w:val="22"/>
          <w:szCs w:val="22"/>
        </w:rPr>
      </w:pPr>
    </w:p>
    <w:p w14:paraId="4493BAD8" w14:textId="115A7E66" w:rsidR="0061375E" w:rsidRPr="008E595C" w:rsidRDefault="0061375E" w:rsidP="0061375E">
      <w:pPr>
        <w:rPr>
          <w:sz w:val="22"/>
          <w:szCs w:val="22"/>
        </w:rPr>
      </w:pPr>
      <w:r w:rsidRPr="008E595C">
        <w:rPr>
          <w:b/>
          <w:bCs/>
          <w:sz w:val="22"/>
          <w:szCs w:val="22"/>
        </w:rPr>
        <w:lastRenderedPageBreak/>
        <w:t xml:space="preserve">Table </w:t>
      </w:r>
      <w:r w:rsidR="00D32CD9" w:rsidRPr="008E595C">
        <w:rPr>
          <w:b/>
          <w:bCs/>
          <w:sz w:val="22"/>
          <w:szCs w:val="22"/>
        </w:rPr>
        <w:t>3</w:t>
      </w:r>
      <w:r w:rsidRPr="008E595C">
        <w:rPr>
          <w:sz w:val="22"/>
          <w:szCs w:val="22"/>
        </w:rPr>
        <w:t xml:space="preserve"> The source of the approximation error</w:t>
      </w:r>
    </w:p>
    <w:tbl>
      <w:tblPr>
        <w:tblStyle w:val="TableGrid"/>
        <w:tblW w:w="0" w:type="auto"/>
        <w:tblLook w:val="04A0" w:firstRow="1" w:lastRow="0" w:firstColumn="1" w:lastColumn="0" w:noHBand="0" w:noVBand="1"/>
      </w:tblPr>
      <w:tblGrid>
        <w:gridCol w:w="2011"/>
        <w:gridCol w:w="2104"/>
        <w:gridCol w:w="2010"/>
        <w:gridCol w:w="2104"/>
      </w:tblGrid>
      <w:tr w:rsidR="0061375E" w:rsidRPr="008E595C" w14:paraId="3A6BA88B" w14:textId="77777777" w:rsidTr="007226D7">
        <w:trPr>
          <w:trHeight w:val="293"/>
        </w:trPr>
        <w:tc>
          <w:tcPr>
            <w:tcW w:w="2011" w:type="dxa"/>
          </w:tcPr>
          <w:p w14:paraId="7273CFB3" w14:textId="77777777" w:rsidR="0061375E" w:rsidRPr="008E595C" w:rsidRDefault="0061375E" w:rsidP="007226D7">
            <w:pPr>
              <w:rPr>
                <w:sz w:val="22"/>
                <w:szCs w:val="22"/>
              </w:rPr>
            </w:pPr>
          </w:p>
        </w:tc>
        <w:tc>
          <w:tcPr>
            <w:tcW w:w="2104" w:type="dxa"/>
          </w:tcPr>
          <w:p w14:paraId="5FF4010F" w14:textId="77777777" w:rsidR="0061375E" w:rsidRPr="008E595C" w:rsidRDefault="0061375E" w:rsidP="007226D7">
            <w:pPr>
              <w:rPr>
                <w:sz w:val="22"/>
                <w:szCs w:val="22"/>
              </w:rPr>
            </w:pPr>
            <w:r w:rsidRPr="008E595C">
              <w:rPr>
                <w:sz w:val="22"/>
                <w:szCs w:val="22"/>
              </w:rPr>
              <w:t>I</w:t>
            </w:r>
          </w:p>
        </w:tc>
        <w:tc>
          <w:tcPr>
            <w:tcW w:w="2010" w:type="dxa"/>
          </w:tcPr>
          <w:p w14:paraId="2ED9802E" w14:textId="77777777" w:rsidR="0061375E" w:rsidRPr="008E595C" w:rsidRDefault="0061375E" w:rsidP="007226D7">
            <w:pPr>
              <w:rPr>
                <w:sz w:val="22"/>
                <w:szCs w:val="22"/>
              </w:rPr>
            </w:pPr>
            <w:r w:rsidRPr="008E595C">
              <w:rPr>
                <w:sz w:val="22"/>
                <w:szCs w:val="22"/>
              </w:rPr>
              <w:t>EA</w:t>
            </w:r>
          </w:p>
        </w:tc>
        <w:tc>
          <w:tcPr>
            <w:tcW w:w="2104" w:type="dxa"/>
          </w:tcPr>
          <w:p w14:paraId="6917357B" w14:textId="77777777" w:rsidR="0061375E" w:rsidRPr="008E595C" w:rsidRDefault="0061375E" w:rsidP="007226D7">
            <w:pPr>
              <w:rPr>
                <w:sz w:val="22"/>
                <w:szCs w:val="22"/>
              </w:rPr>
            </w:pPr>
            <w:r w:rsidRPr="008E595C">
              <w:rPr>
                <w:sz w:val="22"/>
                <w:szCs w:val="22"/>
              </w:rPr>
              <w:t>EB</w:t>
            </w:r>
          </w:p>
        </w:tc>
      </w:tr>
      <w:tr w:rsidR="0061375E" w:rsidRPr="008E595C" w14:paraId="005CE168" w14:textId="77777777" w:rsidTr="007226D7">
        <w:trPr>
          <w:trHeight w:val="303"/>
        </w:trPr>
        <w:tc>
          <w:tcPr>
            <w:tcW w:w="2011" w:type="dxa"/>
          </w:tcPr>
          <w:p w14:paraId="4F2DB5CF" w14:textId="77777777" w:rsidR="0061375E" w:rsidRPr="008E595C" w:rsidRDefault="0061375E" w:rsidP="007226D7">
            <w:pPr>
              <w:rPr>
                <w:sz w:val="22"/>
                <w:szCs w:val="22"/>
              </w:rPr>
            </w:pPr>
            <w:r w:rsidRPr="008E595C">
              <w:rPr>
                <w:sz w:val="22"/>
                <w:szCs w:val="22"/>
              </w:rPr>
              <w:t>I</w:t>
            </w:r>
          </w:p>
        </w:tc>
        <w:tc>
          <w:tcPr>
            <w:tcW w:w="2104" w:type="dxa"/>
          </w:tcPr>
          <w:p w14:paraId="27A4B3D2" w14:textId="77777777" w:rsidR="0061375E" w:rsidRPr="008E595C" w:rsidRDefault="0061375E" w:rsidP="007226D7">
            <w:pPr>
              <w:rPr>
                <w:sz w:val="22"/>
                <w:szCs w:val="22"/>
              </w:rPr>
            </w:pPr>
          </w:p>
        </w:tc>
        <w:tc>
          <w:tcPr>
            <w:tcW w:w="2010" w:type="dxa"/>
          </w:tcPr>
          <w:p w14:paraId="74934F29" w14:textId="77777777" w:rsidR="0061375E" w:rsidRPr="008E595C" w:rsidRDefault="0061375E" w:rsidP="007226D7">
            <w:pPr>
              <w:rPr>
                <w:sz w:val="22"/>
                <w:szCs w:val="22"/>
              </w:rPr>
            </w:pPr>
          </w:p>
        </w:tc>
        <w:tc>
          <w:tcPr>
            <w:tcW w:w="2104" w:type="dxa"/>
          </w:tcPr>
          <w:p w14:paraId="5250C9DC" w14:textId="77777777" w:rsidR="0061375E" w:rsidRPr="008E595C" w:rsidRDefault="0061375E" w:rsidP="007226D7">
            <w:pPr>
              <w:rPr>
                <w:sz w:val="22"/>
                <w:szCs w:val="22"/>
              </w:rPr>
            </w:pPr>
            <w:r w:rsidRPr="008E595C">
              <w:rPr>
                <w:sz w:val="22"/>
                <w:szCs w:val="22"/>
              </w:rPr>
              <w:t>error source</w:t>
            </w:r>
          </w:p>
        </w:tc>
      </w:tr>
      <w:tr w:rsidR="0061375E" w:rsidRPr="008E595C" w14:paraId="256C9158" w14:textId="77777777" w:rsidTr="007226D7">
        <w:trPr>
          <w:trHeight w:val="293"/>
        </w:trPr>
        <w:tc>
          <w:tcPr>
            <w:tcW w:w="2011" w:type="dxa"/>
          </w:tcPr>
          <w:p w14:paraId="063FF627" w14:textId="77777777" w:rsidR="0061375E" w:rsidRPr="008E595C" w:rsidRDefault="0061375E" w:rsidP="007226D7">
            <w:pPr>
              <w:rPr>
                <w:sz w:val="22"/>
                <w:szCs w:val="22"/>
              </w:rPr>
            </w:pPr>
            <w:r w:rsidRPr="008E595C">
              <w:rPr>
                <w:sz w:val="22"/>
                <w:szCs w:val="22"/>
              </w:rPr>
              <w:t>EA</w:t>
            </w:r>
          </w:p>
        </w:tc>
        <w:tc>
          <w:tcPr>
            <w:tcW w:w="2104" w:type="dxa"/>
          </w:tcPr>
          <w:p w14:paraId="5ED2DF74" w14:textId="77777777" w:rsidR="0061375E" w:rsidRPr="008E595C" w:rsidRDefault="0061375E" w:rsidP="007226D7">
            <w:pPr>
              <w:rPr>
                <w:sz w:val="22"/>
                <w:szCs w:val="22"/>
              </w:rPr>
            </w:pPr>
          </w:p>
        </w:tc>
        <w:tc>
          <w:tcPr>
            <w:tcW w:w="2010" w:type="dxa"/>
          </w:tcPr>
          <w:p w14:paraId="5AD35093" w14:textId="77777777" w:rsidR="0061375E" w:rsidRPr="008E595C" w:rsidRDefault="0061375E" w:rsidP="007226D7">
            <w:pPr>
              <w:rPr>
                <w:sz w:val="22"/>
                <w:szCs w:val="22"/>
              </w:rPr>
            </w:pPr>
          </w:p>
        </w:tc>
        <w:tc>
          <w:tcPr>
            <w:tcW w:w="2104" w:type="dxa"/>
          </w:tcPr>
          <w:p w14:paraId="77C6EC85" w14:textId="77777777" w:rsidR="0061375E" w:rsidRPr="008E595C" w:rsidRDefault="0061375E" w:rsidP="007226D7">
            <w:pPr>
              <w:rPr>
                <w:sz w:val="22"/>
                <w:szCs w:val="22"/>
              </w:rPr>
            </w:pPr>
          </w:p>
        </w:tc>
      </w:tr>
      <w:tr w:rsidR="0061375E" w:rsidRPr="008E595C" w14:paraId="7BFE84EF" w14:textId="77777777" w:rsidTr="007226D7">
        <w:trPr>
          <w:trHeight w:val="293"/>
        </w:trPr>
        <w:tc>
          <w:tcPr>
            <w:tcW w:w="2011" w:type="dxa"/>
          </w:tcPr>
          <w:p w14:paraId="5110AD84" w14:textId="77777777" w:rsidR="0061375E" w:rsidRPr="008E595C" w:rsidRDefault="0061375E" w:rsidP="007226D7">
            <w:pPr>
              <w:rPr>
                <w:sz w:val="22"/>
                <w:szCs w:val="22"/>
              </w:rPr>
            </w:pPr>
            <w:r w:rsidRPr="008E595C">
              <w:rPr>
                <w:sz w:val="22"/>
                <w:szCs w:val="22"/>
              </w:rPr>
              <w:t>EB</w:t>
            </w:r>
          </w:p>
        </w:tc>
        <w:tc>
          <w:tcPr>
            <w:tcW w:w="2104" w:type="dxa"/>
          </w:tcPr>
          <w:p w14:paraId="07DD84E9" w14:textId="77777777" w:rsidR="0061375E" w:rsidRPr="008E595C" w:rsidRDefault="0061375E" w:rsidP="007226D7">
            <w:pPr>
              <w:rPr>
                <w:sz w:val="22"/>
                <w:szCs w:val="22"/>
              </w:rPr>
            </w:pPr>
            <w:r w:rsidRPr="008E595C">
              <w:rPr>
                <w:sz w:val="22"/>
                <w:szCs w:val="22"/>
              </w:rPr>
              <w:t>error source</w:t>
            </w:r>
          </w:p>
        </w:tc>
        <w:tc>
          <w:tcPr>
            <w:tcW w:w="2010" w:type="dxa"/>
          </w:tcPr>
          <w:p w14:paraId="58409DF5" w14:textId="77777777" w:rsidR="0061375E" w:rsidRPr="008E595C" w:rsidRDefault="0061375E" w:rsidP="007226D7">
            <w:pPr>
              <w:rPr>
                <w:sz w:val="22"/>
                <w:szCs w:val="22"/>
              </w:rPr>
            </w:pPr>
          </w:p>
        </w:tc>
        <w:tc>
          <w:tcPr>
            <w:tcW w:w="2104" w:type="dxa"/>
          </w:tcPr>
          <w:p w14:paraId="41F8AC80" w14:textId="77777777" w:rsidR="0061375E" w:rsidRPr="008E595C" w:rsidRDefault="0061375E" w:rsidP="007226D7">
            <w:pPr>
              <w:rPr>
                <w:sz w:val="22"/>
                <w:szCs w:val="22"/>
              </w:rPr>
            </w:pPr>
            <w:r w:rsidRPr="008E595C">
              <w:rPr>
                <w:sz w:val="22"/>
                <w:szCs w:val="22"/>
              </w:rPr>
              <w:t>error source</w:t>
            </w:r>
          </w:p>
        </w:tc>
      </w:tr>
    </w:tbl>
    <w:p w14:paraId="6E3ECE3D" w14:textId="77777777" w:rsidR="0061375E" w:rsidRPr="008E595C" w:rsidRDefault="0061375E" w:rsidP="0061375E">
      <w:pPr>
        <w:rPr>
          <w:sz w:val="22"/>
          <w:szCs w:val="22"/>
        </w:rPr>
      </w:pPr>
    </w:p>
    <w:p w14:paraId="7A7AFF74" w14:textId="77777777" w:rsidR="0061375E" w:rsidRPr="008E595C" w:rsidRDefault="0061375E" w:rsidP="0061375E">
      <w:pPr>
        <w:rPr>
          <w:sz w:val="22"/>
          <w:szCs w:val="22"/>
        </w:rPr>
      </w:pPr>
      <w:r w:rsidRPr="008E595C">
        <w:rPr>
          <w:sz w:val="22"/>
          <w:szCs w:val="22"/>
        </w:rPr>
        <w:t>The gap can be calculated by the following formulation:</w:t>
      </w:r>
    </w:p>
    <w:p w14:paraId="5BA70ABD" w14:textId="77777777" w:rsidR="0061375E" w:rsidRPr="008E595C" w:rsidRDefault="0061375E" w:rsidP="0061375E">
      <w:pPr>
        <w:rPr>
          <w:sz w:val="22"/>
          <w:szCs w:val="22"/>
        </w:rPr>
      </w:pPr>
      <w:r w:rsidRPr="008E595C">
        <w:rPr>
          <w:sz w:val="22"/>
          <w:szCs w:val="22"/>
        </w:rPr>
        <w:t>Difference = after volume – original volume</w:t>
      </w:r>
    </w:p>
    <w:p w14:paraId="3E2E13C0" w14:textId="77777777" w:rsidR="00DB72AD" w:rsidRPr="008E595C" w:rsidRDefault="00DB72AD" w:rsidP="0061375E">
      <w:pPr>
        <w:rPr>
          <w:sz w:val="22"/>
          <w:szCs w:val="22"/>
        </w:rPr>
      </w:pPr>
    </w:p>
    <w:p w14:paraId="197FDA02" w14:textId="34D3BD61" w:rsidR="008F7773" w:rsidRPr="008E595C" w:rsidRDefault="0061375E" w:rsidP="00803C38">
      <w:pPr>
        <w:rPr>
          <w:color w:val="000000"/>
          <w:sz w:val="22"/>
          <w:szCs w:val="22"/>
        </w:rPr>
      </w:pPr>
      <w:r w:rsidRPr="008E595C">
        <w:rPr>
          <w:sz w:val="22"/>
          <w:szCs w:val="22"/>
        </w:rPr>
        <w:t xml:space="preserve">This paper </w:t>
      </w:r>
      <w:proofErr w:type="gramStart"/>
      <w:r w:rsidR="00803C38" w:rsidRPr="008E595C">
        <w:rPr>
          <w:color w:val="000000"/>
          <w:sz w:val="22"/>
          <w:szCs w:val="22"/>
        </w:rPr>
        <w:t>use</w:t>
      </w:r>
      <w:proofErr w:type="gramEnd"/>
      <w:r w:rsidR="00803C38" w:rsidRPr="008E595C">
        <w:rPr>
          <w:color w:val="000000"/>
          <w:sz w:val="22"/>
          <w:szCs w:val="22"/>
        </w:rPr>
        <w:t xml:space="preserve"> the straight line approximation</w:t>
      </w:r>
      <w:r w:rsidR="00C05F4B" w:rsidRPr="008E595C">
        <w:rPr>
          <w:color w:val="000000"/>
          <w:sz w:val="22"/>
          <w:szCs w:val="22"/>
        </w:rPr>
        <w:t>. I</w:t>
      </w:r>
      <w:r w:rsidR="00803C38" w:rsidRPr="008E595C">
        <w:rPr>
          <w:color w:val="000000"/>
          <w:sz w:val="22"/>
          <w:szCs w:val="22"/>
        </w:rPr>
        <w:t xml:space="preserve">f an OD pair straight line is passing through the </w:t>
      </w:r>
      <w:r w:rsidR="00DB72AD" w:rsidRPr="008E595C">
        <w:rPr>
          <w:color w:val="000000"/>
          <w:sz w:val="22"/>
          <w:szCs w:val="22"/>
        </w:rPr>
        <w:t>polygon</w:t>
      </w:r>
      <w:r w:rsidR="00803C38" w:rsidRPr="008E595C">
        <w:rPr>
          <w:color w:val="000000"/>
          <w:sz w:val="22"/>
          <w:szCs w:val="22"/>
        </w:rPr>
        <w:t xml:space="preserve"> of the subarea, then it is defined as impacted OD pair. If an origin zone has no significant impact total volume from this zone, it is determined as insignificantly impacted zone</w:t>
      </w:r>
      <w:r w:rsidR="00C05F4B" w:rsidRPr="008E595C">
        <w:rPr>
          <w:color w:val="000000"/>
          <w:sz w:val="22"/>
          <w:szCs w:val="22"/>
        </w:rPr>
        <w:t>.</w:t>
      </w:r>
      <w:r w:rsidR="00C05F4B" w:rsidRPr="008E595C">
        <w:rPr>
          <w:sz w:val="22"/>
          <w:szCs w:val="22"/>
        </w:rPr>
        <w:t xml:space="preserve"> Then w</w:t>
      </w:r>
      <w:r w:rsidR="00803C38" w:rsidRPr="008E595C">
        <w:rPr>
          <w:color w:val="000000"/>
          <w:sz w:val="22"/>
          <w:szCs w:val="22"/>
        </w:rPr>
        <w:t>e sort the impacted zones according to its impacted volume and only keep a small import set for focused assignment</w:t>
      </w:r>
      <w:r w:rsidR="00C05F4B" w:rsidRPr="008E595C">
        <w:rPr>
          <w:color w:val="000000"/>
          <w:sz w:val="22"/>
          <w:szCs w:val="22"/>
        </w:rPr>
        <w:t>.</w:t>
      </w:r>
    </w:p>
    <w:p w14:paraId="3C7567B9" w14:textId="77777777" w:rsidR="0074138D" w:rsidRPr="008E595C" w:rsidRDefault="0074138D" w:rsidP="0074138D">
      <w:pPr>
        <w:rPr>
          <w:sz w:val="22"/>
          <w:szCs w:val="22"/>
        </w:rPr>
      </w:pPr>
    </w:p>
    <w:p w14:paraId="6DFC8A48" w14:textId="13078641" w:rsidR="0074138D" w:rsidRPr="008E595C" w:rsidRDefault="0074138D" w:rsidP="0074138D">
      <w:pPr>
        <w:rPr>
          <w:b/>
          <w:bCs/>
          <w:sz w:val="22"/>
          <w:szCs w:val="22"/>
        </w:rPr>
      </w:pPr>
      <w:r w:rsidRPr="008E595C">
        <w:rPr>
          <w:b/>
          <w:bCs/>
          <w:sz w:val="22"/>
          <w:szCs w:val="22"/>
        </w:rPr>
        <w:t xml:space="preserve">Stage CU: </w:t>
      </w:r>
      <w:r w:rsidR="002E72A2" w:rsidRPr="008E595C">
        <w:rPr>
          <w:b/>
          <w:bCs/>
          <w:sz w:val="22"/>
          <w:szCs w:val="22"/>
        </w:rPr>
        <w:t>Column generation and updating</w:t>
      </w:r>
    </w:p>
    <w:p w14:paraId="7253F871" w14:textId="3A74A822" w:rsidR="000E383D" w:rsidRPr="008E595C" w:rsidRDefault="000E383D" w:rsidP="00DD0EBD">
      <w:pPr>
        <w:jc w:val="both"/>
        <w:rPr>
          <w:sz w:val="22"/>
          <w:szCs w:val="22"/>
        </w:rPr>
      </w:pPr>
      <w:r w:rsidRPr="008E595C">
        <w:rPr>
          <w:sz w:val="22"/>
          <w:szCs w:val="22"/>
        </w:rPr>
        <w:t xml:space="preserve">We proposed an approximation approach to </w:t>
      </w:r>
      <w:r w:rsidR="0060053F" w:rsidRPr="008E595C">
        <w:rPr>
          <w:sz w:val="22"/>
          <w:szCs w:val="22"/>
        </w:rPr>
        <w:t xml:space="preserve">study a relatively </w:t>
      </w:r>
      <w:r w:rsidR="00FA1604" w:rsidRPr="008E595C">
        <w:rPr>
          <w:sz w:val="22"/>
          <w:szCs w:val="22"/>
        </w:rPr>
        <w:t>small, focused</w:t>
      </w:r>
      <w:r w:rsidR="0060053F" w:rsidRPr="008E595C">
        <w:rPr>
          <w:sz w:val="22"/>
          <w:szCs w:val="22"/>
        </w:rPr>
        <w:t xml:space="preserve"> </w:t>
      </w:r>
      <w:r w:rsidR="00FA1604" w:rsidRPr="008E595C">
        <w:rPr>
          <w:sz w:val="22"/>
          <w:szCs w:val="22"/>
        </w:rPr>
        <w:t>subarea</w:t>
      </w:r>
      <w:r w:rsidR="0060053F" w:rsidRPr="008E595C">
        <w:rPr>
          <w:sz w:val="22"/>
          <w:szCs w:val="22"/>
        </w:rPr>
        <w:t xml:space="preserve"> with more complex traffic conditions</w:t>
      </w:r>
      <w:r w:rsidR="00130638" w:rsidRPr="008E595C">
        <w:rPr>
          <w:sz w:val="22"/>
          <w:szCs w:val="22"/>
        </w:rPr>
        <w:t xml:space="preserve">, so that </w:t>
      </w:r>
      <w:r w:rsidR="00E51A64" w:rsidRPr="008E595C">
        <w:rPr>
          <w:sz w:val="22"/>
          <w:szCs w:val="22"/>
        </w:rPr>
        <w:t xml:space="preserve">we can </w:t>
      </w:r>
      <w:r w:rsidR="0060053F" w:rsidRPr="008E595C">
        <w:rPr>
          <w:sz w:val="22"/>
          <w:szCs w:val="22"/>
        </w:rPr>
        <w:t>clearly calculate the mutual impact between each vehicle group and space-time paths from a system with sampled vehicles and reduced link capacities</w:t>
      </w:r>
      <w:r w:rsidR="00130638" w:rsidRPr="008E595C">
        <w:rPr>
          <w:sz w:val="22"/>
          <w:szCs w:val="22"/>
        </w:rPr>
        <w:t>.</w:t>
      </w:r>
    </w:p>
    <w:p w14:paraId="159C6F17" w14:textId="77777777" w:rsidR="0060053F" w:rsidRPr="008E595C" w:rsidRDefault="0060053F" w:rsidP="00CB4DE5">
      <w:pPr>
        <w:ind w:firstLine="288"/>
        <w:jc w:val="both"/>
        <w:rPr>
          <w:sz w:val="22"/>
          <w:szCs w:val="22"/>
        </w:rPr>
      </w:pPr>
    </w:p>
    <w:p w14:paraId="020EC331" w14:textId="3A14FFDD" w:rsidR="00E17F8E" w:rsidRPr="008E595C" w:rsidRDefault="00CB4DE5" w:rsidP="00AF037A">
      <w:pPr>
        <w:jc w:val="both"/>
        <w:rPr>
          <w:sz w:val="22"/>
          <w:szCs w:val="22"/>
        </w:rPr>
      </w:pPr>
      <w:r w:rsidRPr="008E595C">
        <w:rPr>
          <w:sz w:val="22"/>
          <w:szCs w:val="22"/>
        </w:rPr>
        <w:t xml:space="preserve">A space-time-state path of one vehicle with served passengers and visited space-time arcs is called one column in the column pool. The more columns we can build in advance, the more candidates we can choose to satisfy passengers’ requests and road capacity by vehicle flow assignment. Different vehicles from the same group could serve different passengers from different passenger groups </w:t>
      </w:r>
      <w:proofErr w:type="gramStart"/>
      <w:r w:rsidRPr="008E595C">
        <w:rPr>
          <w:sz w:val="22"/>
          <w:szCs w:val="22"/>
        </w:rPr>
        <w:t>and also</w:t>
      </w:r>
      <w:proofErr w:type="gramEnd"/>
      <w:r w:rsidRPr="008E595C">
        <w:rPr>
          <w:sz w:val="22"/>
          <w:szCs w:val="22"/>
        </w:rPr>
        <w:t xml:space="preserve"> visit different arcs, so we can have more relations among vehicle groups, passenger groups, and space-time arcs. Then, based on the real-world passenger requests and road capacity, we will determine how to reach the minimal system travel cost</w:t>
      </w:r>
      <w:r w:rsidR="00F13D98" w:rsidRPr="008E595C">
        <w:rPr>
          <w:sz w:val="22"/>
          <w:szCs w:val="22"/>
        </w:rPr>
        <w:t xml:space="preserve"> under arc capacity constraints</w:t>
      </w:r>
      <w:r w:rsidRPr="008E595C">
        <w:rPr>
          <w:sz w:val="22"/>
          <w:szCs w:val="22"/>
        </w:rPr>
        <w:t xml:space="preserve">. </w:t>
      </w:r>
    </w:p>
    <w:p w14:paraId="33A9304A" w14:textId="77777777" w:rsidR="0074138D" w:rsidRPr="008E595C" w:rsidRDefault="0074138D" w:rsidP="0074138D">
      <w:pPr>
        <w:rPr>
          <w:sz w:val="22"/>
          <w:szCs w:val="22"/>
        </w:rPr>
      </w:pPr>
    </w:p>
    <w:p w14:paraId="4BC09ED5" w14:textId="47F7E0B3" w:rsidR="0074138D" w:rsidRPr="008E595C" w:rsidRDefault="0074138D" w:rsidP="0074138D">
      <w:pPr>
        <w:rPr>
          <w:b/>
          <w:bCs/>
          <w:sz w:val="22"/>
          <w:szCs w:val="22"/>
        </w:rPr>
      </w:pPr>
      <w:r w:rsidRPr="008E595C">
        <w:rPr>
          <w:b/>
          <w:bCs/>
          <w:sz w:val="22"/>
          <w:szCs w:val="22"/>
        </w:rPr>
        <w:t xml:space="preserve">Stage S: </w:t>
      </w:r>
      <w:r w:rsidR="002E72A2" w:rsidRPr="008E595C">
        <w:rPr>
          <w:b/>
          <w:bCs/>
          <w:sz w:val="22"/>
          <w:szCs w:val="22"/>
        </w:rPr>
        <w:t>Sensitivity analysis</w:t>
      </w:r>
    </w:p>
    <w:p w14:paraId="4C958B39" w14:textId="44F4D3A2" w:rsidR="004D08DB" w:rsidRPr="008E595C" w:rsidRDefault="004D08DB">
      <w:pPr>
        <w:rPr>
          <w:sz w:val="22"/>
          <w:szCs w:val="22"/>
        </w:rPr>
      </w:pPr>
    </w:p>
    <w:p w14:paraId="7F67CA16" w14:textId="747EB82C" w:rsidR="0074138D" w:rsidRPr="008E595C" w:rsidRDefault="006328CE" w:rsidP="00DD0EBD">
      <w:pPr>
        <w:pStyle w:val="NormalWeb"/>
        <w:spacing w:before="0" w:beforeAutospacing="0" w:after="0" w:afterAutospacing="0"/>
        <w:rPr>
          <w:sz w:val="22"/>
          <w:szCs w:val="22"/>
        </w:rPr>
      </w:pPr>
      <w:r w:rsidRPr="008E595C">
        <w:rPr>
          <w:color w:val="000000"/>
          <w:sz w:val="22"/>
          <w:szCs w:val="22"/>
        </w:rPr>
        <w:t xml:space="preserve">This stage is to analyze the performance measurement before and after the scenarios. The key input of sensitivity analysis is the </w:t>
      </w:r>
      <w:r w:rsidR="008606DE" w:rsidRPr="008E595C">
        <w:rPr>
          <w:color w:val="000000"/>
          <w:sz w:val="22"/>
          <w:szCs w:val="22"/>
        </w:rPr>
        <w:t>OD demand matrixes for base year and future year</w:t>
      </w:r>
      <w:r w:rsidR="00196325" w:rsidRPr="008E595C">
        <w:rPr>
          <w:color w:val="000000"/>
          <w:sz w:val="22"/>
          <w:szCs w:val="22"/>
        </w:rPr>
        <w:t>. Then p</w:t>
      </w:r>
      <w:r w:rsidR="008606DE" w:rsidRPr="008E595C">
        <w:rPr>
          <w:color w:val="000000"/>
          <w:sz w:val="22"/>
          <w:szCs w:val="22"/>
        </w:rPr>
        <w:t>erform column generation again to find alternative routes after applying demand-side or supply-side scenarios.</w:t>
      </w:r>
      <w:r w:rsidR="00196325" w:rsidRPr="008E595C">
        <w:rPr>
          <w:sz w:val="22"/>
          <w:szCs w:val="22"/>
        </w:rPr>
        <w:t xml:space="preserve"> Future we will p</w:t>
      </w:r>
      <w:r w:rsidR="008606DE" w:rsidRPr="008E595C">
        <w:rPr>
          <w:sz w:val="22"/>
          <w:szCs w:val="22"/>
        </w:rPr>
        <w:t>erform a column updating step to reach a new user equilibrium link and route flow.</w:t>
      </w:r>
      <w:r w:rsidR="00196325" w:rsidRPr="008E595C">
        <w:rPr>
          <w:sz w:val="22"/>
          <w:szCs w:val="22"/>
        </w:rPr>
        <w:t xml:space="preserve"> Finally, the output will be the </w:t>
      </w:r>
      <w:r w:rsidR="008606DE" w:rsidRPr="008E595C">
        <w:rPr>
          <w:sz w:val="22"/>
          <w:szCs w:val="22"/>
        </w:rPr>
        <w:t>time-dependent volume and speed, congestion duration, and congested demand volume</w:t>
      </w:r>
      <w:r w:rsidR="00196325" w:rsidRPr="008E595C">
        <w:rPr>
          <w:sz w:val="22"/>
          <w:szCs w:val="22"/>
        </w:rPr>
        <w:t>.</w:t>
      </w:r>
    </w:p>
    <w:p w14:paraId="3609C63A" w14:textId="77777777" w:rsidR="00E17F8E" w:rsidRPr="008E595C" w:rsidRDefault="00E17F8E">
      <w:pPr>
        <w:rPr>
          <w:sz w:val="22"/>
          <w:szCs w:val="22"/>
        </w:rPr>
      </w:pPr>
    </w:p>
    <w:p w14:paraId="5BEDCD5C" w14:textId="4AA63098" w:rsidR="004D08DB" w:rsidRPr="008E595C" w:rsidRDefault="00E94786">
      <w:pPr>
        <w:rPr>
          <w:b/>
          <w:bCs/>
          <w:sz w:val="22"/>
          <w:szCs w:val="22"/>
        </w:rPr>
      </w:pPr>
      <w:r w:rsidRPr="008E595C">
        <w:rPr>
          <w:b/>
          <w:bCs/>
          <w:sz w:val="22"/>
          <w:szCs w:val="22"/>
        </w:rPr>
        <w:t xml:space="preserve">Stage </w:t>
      </w:r>
      <w:r w:rsidR="004D08DB" w:rsidRPr="008E595C">
        <w:rPr>
          <w:b/>
          <w:bCs/>
          <w:sz w:val="22"/>
          <w:szCs w:val="22"/>
        </w:rPr>
        <w:t xml:space="preserve">I: </w:t>
      </w:r>
      <w:r w:rsidR="004E0D2B" w:rsidRPr="008E595C">
        <w:rPr>
          <w:b/>
          <w:bCs/>
          <w:sz w:val="22"/>
          <w:szCs w:val="22"/>
        </w:rPr>
        <w:t xml:space="preserve">information </w:t>
      </w:r>
      <w:r w:rsidRPr="008E595C">
        <w:rPr>
          <w:b/>
          <w:bCs/>
          <w:sz w:val="22"/>
          <w:szCs w:val="22"/>
        </w:rPr>
        <w:t>classes</w:t>
      </w:r>
    </w:p>
    <w:p w14:paraId="0A8577F4" w14:textId="4C1CAB4A" w:rsidR="004D08DB" w:rsidRPr="008E595C" w:rsidRDefault="004D08DB">
      <w:pPr>
        <w:rPr>
          <w:sz w:val="22"/>
          <w:szCs w:val="22"/>
        </w:rPr>
      </w:pPr>
    </w:p>
    <w:p w14:paraId="02E4230F" w14:textId="4F8EC1D5" w:rsidR="00CA42CB" w:rsidRPr="008E595C" w:rsidRDefault="00190AD5">
      <w:pPr>
        <w:rPr>
          <w:sz w:val="22"/>
          <w:szCs w:val="22"/>
        </w:rPr>
      </w:pPr>
      <w:r w:rsidRPr="008E595C">
        <w:rPr>
          <w:sz w:val="22"/>
          <w:szCs w:val="22"/>
        </w:rPr>
        <w:t xml:space="preserve">Incident response operations require effective planning of resources to ensure timely clearance of roadway accidents and avoidance of secondary incidents. For quick access to incident sites, it is important to make strategic decisions on the dispatching location of patrol cars considering their availability. This study formulates a mixed- integer linear model that minimizes the total expected travel time and maximizes the total incident demand covered. The model accounts for the location, severity, frequency of incidents, dispatching locations, and availability of incident </w:t>
      </w:r>
      <w:proofErr w:type="spellStart"/>
      <w:r w:rsidRPr="008E595C">
        <w:rPr>
          <w:sz w:val="22"/>
          <w:szCs w:val="22"/>
        </w:rPr>
        <w:t>respon</w:t>
      </w:r>
      <w:proofErr w:type="spellEnd"/>
      <w:r w:rsidRPr="008E595C">
        <w:rPr>
          <w:sz w:val="22"/>
          <w:szCs w:val="22"/>
        </w:rPr>
        <w:t>- dents. An integrated methodology is proposed that includes column generation and Lagrangian relaxation along with a density-based spatial clustering of applications with noise technique to define incident hotspots. A Benders decomposition technique is implemented to conduct benchmark analyses. The integrated solution technique is applied to an empirical case study in Raleigh, NC. A network instance with 10,672 incident sites, clustered with a search distance (</w:t>
      </w:r>
      <w:r w:rsidRPr="008E595C">
        <w:rPr>
          <w:rFonts w:ascii="Cambria Math" w:hAnsi="Cambria Math" w:cs="Cambria Math"/>
          <w:sz w:val="22"/>
          <w:szCs w:val="22"/>
        </w:rPr>
        <w:t>𝜖</w:t>
      </w:r>
      <w:r w:rsidRPr="008E595C">
        <w:rPr>
          <w:sz w:val="22"/>
          <w:szCs w:val="22"/>
        </w:rPr>
        <w:t>) of 5</w:t>
      </w:r>
      <w:r w:rsidRPr="008E595C">
        <w:rPr>
          <w:rFonts w:ascii="Cambria Math" w:hAnsi="Cambria Math" w:cs="Cambria Math"/>
          <w:sz w:val="22"/>
          <w:szCs w:val="22"/>
        </w:rPr>
        <w:t>𝑚𝑖𝑛</w:t>
      </w:r>
      <w:r w:rsidRPr="008E595C">
        <w:rPr>
          <w:sz w:val="22"/>
          <w:szCs w:val="22"/>
        </w:rPr>
        <w:t>, is solved very efficiently with an optimality gap of 1.37%. The numerical results suggest that the solution algorithm can solve the problem efficiently and outperform the benchmark solutions.</w:t>
      </w:r>
    </w:p>
    <w:p w14:paraId="757E31EB" w14:textId="13492797" w:rsidR="00CA42CB" w:rsidRPr="008E595C" w:rsidRDefault="00CA42CB">
      <w:pPr>
        <w:rPr>
          <w:sz w:val="22"/>
          <w:szCs w:val="22"/>
        </w:rPr>
      </w:pPr>
    </w:p>
    <w:p w14:paraId="66050D7F" w14:textId="77777777" w:rsidR="00B7115B" w:rsidRPr="008E595C" w:rsidRDefault="00B7115B" w:rsidP="00B7115B">
      <w:pPr>
        <w:jc w:val="both"/>
        <w:rPr>
          <w:sz w:val="22"/>
          <w:szCs w:val="22"/>
        </w:rPr>
      </w:pPr>
      <w:r w:rsidRPr="008E595C">
        <w:rPr>
          <w:sz w:val="22"/>
          <w:szCs w:val="22"/>
        </w:rPr>
        <w:t>In this scenario, there are three types of travelers (user with different information):</w:t>
      </w:r>
    </w:p>
    <w:p w14:paraId="6AE39C79" w14:textId="77777777" w:rsidR="00B7115B" w:rsidRPr="008E595C" w:rsidRDefault="00B7115B" w:rsidP="00B7115B">
      <w:pPr>
        <w:numPr>
          <w:ilvl w:val="0"/>
          <w:numId w:val="14"/>
        </w:numPr>
        <w:spacing w:before="100" w:after="200" w:line="276" w:lineRule="auto"/>
        <w:jc w:val="both"/>
        <w:rPr>
          <w:sz w:val="22"/>
          <w:szCs w:val="22"/>
        </w:rPr>
      </w:pPr>
      <w:r w:rsidRPr="008E595C">
        <w:rPr>
          <w:sz w:val="22"/>
          <w:szCs w:val="22"/>
        </w:rPr>
        <w:t>No Information\historical knowledge: users will not deviate from typical routes</w:t>
      </w:r>
    </w:p>
    <w:p w14:paraId="38F6B7E8" w14:textId="77777777" w:rsidR="00B7115B" w:rsidRPr="008E595C" w:rsidRDefault="00B7115B" w:rsidP="00B7115B">
      <w:pPr>
        <w:numPr>
          <w:ilvl w:val="0"/>
          <w:numId w:val="14"/>
        </w:numPr>
        <w:spacing w:before="100" w:after="200" w:line="276" w:lineRule="auto"/>
        <w:jc w:val="both"/>
        <w:rPr>
          <w:sz w:val="22"/>
          <w:szCs w:val="22"/>
        </w:rPr>
      </w:pPr>
      <w:r w:rsidRPr="008E595C">
        <w:rPr>
          <w:sz w:val="22"/>
          <w:szCs w:val="22"/>
        </w:rPr>
        <w:t>Pre-trip real time information:  Users choose alternative routes when they depart.</w:t>
      </w:r>
    </w:p>
    <w:p w14:paraId="6BFA1320" w14:textId="77777777" w:rsidR="00B7115B" w:rsidRPr="008E595C" w:rsidRDefault="00B7115B" w:rsidP="00B7115B">
      <w:pPr>
        <w:numPr>
          <w:ilvl w:val="0"/>
          <w:numId w:val="14"/>
        </w:numPr>
        <w:spacing w:before="100" w:after="200" w:line="276" w:lineRule="auto"/>
        <w:jc w:val="both"/>
        <w:rPr>
          <w:sz w:val="22"/>
          <w:szCs w:val="22"/>
        </w:rPr>
      </w:pPr>
      <w:r w:rsidRPr="008E595C">
        <w:rPr>
          <w:sz w:val="22"/>
          <w:szCs w:val="22"/>
        </w:rPr>
        <w:t>Dynamic Message Signs (DMS): location-based information provision: Users can change routes at various VMS points along the way.</w:t>
      </w:r>
    </w:p>
    <w:p w14:paraId="73BC9647" w14:textId="4A7FCF1F" w:rsidR="00B7115B" w:rsidRPr="008E595C" w:rsidRDefault="00B7115B" w:rsidP="00B7115B">
      <w:pPr>
        <w:jc w:val="both"/>
        <w:rPr>
          <w:sz w:val="22"/>
          <w:szCs w:val="22"/>
        </w:rPr>
      </w:pPr>
      <w:r w:rsidRPr="008E595C">
        <w:rPr>
          <w:sz w:val="22"/>
          <w:szCs w:val="22"/>
        </w:rPr>
        <w:t>Illustrative examples of route choices of users with different information are provided in</w:t>
      </w:r>
      <w:r w:rsidR="00D32CD9" w:rsidRPr="008E595C">
        <w:rPr>
          <w:sz w:val="22"/>
          <w:szCs w:val="22"/>
        </w:rPr>
        <w:t xml:space="preserve"> </w:t>
      </w:r>
      <w:r w:rsidR="00D32CD9" w:rsidRPr="008E595C">
        <w:rPr>
          <w:b/>
          <w:bCs/>
          <w:sz w:val="22"/>
          <w:szCs w:val="22"/>
        </w:rPr>
        <w:t>Fig. 4</w:t>
      </w:r>
      <w:r w:rsidR="00D32CD9" w:rsidRPr="008E595C">
        <w:rPr>
          <w:sz w:val="22"/>
          <w:szCs w:val="22"/>
        </w:rPr>
        <w:t>.</w:t>
      </w:r>
    </w:p>
    <w:p w14:paraId="24DE121D" w14:textId="77777777" w:rsidR="00B7115B" w:rsidRPr="008E595C" w:rsidRDefault="00B7115B" w:rsidP="00B7115B">
      <w:pPr>
        <w:jc w:val="center"/>
        <w:rPr>
          <w:sz w:val="22"/>
          <w:szCs w:val="22"/>
        </w:rPr>
      </w:pPr>
      <w:r w:rsidRPr="008E595C">
        <w:rPr>
          <w:noProof/>
          <w:sz w:val="22"/>
          <w:szCs w:val="22"/>
        </w:rPr>
        <w:drawing>
          <wp:inline distT="0" distB="0" distL="0" distR="0" wp14:anchorId="68C8F510" wp14:editId="006E4CB8">
            <wp:extent cx="3600000" cy="2240999"/>
            <wp:effectExtent l="0" t="0" r="635" b="6985"/>
            <wp:docPr id="46" name="Picture 4" descr="Diagram&#10;&#10;Description automatically generated with low confidence">
              <a:extLst xmlns:a="http://schemas.openxmlformats.org/drawingml/2006/main">
                <a:ext uri="{FF2B5EF4-FFF2-40B4-BE49-F238E27FC236}">
                  <a16:creationId xmlns:a16="http://schemas.microsoft.com/office/drawing/2014/main" id="{66EA8ADF-5F72-401C-9364-A094F252D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descr="Diagram&#10;&#10;Description automatically generated with low confidence">
                      <a:extLst>
                        <a:ext uri="{FF2B5EF4-FFF2-40B4-BE49-F238E27FC236}">
                          <a16:creationId xmlns:a16="http://schemas.microsoft.com/office/drawing/2014/main" id="{66EA8ADF-5F72-401C-9364-A094F252D700}"/>
                        </a:ext>
                      </a:extLst>
                    </pic:cNvPr>
                    <pic:cNvPicPr>
                      <a:picLocks noChangeAspect="1"/>
                    </pic:cNvPicPr>
                  </pic:nvPicPr>
                  <pic:blipFill>
                    <a:blip r:embed="rId10"/>
                    <a:stretch>
                      <a:fillRect/>
                    </a:stretch>
                  </pic:blipFill>
                  <pic:spPr>
                    <a:xfrm>
                      <a:off x="0" y="0"/>
                      <a:ext cx="3600000" cy="2240999"/>
                    </a:xfrm>
                    <a:prstGeom prst="rect">
                      <a:avLst/>
                    </a:prstGeom>
                  </pic:spPr>
                </pic:pic>
              </a:graphicData>
            </a:graphic>
          </wp:inline>
        </w:drawing>
      </w:r>
    </w:p>
    <w:p w14:paraId="7669A0CC" w14:textId="77777777" w:rsidR="00B7115B" w:rsidRPr="008E595C" w:rsidRDefault="00B7115B" w:rsidP="00B7115B">
      <w:pPr>
        <w:jc w:val="center"/>
        <w:rPr>
          <w:sz w:val="22"/>
          <w:szCs w:val="22"/>
        </w:rPr>
      </w:pPr>
      <w:r w:rsidRPr="008E595C">
        <w:rPr>
          <w:sz w:val="22"/>
          <w:szCs w:val="22"/>
        </w:rPr>
        <w:t>(a) route choice of users with pre-trip information</w:t>
      </w:r>
    </w:p>
    <w:p w14:paraId="4D4AB023" w14:textId="77777777" w:rsidR="00B7115B" w:rsidRPr="008E595C" w:rsidRDefault="00B7115B" w:rsidP="00B7115B">
      <w:pPr>
        <w:jc w:val="center"/>
        <w:rPr>
          <w:sz w:val="22"/>
          <w:szCs w:val="22"/>
        </w:rPr>
      </w:pPr>
      <w:r w:rsidRPr="008E595C">
        <w:rPr>
          <w:noProof/>
          <w:sz w:val="22"/>
          <w:szCs w:val="22"/>
        </w:rPr>
        <w:drawing>
          <wp:inline distT="0" distB="0" distL="0" distR="0" wp14:anchorId="2281E385" wp14:editId="6C023364">
            <wp:extent cx="3600000" cy="2367000"/>
            <wp:effectExtent l="0" t="0" r="635" b="0"/>
            <wp:docPr id="45" name="Picture 6" descr="Diagram&#10;&#10;Description automatically generated with low confidence">
              <a:extLst xmlns:a="http://schemas.openxmlformats.org/drawingml/2006/main">
                <a:ext uri="{FF2B5EF4-FFF2-40B4-BE49-F238E27FC236}">
                  <a16:creationId xmlns:a16="http://schemas.microsoft.com/office/drawing/2014/main" id="{ACA8A886-F7F7-426F-9A30-3309C1B44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Diagram&#10;&#10;Description automatically generated with low confidence">
                      <a:extLst>
                        <a:ext uri="{FF2B5EF4-FFF2-40B4-BE49-F238E27FC236}">
                          <a16:creationId xmlns:a16="http://schemas.microsoft.com/office/drawing/2014/main" id="{ACA8A886-F7F7-426F-9A30-3309C1B4453A}"/>
                        </a:ext>
                      </a:extLst>
                    </pic:cNvPr>
                    <pic:cNvPicPr>
                      <a:picLocks noChangeAspect="1"/>
                    </pic:cNvPicPr>
                  </pic:nvPicPr>
                  <pic:blipFill>
                    <a:blip r:embed="rId11"/>
                    <a:stretch>
                      <a:fillRect/>
                    </a:stretch>
                  </pic:blipFill>
                  <pic:spPr>
                    <a:xfrm>
                      <a:off x="0" y="0"/>
                      <a:ext cx="3600000" cy="2367000"/>
                    </a:xfrm>
                    <a:prstGeom prst="rect">
                      <a:avLst/>
                    </a:prstGeom>
                  </pic:spPr>
                </pic:pic>
              </a:graphicData>
            </a:graphic>
          </wp:inline>
        </w:drawing>
      </w:r>
    </w:p>
    <w:p w14:paraId="45541CA2" w14:textId="77777777" w:rsidR="00B7115B" w:rsidRPr="008E595C" w:rsidRDefault="00B7115B" w:rsidP="00B7115B">
      <w:pPr>
        <w:jc w:val="center"/>
        <w:rPr>
          <w:sz w:val="22"/>
          <w:szCs w:val="22"/>
        </w:rPr>
      </w:pPr>
      <w:r w:rsidRPr="008E595C">
        <w:rPr>
          <w:sz w:val="22"/>
          <w:szCs w:val="22"/>
        </w:rPr>
        <w:t xml:space="preserve">(b) route choice of users with </w:t>
      </w:r>
      <w:proofErr w:type="spellStart"/>
      <w:r w:rsidRPr="008E595C">
        <w:rPr>
          <w:sz w:val="22"/>
          <w:szCs w:val="22"/>
        </w:rPr>
        <w:t>en</w:t>
      </w:r>
      <w:proofErr w:type="spellEnd"/>
      <w:r w:rsidRPr="008E595C">
        <w:rPr>
          <w:sz w:val="22"/>
          <w:szCs w:val="22"/>
        </w:rPr>
        <w:t>-route and historical information</w:t>
      </w:r>
    </w:p>
    <w:p w14:paraId="46DB5E99" w14:textId="537E0C1C" w:rsidR="00B7115B" w:rsidRPr="008E595C" w:rsidRDefault="00B7115B" w:rsidP="00B7115B">
      <w:pPr>
        <w:pStyle w:val="Caption"/>
        <w:jc w:val="center"/>
        <w:rPr>
          <w:rFonts w:ascii="Times New Roman" w:hAnsi="Times New Roman" w:cs="Times New Roman"/>
          <w:sz w:val="22"/>
          <w:szCs w:val="22"/>
        </w:rPr>
      </w:pPr>
      <w:bookmarkStart w:id="3" w:name="_Ref107407875"/>
      <w:bookmarkStart w:id="4" w:name="_Toc107429443"/>
      <w:r w:rsidRPr="008E595C">
        <w:rPr>
          <w:rFonts w:ascii="Times New Roman" w:hAnsi="Times New Roman" w:cs="Times New Roman"/>
          <w:b/>
          <w:bCs/>
          <w:sz w:val="22"/>
          <w:szCs w:val="22"/>
        </w:rPr>
        <w:t>Fig</w:t>
      </w:r>
      <w:r w:rsidR="00D32CD9" w:rsidRPr="008E595C">
        <w:rPr>
          <w:rFonts w:ascii="Times New Roman" w:hAnsi="Times New Roman" w:cs="Times New Roman"/>
          <w:b/>
          <w:bCs/>
          <w:sz w:val="22"/>
          <w:szCs w:val="22"/>
        </w:rPr>
        <w:t>. 4</w:t>
      </w:r>
      <w:bookmarkEnd w:id="3"/>
      <w:r w:rsidRPr="008E595C">
        <w:rPr>
          <w:rFonts w:ascii="Times New Roman" w:hAnsi="Times New Roman" w:cs="Times New Roman"/>
          <w:sz w:val="22"/>
          <w:szCs w:val="22"/>
        </w:rPr>
        <w:t xml:space="preserve"> Route choice of users with different types of information</w:t>
      </w:r>
      <w:bookmarkEnd w:id="4"/>
    </w:p>
    <w:p w14:paraId="77C1EF44" w14:textId="77777777" w:rsidR="00B7115B" w:rsidRPr="008E595C" w:rsidRDefault="00B7115B">
      <w:pPr>
        <w:rPr>
          <w:sz w:val="22"/>
          <w:szCs w:val="22"/>
        </w:rPr>
      </w:pPr>
    </w:p>
    <w:p w14:paraId="6357F52D" w14:textId="25A36C95" w:rsidR="004D08DB" w:rsidRPr="008E595C" w:rsidRDefault="00E94786">
      <w:pPr>
        <w:rPr>
          <w:b/>
          <w:bCs/>
          <w:sz w:val="22"/>
          <w:szCs w:val="22"/>
        </w:rPr>
      </w:pPr>
      <w:r w:rsidRPr="008E595C">
        <w:rPr>
          <w:b/>
          <w:bCs/>
          <w:sz w:val="22"/>
          <w:szCs w:val="22"/>
        </w:rPr>
        <w:t xml:space="preserve">Stage </w:t>
      </w:r>
      <w:r w:rsidR="004D08DB" w:rsidRPr="008E595C">
        <w:rPr>
          <w:b/>
          <w:bCs/>
          <w:sz w:val="22"/>
          <w:szCs w:val="22"/>
        </w:rPr>
        <w:t>N:</w:t>
      </w:r>
      <w:r w:rsidR="00276CD1" w:rsidRPr="008E595C">
        <w:rPr>
          <w:b/>
          <w:bCs/>
          <w:sz w:val="22"/>
          <w:szCs w:val="22"/>
        </w:rPr>
        <w:t xml:space="preserve"> multiresolution network</w:t>
      </w:r>
      <w:r w:rsidR="00451A31" w:rsidRPr="008E595C">
        <w:rPr>
          <w:b/>
          <w:bCs/>
          <w:sz w:val="22"/>
          <w:szCs w:val="22"/>
        </w:rPr>
        <w:t xml:space="preserve"> </w:t>
      </w:r>
    </w:p>
    <w:p w14:paraId="2F7BC55A" w14:textId="2A040C37" w:rsidR="00381639" w:rsidRPr="008E595C" w:rsidRDefault="00381639">
      <w:pPr>
        <w:rPr>
          <w:sz w:val="22"/>
          <w:szCs w:val="22"/>
          <w:shd w:val="pct15" w:color="auto" w:fill="FFFFFF"/>
        </w:rPr>
      </w:pPr>
    </w:p>
    <w:p w14:paraId="765CB57C" w14:textId="58DB496E" w:rsidR="00CD49E9" w:rsidRPr="008E595C" w:rsidRDefault="00904BA5" w:rsidP="00CD49E9">
      <w:pPr>
        <w:rPr>
          <w:sz w:val="22"/>
          <w:szCs w:val="22"/>
        </w:rPr>
      </w:pPr>
      <w:r w:rsidRPr="008E595C">
        <w:rPr>
          <w:sz w:val="22"/>
          <w:szCs w:val="22"/>
        </w:rPr>
        <w:t>To enable seamless data exchange among models of various domains and scales, the research team utilizes and enhanced a GMNS-based data hub by FHWA.</w:t>
      </w:r>
      <w:r w:rsidR="00B83E21" w:rsidRPr="008E595C">
        <w:rPr>
          <w:sz w:val="22"/>
          <w:szCs w:val="22"/>
        </w:rPr>
        <w:t xml:space="preserve"> </w:t>
      </w:r>
      <w:hyperlink r:id="rId12" w:history="1">
        <w:r w:rsidR="00B83E21" w:rsidRPr="008E595C">
          <w:rPr>
            <w:sz w:val="22"/>
            <w:szCs w:val="22"/>
          </w:rPr>
          <w:t>https://github.com/zephyr-data-specs/GMNS</w:t>
        </w:r>
      </w:hyperlink>
      <w:r w:rsidR="00B83E21" w:rsidRPr="008E595C">
        <w:rPr>
          <w:sz w:val="22"/>
          <w:szCs w:val="22"/>
        </w:rPr>
        <w:t>.</w:t>
      </w:r>
      <w:r w:rsidR="003625C8" w:rsidRPr="008E595C">
        <w:rPr>
          <w:sz w:val="22"/>
          <w:szCs w:val="22"/>
        </w:rPr>
        <w:t xml:space="preserve"> </w:t>
      </w:r>
      <w:r w:rsidR="00CD49E9" w:rsidRPr="008E595C">
        <w:rPr>
          <w:sz w:val="22"/>
          <w:szCs w:val="22"/>
        </w:rPr>
        <w:t xml:space="preserve">To model intersection turning movements and signal control well, the research team proposed a Multi-Resolution Model (MRM) methodology and workflow. In MRM, the analyst simultaneously assesses traffic performance at multiple resolutions: macroscopic, mesoscopic, and microscopic. A planning agency can </w:t>
      </w:r>
      <w:r w:rsidR="00CD49E9" w:rsidRPr="008E595C">
        <w:rPr>
          <w:sz w:val="22"/>
          <w:szCs w:val="22"/>
          <w:lang w:eastAsia="en-US"/>
        </w:rPr>
        <w:t>start</w:t>
      </w:r>
      <w:r w:rsidR="00CD49E9" w:rsidRPr="008E595C">
        <w:rPr>
          <w:sz w:val="22"/>
          <w:szCs w:val="22"/>
        </w:rPr>
        <w:t xml:space="preserve"> from a developed state-wide or regional macroscopic model, perform a more detailed </w:t>
      </w:r>
      <w:r w:rsidR="00CD49E9" w:rsidRPr="008E595C">
        <w:rPr>
          <w:sz w:val="22"/>
          <w:szCs w:val="22"/>
        </w:rPr>
        <w:lastRenderedPageBreak/>
        <w:t xml:space="preserve">(e.g., mesoscopic simulation-based dynamic traffic assignment (DTA)) analysis of a subregional area, and then perform an even more detailed (e.g., microscopic simulation) analysis of a corridor or facility. For the subarea analysis, the research team uses a focusing approach to build a hybrid-resolution network with the complete traffic analysis zone structure and high-fidelity </w:t>
      </w:r>
      <w:proofErr w:type="spellStart"/>
      <w:r w:rsidR="00CD49E9" w:rsidRPr="008E595C">
        <w:rPr>
          <w:sz w:val="22"/>
          <w:szCs w:val="22"/>
        </w:rPr>
        <w:t>meso</w:t>
      </w:r>
      <w:proofErr w:type="spellEnd"/>
      <w:r w:rsidR="00CD49E9" w:rsidRPr="008E595C">
        <w:rPr>
          <w:sz w:val="22"/>
          <w:szCs w:val="22"/>
        </w:rPr>
        <w:t xml:space="preserve"> or microscopic representation for the subarea. For the freeway or corridor level, the research team </w:t>
      </w:r>
      <w:r w:rsidR="00CD49E9" w:rsidRPr="008E595C">
        <w:rPr>
          <w:sz w:val="22"/>
          <w:szCs w:val="22"/>
          <w:lang w:eastAsia="en-US"/>
        </w:rPr>
        <w:t>calibrates</w:t>
      </w:r>
      <w:r w:rsidR="00CD49E9" w:rsidRPr="008E595C">
        <w:rPr>
          <w:sz w:val="22"/>
          <w:szCs w:val="22"/>
        </w:rPr>
        <w:t xml:space="preserve"> critical traffic stream parameters based on observed speed and volume data and then </w:t>
      </w:r>
      <w:r w:rsidR="00CD49E9" w:rsidRPr="008E595C">
        <w:rPr>
          <w:sz w:val="22"/>
          <w:szCs w:val="22"/>
          <w:lang w:eastAsia="en-US"/>
        </w:rPr>
        <w:t>performs</w:t>
      </w:r>
      <w:r w:rsidR="00CD49E9" w:rsidRPr="008E595C">
        <w:rPr>
          <w:sz w:val="22"/>
          <w:szCs w:val="22"/>
        </w:rPr>
        <w:t xml:space="preserve"> a cellular automata-based microscopic traffic simulation.</w:t>
      </w:r>
      <w:r w:rsidR="003625C8" w:rsidRPr="008E595C">
        <w:rPr>
          <w:sz w:val="22"/>
          <w:szCs w:val="22"/>
        </w:rPr>
        <w:t xml:space="preserve"> </w:t>
      </w:r>
      <w:r w:rsidR="003625C8" w:rsidRPr="008E595C">
        <w:rPr>
          <w:b/>
          <w:bCs/>
          <w:sz w:val="22"/>
          <w:szCs w:val="22"/>
        </w:rPr>
        <w:t>Table 4</w:t>
      </w:r>
      <w:r w:rsidR="003625C8" w:rsidRPr="008E595C">
        <w:rPr>
          <w:sz w:val="22"/>
          <w:szCs w:val="22"/>
        </w:rPr>
        <w:t xml:space="preserve"> shows the representations for different resolution model.</w:t>
      </w:r>
    </w:p>
    <w:p w14:paraId="2C26BAB7" w14:textId="77777777" w:rsidR="00CD49E9" w:rsidRPr="008E595C" w:rsidRDefault="00CD49E9">
      <w:pPr>
        <w:rPr>
          <w:sz w:val="22"/>
          <w:szCs w:val="22"/>
        </w:rPr>
      </w:pPr>
    </w:p>
    <w:p w14:paraId="193AF081" w14:textId="7C174BEF" w:rsidR="00EC5D05" w:rsidRPr="008E595C" w:rsidRDefault="00EC5D05" w:rsidP="00EC5D05">
      <w:pPr>
        <w:rPr>
          <w:sz w:val="22"/>
          <w:szCs w:val="22"/>
        </w:rPr>
      </w:pPr>
      <w:r w:rsidRPr="008E595C">
        <w:rPr>
          <w:b/>
          <w:bCs/>
          <w:sz w:val="22"/>
          <w:szCs w:val="22"/>
        </w:rPr>
        <w:t xml:space="preserve">Table </w:t>
      </w:r>
      <w:r w:rsidR="00D32CD9" w:rsidRPr="008E595C">
        <w:rPr>
          <w:b/>
          <w:bCs/>
          <w:sz w:val="22"/>
          <w:szCs w:val="22"/>
        </w:rPr>
        <w:t>4</w:t>
      </w:r>
      <w:r w:rsidRPr="008E595C">
        <w:rPr>
          <w:sz w:val="22"/>
          <w:szCs w:val="22"/>
        </w:rPr>
        <w:t xml:space="preserve"> Representation of modeling and scenario for multiresolution models</w:t>
      </w:r>
    </w:p>
    <w:tbl>
      <w:tblPr>
        <w:tblStyle w:val="TableGrid"/>
        <w:tblW w:w="0" w:type="auto"/>
        <w:tblLook w:val="04A0" w:firstRow="1" w:lastRow="0" w:firstColumn="1" w:lastColumn="0" w:noHBand="0" w:noVBand="1"/>
      </w:tblPr>
      <w:tblGrid>
        <w:gridCol w:w="3116"/>
        <w:gridCol w:w="3117"/>
        <w:gridCol w:w="3117"/>
      </w:tblGrid>
      <w:tr w:rsidR="00EC5D05" w:rsidRPr="008E595C" w14:paraId="5F2568D6" w14:textId="77777777" w:rsidTr="007226D7">
        <w:tc>
          <w:tcPr>
            <w:tcW w:w="3116" w:type="dxa"/>
          </w:tcPr>
          <w:p w14:paraId="052936B2" w14:textId="77777777" w:rsidR="00EC5D05" w:rsidRPr="008E595C" w:rsidRDefault="00EC5D05" w:rsidP="007226D7">
            <w:pPr>
              <w:rPr>
                <w:sz w:val="22"/>
                <w:szCs w:val="22"/>
              </w:rPr>
            </w:pPr>
            <w:r w:rsidRPr="008E595C">
              <w:rPr>
                <w:sz w:val="22"/>
                <w:szCs w:val="22"/>
              </w:rPr>
              <w:t xml:space="preserve">Spatial resolution </w:t>
            </w:r>
          </w:p>
        </w:tc>
        <w:tc>
          <w:tcPr>
            <w:tcW w:w="3117" w:type="dxa"/>
          </w:tcPr>
          <w:p w14:paraId="1923F620" w14:textId="77777777" w:rsidR="00EC5D05" w:rsidRPr="008E595C" w:rsidRDefault="00EC5D05" w:rsidP="007226D7">
            <w:pPr>
              <w:rPr>
                <w:sz w:val="22"/>
                <w:szCs w:val="22"/>
              </w:rPr>
            </w:pPr>
            <w:r w:rsidRPr="008E595C">
              <w:rPr>
                <w:sz w:val="22"/>
                <w:szCs w:val="22"/>
              </w:rPr>
              <w:t xml:space="preserve">Modeling </w:t>
            </w:r>
          </w:p>
        </w:tc>
        <w:tc>
          <w:tcPr>
            <w:tcW w:w="3117" w:type="dxa"/>
          </w:tcPr>
          <w:p w14:paraId="13A5EA97" w14:textId="77777777" w:rsidR="00EC5D05" w:rsidRPr="008E595C" w:rsidRDefault="00EC5D05" w:rsidP="007226D7">
            <w:pPr>
              <w:rPr>
                <w:sz w:val="22"/>
                <w:szCs w:val="22"/>
              </w:rPr>
            </w:pPr>
            <w:r w:rsidRPr="008E595C">
              <w:rPr>
                <w:sz w:val="22"/>
                <w:szCs w:val="22"/>
              </w:rPr>
              <w:t>Scenarios</w:t>
            </w:r>
          </w:p>
        </w:tc>
      </w:tr>
      <w:tr w:rsidR="00EC5D05" w:rsidRPr="008E595C" w14:paraId="25DBC93C" w14:textId="77777777" w:rsidTr="007226D7">
        <w:tc>
          <w:tcPr>
            <w:tcW w:w="3116" w:type="dxa"/>
          </w:tcPr>
          <w:p w14:paraId="3933CC9C" w14:textId="77777777" w:rsidR="00EC5D05" w:rsidRPr="008E595C" w:rsidRDefault="00EC5D05" w:rsidP="007226D7">
            <w:pPr>
              <w:rPr>
                <w:sz w:val="22"/>
                <w:szCs w:val="22"/>
              </w:rPr>
            </w:pPr>
            <w:r w:rsidRPr="008E595C">
              <w:rPr>
                <w:sz w:val="22"/>
                <w:szCs w:val="22"/>
              </w:rPr>
              <w:t>Macro node + movement+ segment data</w:t>
            </w:r>
          </w:p>
        </w:tc>
        <w:tc>
          <w:tcPr>
            <w:tcW w:w="3117" w:type="dxa"/>
          </w:tcPr>
          <w:p w14:paraId="133D419C" w14:textId="77777777" w:rsidR="00EC5D05" w:rsidRPr="008E595C" w:rsidRDefault="00EC5D05" w:rsidP="007226D7">
            <w:pPr>
              <w:rPr>
                <w:sz w:val="22"/>
                <w:szCs w:val="22"/>
              </w:rPr>
            </w:pPr>
            <w:r w:rsidRPr="008E595C">
              <w:rPr>
                <w:sz w:val="22"/>
                <w:szCs w:val="22"/>
              </w:rPr>
              <w:t>Link-based queue</w:t>
            </w:r>
          </w:p>
        </w:tc>
        <w:tc>
          <w:tcPr>
            <w:tcW w:w="3117" w:type="dxa"/>
          </w:tcPr>
          <w:p w14:paraId="300AB558" w14:textId="77777777" w:rsidR="00EC5D05" w:rsidRPr="008E595C" w:rsidRDefault="00EC5D05" w:rsidP="007226D7">
            <w:pPr>
              <w:rPr>
                <w:sz w:val="22"/>
                <w:szCs w:val="22"/>
              </w:rPr>
            </w:pPr>
            <w:r w:rsidRPr="008E595C">
              <w:rPr>
                <w:sz w:val="22"/>
                <w:szCs w:val="22"/>
              </w:rPr>
              <w:t>Adding/subtracting lanes, closing segments</w:t>
            </w:r>
          </w:p>
        </w:tc>
      </w:tr>
      <w:tr w:rsidR="00EC5D05" w:rsidRPr="008E595C" w14:paraId="158C7FF3" w14:textId="77777777" w:rsidTr="007226D7">
        <w:tc>
          <w:tcPr>
            <w:tcW w:w="3116" w:type="dxa"/>
          </w:tcPr>
          <w:p w14:paraId="7BC3DB95" w14:textId="77777777" w:rsidR="00EC5D05" w:rsidRPr="008E595C" w:rsidRDefault="00EC5D05" w:rsidP="007226D7">
            <w:pPr>
              <w:rPr>
                <w:sz w:val="22"/>
                <w:szCs w:val="22"/>
              </w:rPr>
            </w:pPr>
            <w:proofErr w:type="spellStart"/>
            <w:r w:rsidRPr="008E595C">
              <w:rPr>
                <w:sz w:val="22"/>
                <w:szCs w:val="22"/>
              </w:rPr>
              <w:t>Meso</w:t>
            </w:r>
            <w:proofErr w:type="spellEnd"/>
            <w:r w:rsidRPr="008E595C">
              <w:rPr>
                <w:sz w:val="22"/>
                <w:szCs w:val="22"/>
              </w:rPr>
              <w:t xml:space="preserve"> movement link based</w:t>
            </w:r>
          </w:p>
        </w:tc>
        <w:tc>
          <w:tcPr>
            <w:tcW w:w="3117" w:type="dxa"/>
          </w:tcPr>
          <w:p w14:paraId="23CBECB3" w14:textId="77777777" w:rsidR="00EC5D05" w:rsidRPr="008E595C" w:rsidRDefault="00EC5D05" w:rsidP="007226D7">
            <w:pPr>
              <w:rPr>
                <w:sz w:val="22"/>
                <w:szCs w:val="22"/>
              </w:rPr>
            </w:pPr>
            <w:r w:rsidRPr="008E595C">
              <w:rPr>
                <w:sz w:val="22"/>
                <w:szCs w:val="22"/>
              </w:rPr>
              <w:t xml:space="preserve">Link-based queue, movement-specific </w:t>
            </w:r>
          </w:p>
        </w:tc>
        <w:tc>
          <w:tcPr>
            <w:tcW w:w="3117" w:type="dxa"/>
          </w:tcPr>
          <w:p w14:paraId="61445562" w14:textId="77777777" w:rsidR="00EC5D05" w:rsidRPr="008E595C" w:rsidRDefault="00EC5D05" w:rsidP="007226D7">
            <w:pPr>
              <w:rPr>
                <w:sz w:val="22"/>
                <w:szCs w:val="22"/>
              </w:rPr>
            </w:pPr>
            <w:r w:rsidRPr="008E595C">
              <w:rPr>
                <w:sz w:val="22"/>
                <w:szCs w:val="22"/>
              </w:rPr>
              <w:t>Signal timing control, movement capacity control at link level</w:t>
            </w:r>
          </w:p>
        </w:tc>
      </w:tr>
      <w:tr w:rsidR="00EC5D05" w:rsidRPr="008E595C" w14:paraId="43BC1EDB" w14:textId="77777777" w:rsidTr="007226D7">
        <w:tc>
          <w:tcPr>
            <w:tcW w:w="3116" w:type="dxa"/>
          </w:tcPr>
          <w:p w14:paraId="4A153D9B" w14:textId="77777777" w:rsidR="00EC5D05" w:rsidRPr="008E595C" w:rsidRDefault="00EC5D05" w:rsidP="007226D7">
            <w:pPr>
              <w:rPr>
                <w:sz w:val="22"/>
                <w:szCs w:val="22"/>
              </w:rPr>
            </w:pPr>
            <w:r w:rsidRPr="008E595C">
              <w:rPr>
                <w:sz w:val="22"/>
                <w:szCs w:val="22"/>
              </w:rPr>
              <w:t xml:space="preserve">Micro cell based </w:t>
            </w:r>
          </w:p>
        </w:tc>
        <w:tc>
          <w:tcPr>
            <w:tcW w:w="3117" w:type="dxa"/>
          </w:tcPr>
          <w:p w14:paraId="2BE94338" w14:textId="77777777" w:rsidR="00EC5D05" w:rsidRPr="008E595C" w:rsidRDefault="00EC5D05" w:rsidP="007226D7">
            <w:pPr>
              <w:rPr>
                <w:sz w:val="22"/>
                <w:szCs w:val="22"/>
              </w:rPr>
            </w:pPr>
            <w:r w:rsidRPr="008E595C">
              <w:rPr>
                <w:sz w:val="22"/>
                <w:szCs w:val="22"/>
              </w:rPr>
              <w:t>Lane-based queue, consider complex lane changing behavior</w:t>
            </w:r>
          </w:p>
        </w:tc>
        <w:tc>
          <w:tcPr>
            <w:tcW w:w="3117" w:type="dxa"/>
          </w:tcPr>
          <w:p w14:paraId="2EC48201" w14:textId="77777777" w:rsidR="00EC5D05" w:rsidRPr="008E595C" w:rsidRDefault="00EC5D05" w:rsidP="007226D7">
            <w:pPr>
              <w:rPr>
                <w:sz w:val="22"/>
                <w:szCs w:val="22"/>
              </w:rPr>
            </w:pPr>
            <w:r w:rsidRPr="008E595C">
              <w:rPr>
                <w:sz w:val="22"/>
                <w:szCs w:val="22"/>
              </w:rPr>
              <w:t>Signal timing control, lane choice</w:t>
            </w:r>
          </w:p>
        </w:tc>
      </w:tr>
    </w:tbl>
    <w:p w14:paraId="347575F4" w14:textId="77777777" w:rsidR="00EC5D05" w:rsidRPr="008E595C" w:rsidRDefault="00EC5D05" w:rsidP="00063949">
      <w:pPr>
        <w:rPr>
          <w:b/>
          <w:bCs/>
          <w:sz w:val="22"/>
          <w:szCs w:val="22"/>
        </w:rPr>
      </w:pPr>
    </w:p>
    <w:p w14:paraId="32B32FBF" w14:textId="2F8C5611" w:rsidR="004F36A7" w:rsidRPr="008E595C" w:rsidRDefault="00063949" w:rsidP="004F36A7">
      <w:pPr>
        <w:rPr>
          <w:sz w:val="22"/>
          <w:szCs w:val="22"/>
        </w:rPr>
      </w:pPr>
      <w:r w:rsidRPr="008E595C">
        <w:rPr>
          <w:b/>
          <w:bCs/>
          <w:sz w:val="22"/>
          <w:szCs w:val="22"/>
        </w:rPr>
        <w:t>Fig</w:t>
      </w:r>
      <w:r w:rsidR="003625C8" w:rsidRPr="008E595C">
        <w:rPr>
          <w:b/>
          <w:bCs/>
          <w:sz w:val="22"/>
          <w:szCs w:val="22"/>
        </w:rPr>
        <w:t>.</w:t>
      </w:r>
      <w:r w:rsidRPr="008E595C">
        <w:rPr>
          <w:b/>
          <w:bCs/>
          <w:sz w:val="22"/>
          <w:szCs w:val="22"/>
        </w:rPr>
        <w:t xml:space="preserve"> </w:t>
      </w:r>
      <w:r w:rsidR="003625C8" w:rsidRPr="008E595C">
        <w:rPr>
          <w:b/>
          <w:bCs/>
          <w:sz w:val="22"/>
          <w:szCs w:val="22"/>
        </w:rPr>
        <w:t>5</w:t>
      </w:r>
      <w:r w:rsidRPr="008E595C">
        <w:rPr>
          <w:sz w:val="22"/>
          <w:szCs w:val="22"/>
        </w:rPr>
        <w:t xml:space="preserve"> shows the network of interest extracted from OpenStreetMap using osm2gmns. </w:t>
      </w:r>
      <w:r w:rsidR="004F36A7" w:rsidRPr="008E595C">
        <w:rPr>
          <w:sz w:val="22"/>
          <w:szCs w:val="22"/>
        </w:rPr>
        <w:t>The osm2gmns is used to convert the macroscopic network to the corresponding mesoscopic network. Compared to macroscopic networks, mesoscopic networks have more detailed movement information within intersections.</w:t>
      </w:r>
      <w:r w:rsidR="003625C8" w:rsidRPr="008E595C">
        <w:rPr>
          <w:sz w:val="22"/>
          <w:szCs w:val="22"/>
        </w:rPr>
        <w:t xml:space="preserve"> </w:t>
      </w:r>
      <w:r w:rsidR="003625C8" w:rsidRPr="008E595C">
        <w:rPr>
          <w:b/>
          <w:bCs/>
          <w:sz w:val="22"/>
          <w:szCs w:val="22"/>
        </w:rPr>
        <w:t>Fig. 6</w:t>
      </w:r>
      <w:r w:rsidR="003625C8" w:rsidRPr="008E595C">
        <w:rPr>
          <w:sz w:val="22"/>
          <w:szCs w:val="22"/>
        </w:rPr>
        <w:t xml:space="preserve"> </w:t>
      </w:r>
      <w:r w:rsidR="004F36A7" w:rsidRPr="008E595C">
        <w:rPr>
          <w:sz w:val="22"/>
          <w:szCs w:val="22"/>
        </w:rPr>
        <w:t xml:space="preserve">shows the comparison between a macroscopic and mesoscopic representation for a four-leg intersection. </w:t>
      </w:r>
    </w:p>
    <w:p w14:paraId="6D36776B" w14:textId="1F3B8F9A" w:rsidR="00063949" w:rsidRPr="008E595C" w:rsidRDefault="00063949" w:rsidP="00063949">
      <w:pPr>
        <w:rPr>
          <w:sz w:val="22"/>
          <w:szCs w:val="22"/>
        </w:rPr>
      </w:pPr>
      <w:r w:rsidRPr="008E595C">
        <w:rPr>
          <w:noProof/>
          <w:sz w:val="22"/>
          <w:szCs w:val="22"/>
        </w:rPr>
        <w:drawing>
          <wp:inline distT="0" distB="0" distL="0" distR="0" wp14:anchorId="629431BA" wp14:editId="6A44A700">
            <wp:extent cx="6400800" cy="1785620"/>
            <wp:effectExtent l="0" t="0" r="0" b="5080"/>
            <wp:docPr id="15" name="Content Placeholder 4" descr="Chart, line chart&#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4" descr="Chart, line chart&#10;&#10;Description automatically generated"/>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1785620"/>
                    </a:xfrm>
                    <a:prstGeom prst="rect">
                      <a:avLst/>
                    </a:prstGeom>
                  </pic:spPr>
                </pic:pic>
              </a:graphicData>
            </a:graphic>
          </wp:inline>
        </w:drawing>
      </w:r>
    </w:p>
    <w:p w14:paraId="5D90311D" w14:textId="521E0EA5" w:rsidR="00063949" w:rsidRPr="008E595C" w:rsidRDefault="00063949" w:rsidP="00063949">
      <w:pPr>
        <w:pStyle w:val="Caption"/>
        <w:jc w:val="center"/>
        <w:rPr>
          <w:rFonts w:ascii="Times New Roman" w:hAnsi="Times New Roman" w:cs="Times New Roman"/>
          <w:sz w:val="22"/>
          <w:szCs w:val="22"/>
        </w:rPr>
      </w:pPr>
      <w:bookmarkStart w:id="5" w:name="_Ref107428893"/>
      <w:bookmarkStart w:id="6" w:name="_Toc107429423"/>
      <w:r w:rsidRPr="008E595C">
        <w:rPr>
          <w:rFonts w:ascii="Times New Roman" w:hAnsi="Times New Roman" w:cs="Times New Roman"/>
          <w:b/>
          <w:bCs/>
          <w:sz w:val="22"/>
          <w:szCs w:val="22"/>
        </w:rPr>
        <w:t>Fig</w:t>
      </w:r>
      <w:r w:rsidR="003625C8" w:rsidRPr="008E595C">
        <w:rPr>
          <w:rFonts w:ascii="Times New Roman" w:hAnsi="Times New Roman" w:cs="Times New Roman"/>
          <w:b/>
          <w:bCs/>
          <w:sz w:val="22"/>
          <w:szCs w:val="22"/>
        </w:rPr>
        <w:t>. 5</w:t>
      </w:r>
      <w:bookmarkEnd w:id="5"/>
      <w:r w:rsidRPr="008E595C">
        <w:rPr>
          <w:rFonts w:ascii="Times New Roman" w:hAnsi="Times New Roman" w:cs="Times New Roman"/>
          <w:sz w:val="22"/>
          <w:szCs w:val="22"/>
        </w:rPr>
        <w:t xml:space="preserve"> Network from OpenStreetMap using osm2gmns</w:t>
      </w:r>
      <w:bookmarkEnd w:id="6"/>
    </w:p>
    <w:p w14:paraId="7FB91F71" w14:textId="77777777" w:rsidR="00063949" w:rsidRPr="008E595C" w:rsidRDefault="00063949" w:rsidP="00063949">
      <w:pPr>
        <w:rPr>
          <w:sz w:val="22"/>
          <w:szCs w:val="22"/>
        </w:rPr>
      </w:pPr>
      <w:bookmarkStart w:id="7" w:name="_Toc107429395"/>
    </w:p>
    <w:bookmarkEnd w:id="7"/>
    <w:p w14:paraId="246A8C44" w14:textId="77777777" w:rsidR="00381639" w:rsidRPr="008E595C" w:rsidRDefault="00381639" w:rsidP="00381639">
      <w:pPr>
        <w:jc w:val="center"/>
        <w:rPr>
          <w:sz w:val="22"/>
          <w:szCs w:val="22"/>
        </w:rPr>
      </w:pPr>
      <w:r w:rsidRPr="008E595C">
        <w:rPr>
          <w:noProof/>
          <w:sz w:val="22"/>
          <w:szCs w:val="22"/>
        </w:rPr>
        <w:drawing>
          <wp:inline distT="0" distB="0" distL="0" distR="0" wp14:anchorId="0F965B7C" wp14:editId="16407040">
            <wp:extent cx="5621572" cy="1753953"/>
            <wp:effectExtent l="0" t="0" r="0" b="0"/>
            <wp:docPr id="71" name="Picture 7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with low confidence"/>
                    <pic:cNvPicPr/>
                  </pic:nvPicPr>
                  <pic:blipFill>
                    <a:blip r:embed="rId14"/>
                    <a:stretch>
                      <a:fillRect/>
                    </a:stretch>
                  </pic:blipFill>
                  <pic:spPr>
                    <a:xfrm>
                      <a:off x="0" y="0"/>
                      <a:ext cx="5629663" cy="1756477"/>
                    </a:xfrm>
                    <a:prstGeom prst="rect">
                      <a:avLst/>
                    </a:prstGeom>
                  </pic:spPr>
                </pic:pic>
              </a:graphicData>
            </a:graphic>
          </wp:inline>
        </w:drawing>
      </w:r>
    </w:p>
    <w:p w14:paraId="2693CFC4" w14:textId="412AA6D2" w:rsidR="00381639" w:rsidRPr="008E595C" w:rsidRDefault="00381639" w:rsidP="00381639">
      <w:pPr>
        <w:pStyle w:val="Caption"/>
        <w:jc w:val="center"/>
        <w:rPr>
          <w:rFonts w:ascii="Times New Roman" w:hAnsi="Times New Roman" w:cs="Times New Roman"/>
          <w:sz w:val="22"/>
          <w:szCs w:val="22"/>
        </w:rPr>
      </w:pPr>
      <w:bookmarkStart w:id="8" w:name="_Ref107428919"/>
      <w:bookmarkStart w:id="9" w:name="_Toc107429424"/>
      <w:r w:rsidRPr="008E595C">
        <w:rPr>
          <w:rFonts w:ascii="Times New Roman" w:hAnsi="Times New Roman" w:cs="Times New Roman"/>
          <w:b/>
          <w:bCs/>
          <w:sz w:val="22"/>
          <w:szCs w:val="22"/>
        </w:rPr>
        <w:t>Fig</w:t>
      </w:r>
      <w:r w:rsidR="003625C8" w:rsidRPr="008E595C">
        <w:rPr>
          <w:rFonts w:ascii="Times New Roman" w:hAnsi="Times New Roman" w:cs="Times New Roman"/>
          <w:b/>
          <w:bCs/>
          <w:sz w:val="22"/>
          <w:szCs w:val="22"/>
        </w:rPr>
        <w:t>. 6</w:t>
      </w:r>
      <w:bookmarkEnd w:id="8"/>
      <w:r w:rsidRPr="008E595C">
        <w:rPr>
          <w:rFonts w:ascii="Times New Roman" w:hAnsi="Times New Roman" w:cs="Times New Roman"/>
          <w:sz w:val="22"/>
          <w:szCs w:val="22"/>
        </w:rPr>
        <w:t xml:space="preserve"> Comparison between macroscopic and mesoscopic representation for a four-leg intersection</w:t>
      </w:r>
      <w:bookmarkEnd w:id="9"/>
    </w:p>
    <w:p w14:paraId="36E49CC1" w14:textId="77777777" w:rsidR="00063949" w:rsidRPr="008E595C" w:rsidRDefault="00063949">
      <w:pPr>
        <w:rPr>
          <w:sz w:val="22"/>
          <w:szCs w:val="22"/>
          <w:shd w:val="pct15" w:color="auto" w:fill="FFFFFF"/>
        </w:rPr>
      </w:pPr>
    </w:p>
    <w:p w14:paraId="414DDBE7" w14:textId="62FA16CA" w:rsidR="004D08DB" w:rsidRPr="008E595C" w:rsidRDefault="004D08DB">
      <w:pPr>
        <w:rPr>
          <w:sz w:val="22"/>
          <w:szCs w:val="22"/>
        </w:rPr>
      </w:pPr>
    </w:p>
    <w:p w14:paraId="2F493679" w14:textId="57A22CDE" w:rsidR="004D08DB" w:rsidRPr="008E595C" w:rsidRDefault="00E94786">
      <w:pPr>
        <w:rPr>
          <w:b/>
          <w:bCs/>
          <w:sz w:val="22"/>
          <w:szCs w:val="22"/>
        </w:rPr>
      </w:pPr>
      <w:r w:rsidRPr="008E595C">
        <w:rPr>
          <w:b/>
          <w:bCs/>
          <w:sz w:val="22"/>
          <w:szCs w:val="22"/>
        </w:rPr>
        <w:lastRenderedPageBreak/>
        <w:t xml:space="preserve">Stage </w:t>
      </w:r>
      <w:r w:rsidR="004D08DB" w:rsidRPr="008E595C">
        <w:rPr>
          <w:b/>
          <w:bCs/>
          <w:sz w:val="22"/>
          <w:szCs w:val="22"/>
        </w:rPr>
        <w:t>G:</w:t>
      </w:r>
      <w:r w:rsidR="004E0D2B" w:rsidRPr="008E595C">
        <w:rPr>
          <w:b/>
          <w:bCs/>
          <w:sz w:val="22"/>
          <w:szCs w:val="22"/>
        </w:rPr>
        <w:t xml:space="preserve"> </w:t>
      </w:r>
      <w:r w:rsidR="00214966" w:rsidRPr="008E595C">
        <w:rPr>
          <w:b/>
          <w:bCs/>
          <w:sz w:val="22"/>
          <w:szCs w:val="22"/>
        </w:rPr>
        <w:t>Agent-</w:t>
      </w:r>
      <w:r w:rsidR="00A51FCB" w:rsidRPr="008E595C">
        <w:rPr>
          <w:b/>
          <w:bCs/>
          <w:sz w:val="22"/>
          <w:szCs w:val="22"/>
        </w:rPr>
        <w:t>based simulation</w:t>
      </w:r>
    </w:p>
    <w:p w14:paraId="722FB6D2" w14:textId="6EE0E36A" w:rsidR="00861513" w:rsidRPr="008E595C" w:rsidRDefault="00861513">
      <w:pPr>
        <w:rPr>
          <w:sz w:val="22"/>
          <w:szCs w:val="22"/>
          <w:shd w:val="pct15" w:color="auto" w:fill="FFFFFF"/>
        </w:rPr>
      </w:pPr>
    </w:p>
    <w:p w14:paraId="44815D9B" w14:textId="3DA10AC0" w:rsidR="00214966" w:rsidRPr="008E595C" w:rsidRDefault="00214966" w:rsidP="004F36A7">
      <w:pPr>
        <w:pStyle w:val="FHWABody"/>
        <w:rPr>
          <w:sz w:val="22"/>
          <w:szCs w:val="22"/>
        </w:rPr>
      </w:pPr>
      <w:r w:rsidRPr="008E595C">
        <w:rPr>
          <w:sz w:val="22"/>
          <w:szCs w:val="22"/>
        </w:rPr>
        <w:t xml:space="preserve">Agent-based modeling and simulation (ABMS) is a modeling approach for simulating the actions and interactions of autonomous individuals, assessing their effects on the </w:t>
      </w:r>
      <w:proofErr w:type="gramStart"/>
      <w:r w:rsidRPr="008E595C">
        <w:rPr>
          <w:sz w:val="22"/>
          <w:szCs w:val="22"/>
        </w:rPr>
        <w:t>system as a whole</w:t>
      </w:r>
      <w:proofErr w:type="gramEnd"/>
      <w:r w:rsidRPr="008E595C">
        <w:rPr>
          <w:sz w:val="22"/>
          <w:szCs w:val="22"/>
        </w:rPr>
        <w:t>. The basic idea of ABMS is that complex phenomena can be understood as systems of autonomous agents following rules of interaction. In contrast to the traditional event simulation, which assumes that entities follow a sequence of processes, ABMS defines the local behavior rules of the underlying entities to reveal the emerging behaviors of the whole system. ABMS is widely used in modeling human social and organizational behavior and individual decision making (Zheng et al. 2013).</w:t>
      </w:r>
    </w:p>
    <w:p w14:paraId="4CC32ED3" w14:textId="3F060600" w:rsidR="00C9684E" w:rsidRPr="008C3F51" w:rsidRDefault="00C9684E" w:rsidP="00C9684E">
      <w:pPr>
        <w:pStyle w:val="Heading1"/>
        <w:rPr>
          <w:rFonts w:ascii="Times New Roman" w:hAnsi="Times New Roman" w:cs="Times New Roman"/>
          <w:sz w:val="22"/>
          <w:szCs w:val="22"/>
        </w:rPr>
      </w:pPr>
      <w:r w:rsidRPr="008C3F51">
        <w:rPr>
          <w:rFonts w:ascii="Times New Roman" w:hAnsi="Times New Roman" w:cs="Times New Roman"/>
          <w:sz w:val="22"/>
          <w:szCs w:val="22"/>
        </w:rPr>
        <w:t>Numerical experiments</w:t>
      </w:r>
    </w:p>
    <w:p w14:paraId="7BD17E64" w14:textId="77777777" w:rsidR="00472031" w:rsidRPr="008C3F51" w:rsidRDefault="00472031" w:rsidP="00C9684E">
      <w:pPr>
        <w:rPr>
          <w:sz w:val="22"/>
          <w:szCs w:val="22"/>
        </w:rPr>
      </w:pPr>
    </w:p>
    <w:p w14:paraId="6F3BAB34" w14:textId="6C7DB830" w:rsidR="00C9684E" w:rsidRPr="008E595C" w:rsidRDefault="00C9684E" w:rsidP="00C9684E">
      <w:pPr>
        <w:rPr>
          <w:sz w:val="22"/>
          <w:szCs w:val="22"/>
        </w:rPr>
      </w:pPr>
      <w:r w:rsidRPr="008C3F51">
        <w:rPr>
          <w:sz w:val="22"/>
          <w:szCs w:val="22"/>
        </w:rPr>
        <w:t xml:space="preserve">This section </w:t>
      </w:r>
      <w:r w:rsidR="00F3083A" w:rsidRPr="008C3F51">
        <w:rPr>
          <w:sz w:val="22"/>
          <w:szCs w:val="22"/>
        </w:rPr>
        <w:t xml:space="preserve">excutes </w:t>
      </w:r>
      <w:r w:rsidR="009B6C6F" w:rsidRPr="008C3F51">
        <w:rPr>
          <w:sz w:val="22"/>
          <w:szCs w:val="22"/>
        </w:rPr>
        <w:t xml:space="preserve">Loop 101 </w:t>
      </w:r>
      <w:r w:rsidR="00F3083A" w:rsidRPr="008E595C">
        <w:rPr>
          <w:sz w:val="22"/>
          <w:szCs w:val="22"/>
        </w:rPr>
        <w:t xml:space="preserve">numerical experiment </w:t>
      </w:r>
      <w:r w:rsidR="009B6C6F" w:rsidRPr="008E595C">
        <w:rPr>
          <w:sz w:val="22"/>
          <w:szCs w:val="22"/>
        </w:rPr>
        <w:t xml:space="preserve">of integrated corridor management with incident scenario to </w:t>
      </w:r>
      <w:r w:rsidR="009D25E5" w:rsidRPr="008E595C">
        <w:rPr>
          <w:sz w:val="22"/>
          <w:szCs w:val="22"/>
        </w:rPr>
        <w:t xml:space="preserve">evaluate the proposed FOCUSING approach </w:t>
      </w:r>
      <w:r w:rsidR="009E3634" w:rsidRPr="008E595C">
        <w:rPr>
          <w:sz w:val="22"/>
          <w:szCs w:val="22"/>
        </w:rPr>
        <w:t>in terms of solution quality</w:t>
      </w:r>
      <w:r w:rsidR="00034BAD" w:rsidRPr="008E595C">
        <w:rPr>
          <w:sz w:val="22"/>
          <w:szCs w:val="22"/>
        </w:rPr>
        <w:t>, information evaluation,</w:t>
      </w:r>
      <w:r w:rsidR="009E3634" w:rsidRPr="008E595C">
        <w:rPr>
          <w:sz w:val="22"/>
          <w:szCs w:val="22"/>
        </w:rPr>
        <w:t xml:space="preserve"> and computational performance</w:t>
      </w:r>
      <w:r w:rsidR="00D06FC9" w:rsidRPr="008E595C">
        <w:rPr>
          <w:sz w:val="22"/>
          <w:szCs w:val="22"/>
        </w:rPr>
        <w:t>.</w:t>
      </w:r>
      <w:r w:rsidR="00034BAD" w:rsidRPr="008E595C">
        <w:rPr>
          <w:sz w:val="22"/>
          <w:szCs w:val="22"/>
        </w:rPr>
        <w:t xml:space="preserve"> The </w:t>
      </w:r>
      <w:r w:rsidR="00711E88" w:rsidRPr="008E595C">
        <w:rPr>
          <w:sz w:val="22"/>
          <w:szCs w:val="22"/>
        </w:rPr>
        <w:t xml:space="preserve">cases are implemented on </w:t>
      </w:r>
      <w:r w:rsidR="00DA796D" w:rsidRPr="008E595C">
        <w:rPr>
          <w:sz w:val="22"/>
          <w:szCs w:val="22"/>
        </w:rPr>
        <w:t xml:space="preserve">a </w:t>
      </w:r>
      <w:r w:rsidR="00711E88" w:rsidRPr="008E595C">
        <w:rPr>
          <w:sz w:val="22"/>
          <w:szCs w:val="22"/>
        </w:rPr>
        <w:t>computer with 2.80 GHz CPU and 16 GB of memory.</w:t>
      </w:r>
    </w:p>
    <w:p w14:paraId="5A4B87FC" w14:textId="1F2521A7" w:rsidR="006F212D" w:rsidRPr="008E595C" w:rsidRDefault="006F212D" w:rsidP="00A14936">
      <w:pPr>
        <w:rPr>
          <w:sz w:val="22"/>
          <w:szCs w:val="22"/>
        </w:rPr>
      </w:pPr>
    </w:p>
    <w:p w14:paraId="0D481BC0" w14:textId="40C622CD" w:rsidR="00BE3F0C" w:rsidRPr="008E595C" w:rsidRDefault="003C2692" w:rsidP="00BE3F0C">
      <w:pPr>
        <w:rPr>
          <w:sz w:val="22"/>
          <w:szCs w:val="22"/>
        </w:rPr>
      </w:pPr>
      <w:r w:rsidRPr="008E595C">
        <w:rPr>
          <w:sz w:val="22"/>
          <w:szCs w:val="22"/>
        </w:rPr>
        <w:t xml:space="preserve">We assume the incident </w:t>
      </w:r>
      <w:r w:rsidR="002A268A" w:rsidRPr="008E595C">
        <w:rPr>
          <w:sz w:val="22"/>
          <w:szCs w:val="22"/>
        </w:rPr>
        <w:t xml:space="preserve">1) </w:t>
      </w:r>
      <w:r w:rsidR="00BE3F0C" w:rsidRPr="008E595C">
        <w:rPr>
          <w:sz w:val="22"/>
          <w:szCs w:val="22"/>
        </w:rPr>
        <w:t>occurs during morning peak hour</w:t>
      </w:r>
      <w:r w:rsidR="002A268A" w:rsidRPr="008E595C">
        <w:rPr>
          <w:sz w:val="22"/>
          <w:szCs w:val="22"/>
        </w:rPr>
        <w:t xml:space="preserve">, 2) </w:t>
      </w:r>
      <w:r w:rsidR="00BE3F0C" w:rsidRPr="008E595C">
        <w:rPr>
          <w:sz w:val="22"/>
          <w:szCs w:val="22"/>
        </w:rPr>
        <w:t>occurs east of 51st Ave. and west of 43rd Ave</w:t>
      </w:r>
      <w:r w:rsidR="002A268A" w:rsidRPr="008E595C">
        <w:rPr>
          <w:sz w:val="22"/>
          <w:szCs w:val="22"/>
        </w:rPr>
        <w:t xml:space="preserve">, and 3) </w:t>
      </w:r>
      <w:r w:rsidR="00BE3F0C" w:rsidRPr="008E595C">
        <w:rPr>
          <w:sz w:val="22"/>
          <w:szCs w:val="22"/>
        </w:rPr>
        <w:t>leads to full freeway closure and lasts 3 hours</w:t>
      </w:r>
      <w:r w:rsidR="002A268A" w:rsidRPr="008E595C">
        <w:rPr>
          <w:sz w:val="22"/>
          <w:szCs w:val="22"/>
        </w:rPr>
        <w:t>.</w:t>
      </w:r>
      <w:r w:rsidR="006A333D" w:rsidRPr="008E595C">
        <w:rPr>
          <w:sz w:val="22"/>
          <w:szCs w:val="22"/>
        </w:rPr>
        <w:t xml:space="preserve"> </w:t>
      </w:r>
      <w:r w:rsidR="006A333D" w:rsidRPr="008E595C">
        <w:rPr>
          <w:b/>
          <w:bCs/>
          <w:sz w:val="22"/>
          <w:szCs w:val="22"/>
        </w:rPr>
        <w:t xml:space="preserve">Fig. </w:t>
      </w:r>
      <w:proofErr w:type="gramStart"/>
      <w:r w:rsidR="006A333D" w:rsidRPr="008E595C">
        <w:rPr>
          <w:b/>
          <w:bCs/>
          <w:sz w:val="22"/>
          <w:szCs w:val="22"/>
        </w:rPr>
        <w:t>7</w:t>
      </w:r>
      <w:r w:rsidR="006A333D" w:rsidRPr="008E595C">
        <w:rPr>
          <w:sz w:val="22"/>
          <w:szCs w:val="22"/>
        </w:rPr>
        <w:t xml:space="preserve"> </w:t>
      </w:r>
      <w:r w:rsidR="00BE3F0C" w:rsidRPr="008E595C">
        <w:rPr>
          <w:sz w:val="22"/>
          <w:szCs w:val="22"/>
        </w:rPr>
        <w:t xml:space="preserve"> presents</w:t>
      </w:r>
      <w:proofErr w:type="gramEnd"/>
      <w:r w:rsidR="00BE3F0C" w:rsidRPr="008E595C">
        <w:rPr>
          <w:sz w:val="22"/>
          <w:szCs w:val="22"/>
        </w:rPr>
        <w:t xml:space="preserve"> all alternative routes to avoid the incident area on loop 101 (21 routes in total).</w:t>
      </w:r>
    </w:p>
    <w:p w14:paraId="225D593D" w14:textId="77777777" w:rsidR="00BE3F0C" w:rsidRPr="008E595C" w:rsidRDefault="00BE3F0C" w:rsidP="00BE3F0C">
      <w:pPr>
        <w:jc w:val="center"/>
        <w:rPr>
          <w:sz w:val="22"/>
          <w:szCs w:val="22"/>
        </w:rPr>
      </w:pPr>
      <w:r w:rsidRPr="008E595C">
        <w:rPr>
          <w:noProof/>
          <w:sz w:val="22"/>
          <w:szCs w:val="22"/>
        </w:rPr>
        <w:drawing>
          <wp:inline distT="0" distB="0" distL="0" distR="0" wp14:anchorId="154DF52D" wp14:editId="6AC38A93">
            <wp:extent cx="4343400" cy="4328160"/>
            <wp:effectExtent l="0" t="0" r="0" b="0"/>
            <wp:docPr id="75"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descr="Table&#10;&#10;Description automatically generated"/>
                    <pic:cNvPicPr>
                      <a:picLocks noChangeAspect="1"/>
                    </pic:cNvPicPr>
                  </pic:nvPicPr>
                  <pic:blipFill>
                    <a:blip r:embed="rId15"/>
                    <a:stretch>
                      <a:fillRect/>
                    </a:stretch>
                  </pic:blipFill>
                  <pic:spPr>
                    <a:xfrm>
                      <a:off x="0" y="0"/>
                      <a:ext cx="4343400" cy="4328160"/>
                    </a:xfrm>
                    <a:prstGeom prst="rect">
                      <a:avLst/>
                    </a:prstGeom>
                  </pic:spPr>
                </pic:pic>
              </a:graphicData>
            </a:graphic>
          </wp:inline>
        </w:drawing>
      </w:r>
    </w:p>
    <w:p w14:paraId="72352D62" w14:textId="7296E6FB" w:rsidR="00BE3F0C" w:rsidRPr="008E595C" w:rsidRDefault="006A333D" w:rsidP="00BE3F0C">
      <w:pPr>
        <w:pStyle w:val="Caption"/>
        <w:jc w:val="center"/>
        <w:rPr>
          <w:rFonts w:ascii="Times New Roman" w:hAnsi="Times New Roman" w:cs="Times New Roman"/>
          <w:sz w:val="22"/>
          <w:szCs w:val="22"/>
        </w:rPr>
      </w:pPr>
      <w:bookmarkStart w:id="10" w:name="_Ref105336401"/>
      <w:bookmarkStart w:id="11" w:name="_Toc107429440"/>
      <w:r w:rsidRPr="008E595C">
        <w:rPr>
          <w:rFonts w:ascii="Times New Roman" w:hAnsi="Times New Roman" w:cs="Times New Roman"/>
          <w:b/>
          <w:bCs/>
          <w:sz w:val="22"/>
          <w:szCs w:val="22"/>
        </w:rPr>
        <w:t xml:space="preserve">Fig. </w:t>
      </w:r>
      <w:proofErr w:type="gramStart"/>
      <w:r w:rsidRPr="008E595C">
        <w:rPr>
          <w:rFonts w:ascii="Times New Roman" w:hAnsi="Times New Roman" w:cs="Times New Roman"/>
          <w:b/>
          <w:bCs/>
          <w:sz w:val="22"/>
          <w:szCs w:val="22"/>
        </w:rPr>
        <w:t>7</w:t>
      </w:r>
      <w:r w:rsidRPr="008E595C">
        <w:rPr>
          <w:rFonts w:ascii="Times New Roman" w:hAnsi="Times New Roman" w:cs="Times New Roman"/>
          <w:sz w:val="22"/>
          <w:szCs w:val="22"/>
        </w:rPr>
        <w:t xml:space="preserve"> </w:t>
      </w:r>
      <w:bookmarkEnd w:id="10"/>
      <w:r w:rsidR="00BE3F0C" w:rsidRPr="008E595C">
        <w:rPr>
          <w:rFonts w:ascii="Times New Roman" w:hAnsi="Times New Roman" w:cs="Times New Roman"/>
          <w:sz w:val="22"/>
          <w:szCs w:val="22"/>
        </w:rPr>
        <w:t xml:space="preserve"> Summary</w:t>
      </w:r>
      <w:proofErr w:type="gramEnd"/>
      <w:r w:rsidR="00BE3F0C" w:rsidRPr="008E595C">
        <w:rPr>
          <w:rFonts w:ascii="Times New Roman" w:hAnsi="Times New Roman" w:cs="Times New Roman"/>
          <w:sz w:val="22"/>
          <w:szCs w:val="22"/>
        </w:rPr>
        <w:t xml:space="preserve"> of all alternative routes</w:t>
      </w:r>
      <w:bookmarkEnd w:id="11"/>
    </w:p>
    <w:p w14:paraId="55D24E6A" w14:textId="77777777" w:rsidR="00264DFB" w:rsidRPr="008E595C" w:rsidRDefault="00264DFB" w:rsidP="00BE3F0C">
      <w:pPr>
        <w:rPr>
          <w:sz w:val="22"/>
          <w:szCs w:val="22"/>
        </w:rPr>
      </w:pPr>
    </w:p>
    <w:p w14:paraId="0EE612C4" w14:textId="77777777" w:rsidR="00BE3F0C" w:rsidRPr="008E595C" w:rsidRDefault="00BE3F0C" w:rsidP="00BE3F0C">
      <w:pPr>
        <w:pStyle w:val="Heading2"/>
        <w:rPr>
          <w:rFonts w:ascii="Times New Roman" w:hAnsi="Times New Roman" w:cs="Times New Roman"/>
          <w:sz w:val="22"/>
          <w:szCs w:val="22"/>
        </w:rPr>
      </w:pPr>
      <w:bookmarkStart w:id="12" w:name="_Toc107429408"/>
      <w:r w:rsidRPr="008E595C">
        <w:rPr>
          <w:rFonts w:ascii="Times New Roman" w:hAnsi="Times New Roman" w:cs="Times New Roman"/>
          <w:sz w:val="22"/>
          <w:szCs w:val="22"/>
        </w:rPr>
        <w:t>Scenario – Do Nothing</w:t>
      </w:r>
      <w:bookmarkEnd w:id="12"/>
    </w:p>
    <w:p w14:paraId="2B6A94E3" w14:textId="77777777" w:rsidR="00BE3F0C" w:rsidRPr="008E595C" w:rsidRDefault="00BE3F0C" w:rsidP="00BE3F0C">
      <w:pPr>
        <w:rPr>
          <w:sz w:val="22"/>
          <w:szCs w:val="22"/>
        </w:rPr>
      </w:pPr>
      <w:r w:rsidRPr="008E595C">
        <w:rPr>
          <w:sz w:val="22"/>
          <w:szCs w:val="22"/>
        </w:rPr>
        <w:t>General ideas for traffic simulation in the do-nothing scenario:</w:t>
      </w:r>
    </w:p>
    <w:p w14:paraId="32DE9E55" w14:textId="77777777" w:rsidR="00BE3F0C" w:rsidRPr="008E595C" w:rsidRDefault="00BE3F0C" w:rsidP="00423F46">
      <w:pPr>
        <w:pStyle w:val="ListParagraph"/>
        <w:numPr>
          <w:ilvl w:val="0"/>
          <w:numId w:val="15"/>
        </w:numPr>
        <w:rPr>
          <w:sz w:val="22"/>
          <w:szCs w:val="22"/>
        </w:rPr>
      </w:pPr>
      <w:r w:rsidRPr="008E595C">
        <w:rPr>
          <w:sz w:val="22"/>
          <w:szCs w:val="22"/>
        </w:rPr>
        <w:lastRenderedPageBreak/>
        <w:t>Agents will re-route themselves if (1) their “normal” paths are affected by the closure, (2) when they get close and “see” the congestion caused by the closure.</w:t>
      </w:r>
    </w:p>
    <w:p w14:paraId="216D02DD" w14:textId="77777777" w:rsidR="00BE3F0C" w:rsidRPr="008E595C" w:rsidRDefault="00BE3F0C" w:rsidP="00423F46">
      <w:pPr>
        <w:pStyle w:val="ListParagraph"/>
        <w:numPr>
          <w:ilvl w:val="0"/>
          <w:numId w:val="15"/>
        </w:numPr>
        <w:rPr>
          <w:sz w:val="22"/>
          <w:szCs w:val="22"/>
        </w:rPr>
      </w:pPr>
      <w:r w:rsidRPr="008E595C">
        <w:rPr>
          <w:sz w:val="22"/>
          <w:szCs w:val="22"/>
        </w:rPr>
        <w:t>Re-routing is based on current instantaneous travel time.</w:t>
      </w:r>
    </w:p>
    <w:p w14:paraId="1684850D" w14:textId="14053680" w:rsidR="00BE3F0C" w:rsidRPr="008E595C" w:rsidRDefault="008F07B7" w:rsidP="00BE3F0C">
      <w:pPr>
        <w:rPr>
          <w:sz w:val="22"/>
          <w:szCs w:val="22"/>
        </w:rPr>
      </w:pPr>
      <w:r w:rsidRPr="008E595C">
        <w:rPr>
          <w:b/>
          <w:bCs/>
          <w:sz w:val="22"/>
          <w:szCs w:val="22"/>
        </w:rPr>
        <w:t xml:space="preserve">Fig. </w:t>
      </w:r>
      <w:proofErr w:type="gramStart"/>
      <w:r w:rsidRPr="008E595C">
        <w:rPr>
          <w:b/>
          <w:bCs/>
          <w:sz w:val="22"/>
          <w:szCs w:val="22"/>
        </w:rPr>
        <w:t>8</w:t>
      </w:r>
      <w:r w:rsidRPr="008E595C">
        <w:rPr>
          <w:sz w:val="22"/>
          <w:szCs w:val="22"/>
        </w:rPr>
        <w:t xml:space="preserve">  </w:t>
      </w:r>
      <w:r w:rsidR="00BE3F0C" w:rsidRPr="008E595C">
        <w:rPr>
          <w:sz w:val="22"/>
          <w:szCs w:val="22"/>
        </w:rPr>
        <w:t>provides</w:t>
      </w:r>
      <w:proofErr w:type="gramEnd"/>
      <w:r w:rsidR="00BE3F0C" w:rsidRPr="008E595C">
        <w:rPr>
          <w:sz w:val="22"/>
          <w:szCs w:val="22"/>
        </w:rPr>
        <w:t xml:space="preserve"> the simulated traffic states at different times (8 am, 9 am, and 10 am).</w:t>
      </w:r>
    </w:p>
    <w:p w14:paraId="74F0FA91" w14:textId="77777777" w:rsidR="00BE3F0C" w:rsidRPr="008E595C" w:rsidRDefault="00BE3F0C" w:rsidP="00BE3F0C">
      <w:pPr>
        <w:jc w:val="center"/>
        <w:rPr>
          <w:sz w:val="22"/>
          <w:szCs w:val="22"/>
        </w:rPr>
      </w:pPr>
      <w:r w:rsidRPr="008E595C">
        <w:rPr>
          <w:noProof/>
          <w:sz w:val="22"/>
          <w:szCs w:val="22"/>
        </w:rPr>
        <w:drawing>
          <wp:inline distT="0" distB="0" distL="0" distR="0" wp14:anchorId="6AA81153" wp14:editId="4CAD9AE2">
            <wp:extent cx="2466486" cy="1800000"/>
            <wp:effectExtent l="0" t="0" r="0" b="0"/>
            <wp:docPr id="33" name="Picture 3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imeline&#10;&#10;Description automatically generated"/>
                    <pic:cNvPicPr/>
                  </pic:nvPicPr>
                  <pic:blipFill>
                    <a:blip r:embed="rId16"/>
                    <a:stretch>
                      <a:fillRect/>
                    </a:stretch>
                  </pic:blipFill>
                  <pic:spPr>
                    <a:xfrm>
                      <a:off x="0" y="0"/>
                      <a:ext cx="2466486" cy="1800000"/>
                    </a:xfrm>
                    <a:prstGeom prst="rect">
                      <a:avLst/>
                    </a:prstGeom>
                  </pic:spPr>
                </pic:pic>
              </a:graphicData>
            </a:graphic>
          </wp:inline>
        </w:drawing>
      </w:r>
      <w:r w:rsidRPr="008E595C">
        <w:rPr>
          <w:sz w:val="22"/>
          <w:szCs w:val="22"/>
        </w:rPr>
        <w:t xml:space="preserve">         </w:t>
      </w:r>
      <w:r w:rsidRPr="008E595C">
        <w:rPr>
          <w:noProof/>
          <w:sz w:val="22"/>
          <w:szCs w:val="22"/>
        </w:rPr>
        <w:t xml:space="preserve"> </w:t>
      </w:r>
      <w:r w:rsidRPr="008E595C">
        <w:rPr>
          <w:noProof/>
          <w:sz w:val="22"/>
          <w:szCs w:val="22"/>
        </w:rPr>
        <w:drawing>
          <wp:inline distT="0" distB="0" distL="0" distR="0" wp14:anchorId="3B1BA200" wp14:editId="108DBE5B">
            <wp:extent cx="3046164" cy="1682299"/>
            <wp:effectExtent l="0" t="0" r="1905" b="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17"/>
                    <a:stretch>
                      <a:fillRect/>
                    </a:stretch>
                  </pic:blipFill>
                  <pic:spPr>
                    <a:xfrm>
                      <a:off x="0" y="0"/>
                      <a:ext cx="3058897" cy="1689331"/>
                    </a:xfrm>
                    <a:prstGeom prst="rect">
                      <a:avLst/>
                    </a:prstGeom>
                  </pic:spPr>
                </pic:pic>
              </a:graphicData>
            </a:graphic>
          </wp:inline>
        </w:drawing>
      </w:r>
    </w:p>
    <w:p w14:paraId="5BC98B61" w14:textId="77777777" w:rsidR="00BE3F0C" w:rsidRPr="008E595C" w:rsidRDefault="00BE3F0C" w:rsidP="00BE3F0C">
      <w:pPr>
        <w:jc w:val="center"/>
        <w:rPr>
          <w:sz w:val="22"/>
          <w:szCs w:val="22"/>
        </w:rPr>
      </w:pPr>
      <w:r w:rsidRPr="008E595C">
        <w:rPr>
          <w:sz w:val="22"/>
          <w:szCs w:val="22"/>
        </w:rPr>
        <w:t xml:space="preserve">(a) Traffic state at 8 am                                                             </w:t>
      </w:r>
      <w:proofErr w:type="gramStart"/>
      <w:r w:rsidRPr="008E595C">
        <w:rPr>
          <w:sz w:val="22"/>
          <w:szCs w:val="22"/>
        </w:rPr>
        <w:t xml:space="preserve">   (</w:t>
      </w:r>
      <w:proofErr w:type="gramEnd"/>
      <w:r w:rsidRPr="008E595C">
        <w:rPr>
          <w:sz w:val="22"/>
          <w:szCs w:val="22"/>
        </w:rPr>
        <w:t>b) Traffic state at 9 am</w:t>
      </w:r>
    </w:p>
    <w:p w14:paraId="5DF4E812" w14:textId="77777777" w:rsidR="00BE3F0C" w:rsidRPr="008E595C" w:rsidRDefault="00BE3F0C" w:rsidP="00BE3F0C">
      <w:pPr>
        <w:jc w:val="center"/>
        <w:rPr>
          <w:sz w:val="22"/>
          <w:szCs w:val="22"/>
        </w:rPr>
      </w:pPr>
      <w:r w:rsidRPr="008E595C">
        <w:rPr>
          <w:noProof/>
          <w:sz w:val="22"/>
          <w:szCs w:val="22"/>
        </w:rPr>
        <w:drawing>
          <wp:inline distT="0" distB="0" distL="0" distR="0" wp14:anchorId="01AB0FB1" wp14:editId="1A859FD1">
            <wp:extent cx="3607087" cy="1800000"/>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a:blip r:embed="rId18"/>
                    <a:stretch>
                      <a:fillRect/>
                    </a:stretch>
                  </pic:blipFill>
                  <pic:spPr>
                    <a:xfrm>
                      <a:off x="0" y="0"/>
                      <a:ext cx="3607087" cy="1800000"/>
                    </a:xfrm>
                    <a:prstGeom prst="rect">
                      <a:avLst/>
                    </a:prstGeom>
                  </pic:spPr>
                </pic:pic>
              </a:graphicData>
            </a:graphic>
          </wp:inline>
        </w:drawing>
      </w:r>
    </w:p>
    <w:p w14:paraId="1777E098" w14:textId="77777777" w:rsidR="00BE3F0C" w:rsidRPr="008E595C" w:rsidRDefault="00BE3F0C" w:rsidP="00BE3F0C">
      <w:pPr>
        <w:jc w:val="center"/>
        <w:rPr>
          <w:sz w:val="22"/>
          <w:szCs w:val="22"/>
        </w:rPr>
      </w:pPr>
      <w:r w:rsidRPr="008E595C">
        <w:rPr>
          <w:sz w:val="22"/>
          <w:szCs w:val="22"/>
        </w:rPr>
        <w:t>(c) Traffic state at 10 am</w:t>
      </w:r>
    </w:p>
    <w:p w14:paraId="6CEFE9D4" w14:textId="0C7B877D" w:rsidR="00BE3F0C" w:rsidRPr="008E595C" w:rsidRDefault="005340E9" w:rsidP="00BE3F0C">
      <w:pPr>
        <w:pStyle w:val="Caption"/>
        <w:jc w:val="center"/>
        <w:rPr>
          <w:rFonts w:ascii="Times New Roman" w:hAnsi="Times New Roman" w:cs="Times New Roman"/>
          <w:sz w:val="22"/>
          <w:szCs w:val="22"/>
        </w:rPr>
      </w:pPr>
      <w:bookmarkStart w:id="13" w:name="_Ref105337518"/>
      <w:bookmarkStart w:id="14" w:name="_Toc107429441"/>
      <w:r w:rsidRPr="008E595C">
        <w:rPr>
          <w:rFonts w:ascii="Times New Roman" w:hAnsi="Times New Roman" w:cs="Times New Roman"/>
          <w:b/>
          <w:bCs/>
          <w:sz w:val="22"/>
          <w:szCs w:val="22"/>
        </w:rPr>
        <w:t>Fig. 8</w:t>
      </w:r>
      <w:bookmarkEnd w:id="13"/>
      <w:r w:rsidR="00BE3F0C" w:rsidRPr="008E595C">
        <w:rPr>
          <w:rFonts w:ascii="Times New Roman" w:hAnsi="Times New Roman" w:cs="Times New Roman"/>
          <w:sz w:val="22"/>
          <w:szCs w:val="22"/>
        </w:rPr>
        <w:t xml:space="preserve"> Simulated traffic states at different time</w:t>
      </w:r>
      <w:bookmarkEnd w:id="14"/>
    </w:p>
    <w:p w14:paraId="4AEA5636" w14:textId="77777777" w:rsidR="00BE3F0C" w:rsidRPr="008E595C" w:rsidRDefault="00BE3F0C" w:rsidP="00BE3F0C">
      <w:pPr>
        <w:rPr>
          <w:sz w:val="22"/>
          <w:szCs w:val="22"/>
        </w:rPr>
      </w:pPr>
    </w:p>
    <w:p w14:paraId="306EB94E" w14:textId="68DAADE3" w:rsidR="007820A9" w:rsidRPr="008E595C" w:rsidRDefault="005340E9" w:rsidP="007820A9">
      <w:pPr>
        <w:jc w:val="both"/>
        <w:rPr>
          <w:sz w:val="22"/>
          <w:szCs w:val="22"/>
        </w:rPr>
      </w:pPr>
      <w:bookmarkStart w:id="15" w:name="_Toc107429409"/>
      <w:r w:rsidRPr="008E595C">
        <w:rPr>
          <w:b/>
          <w:bCs/>
          <w:sz w:val="22"/>
          <w:szCs w:val="22"/>
        </w:rPr>
        <w:t xml:space="preserve">Fig. 9 </w:t>
      </w:r>
      <w:r w:rsidR="007820A9" w:rsidRPr="008E595C">
        <w:rPr>
          <w:sz w:val="22"/>
          <w:szCs w:val="22"/>
        </w:rPr>
        <w:t>presents the comparison between observed speed and DTALite modeled speed on the AZ-101-LOOP-EASTBOUND. As can be seen, in the baseline scenario, the modeled speed is very close to the observed speed on the 101 Loop, showing the capability of DTALite for accurately simulating traffic flows.</w:t>
      </w:r>
    </w:p>
    <w:p w14:paraId="632EFC54" w14:textId="77777777" w:rsidR="007820A9" w:rsidRPr="008E595C" w:rsidRDefault="007820A9" w:rsidP="007820A9">
      <w:pPr>
        <w:jc w:val="center"/>
        <w:rPr>
          <w:sz w:val="22"/>
          <w:szCs w:val="22"/>
        </w:rPr>
      </w:pPr>
      <w:r w:rsidRPr="008E595C">
        <w:rPr>
          <w:noProof/>
          <w:sz w:val="22"/>
          <w:szCs w:val="22"/>
        </w:rPr>
        <w:lastRenderedPageBreak/>
        <w:drawing>
          <wp:inline distT="0" distB="0" distL="0" distR="0" wp14:anchorId="667C5648" wp14:editId="6A477AD5">
            <wp:extent cx="5442086" cy="3464009"/>
            <wp:effectExtent l="0" t="0" r="0" b="317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a:stretch>
                      <a:fillRect/>
                    </a:stretch>
                  </pic:blipFill>
                  <pic:spPr>
                    <a:xfrm>
                      <a:off x="0" y="0"/>
                      <a:ext cx="5442086" cy="3464009"/>
                    </a:xfrm>
                    <a:prstGeom prst="rect">
                      <a:avLst/>
                    </a:prstGeom>
                  </pic:spPr>
                </pic:pic>
              </a:graphicData>
            </a:graphic>
          </wp:inline>
        </w:drawing>
      </w:r>
    </w:p>
    <w:p w14:paraId="1C931815" w14:textId="4B43FD10" w:rsidR="007820A9" w:rsidRPr="008E595C" w:rsidRDefault="005340E9" w:rsidP="007820A9">
      <w:pPr>
        <w:pStyle w:val="Caption"/>
        <w:jc w:val="center"/>
        <w:rPr>
          <w:rFonts w:ascii="Times New Roman" w:hAnsi="Times New Roman" w:cs="Times New Roman"/>
          <w:sz w:val="22"/>
          <w:szCs w:val="22"/>
        </w:rPr>
      </w:pPr>
      <w:bookmarkStart w:id="16" w:name="_Ref105280071"/>
      <w:bookmarkStart w:id="17" w:name="_Toc107429434"/>
      <w:r w:rsidRPr="008E595C">
        <w:rPr>
          <w:rFonts w:ascii="Times New Roman" w:hAnsi="Times New Roman" w:cs="Times New Roman"/>
          <w:b/>
          <w:bCs/>
          <w:sz w:val="22"/>
          <w:szCs w:val="22"/>
        </w:rPr>
        <w:t>Fig. 9</w:t>
      </w:r>
      <w:bookmarkEnd w:id="16"/>
      <w:r w:rsidR="007820A9" w:rsidRPr="008E595C">
        <w:rPr>
          <w:rFonts w:ascii="Times New Roman" w:hAnsi="Times New Roman" w:cs="Times New Roman"/>
          <w:sz w:val="22"/>
          <w:szCs w:val="22"/>
        </w:rPr>
        <w:t xml:space="preserve"> Comparison between observed speed and DTALite modeled speed</w:t>
      </w:r>
      <w:bookmarkEnd w:id="17"/>
    </w:p>
    <w:p w14:paraId="520F90E1" w14:textId="77777777" w:rsidR="007820A9" w:rsidRPr="008E595C" w:rsidRDefault="007820A9" w:rsidP="007820A9">
      <w:pPr>
        <w:rPr>
          <w:sz w:val="22"/>
          <w:szCs w:val="22"/>
        </w:rPr>
      </w:pPr>
    </w:p>
    <w:p w14:paraId="3A35EADE" w14:textId="0A503A1D" w:rsidR="007820A9" w:rsidRPr="008E595C" w:rsidRDefault="007820A9" w:rsidP="007820A9">
      <w:pPr>
        <w:rPr>
          <w:sz w:val="22"/>
          <w:szCs w:val="22"/>
        </w:rPr>
      </w:pPr>
      <w:r w:rsidRPr="008E595C">
        <w:rPr>
          <w:sz w:val="22"/>
          <w:szCs w:val="22"/>
        </w:rPr>
        <w:t xml:space="preserve">As examples, the time-dependent observed speeds and modeled speeds of three segments on loop 101 are further presented in </w:t>
      </w:r>
      <w:r w:rsidR="005340E9" w:rsidRPr="008E595C">
        <w:rPr>
          <w:b/>
          <w:bCs/>
          <w:sz w:val="22"/>
          <w:szCs w:val="22"/>
        </w:rPr>
        <w:t>Fig. 10</w:t>
      </w:r>
      <w:r w:rsidRPr="008E595C">
        <w:rPr>
          <w:sz w:val="22"/>
          <w:szCs w:val="22"/>
        </w:rPr>
        <w:t>.</w:t>
      </w:r>
    </w:p>
    <w:p w14:paraId="41802C67" w14:textId="77777777" w:rsidR="007820A9" w:rsidRPr="008E595C" w:rsidRDefault="007820A9" w:rsidP="007820A9">
      <w:pPr>
        <w:jc w:val="center"/>
        <w:rPr>
          <w:sz w:val="22"/>
          <w:szCs w:val="22"/>
        </w:rPr>
      </w:pPr>
      <w:r w:rsidRPr="008E595C">
        <w:rPr>
          <w:noProof/>
          <w:sz w:val="22"/>
          <w:szCs w:val="22"/>
        </w:rPr>
        <w:drawing>
          <wp:inline distT="0" distB="0" distL="0" distR="0" wp14:anchorId="624F62D9" wp14:editId="1A901D04">
            <wp:extent cx="5287618" cy="2646432"/>
            <wp:effectExtent l="0" t="0" r="8890" b="1905"/>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0"/>
                    <a:stretch>
                      <a:fillRect/>
                    </a:stretch>
                  </pic:blipFill>
                  <pic:spPr>
                    <a:xfrm>
                      <a:off x="0" y="0"/>
                      <a:ext cx="5292058" cy="2648654"/>
                    </a:xfrm>
                    <a:prstGeom prst="rect">
                      <a:avLst/>
                    </a:prstGeom>
                  </pic:spPr>
                </pic:pic>
              </a:graphicData>
            </a:graphic>
          </wp:inline>
        </w:drawing>
      </w:r>
    </w:p>
    <w:p w14:paraId="6D343884" w14:textId="12772386" w:rsidR="007820A9" w:rsidRPr="008E595C" w:rsidRDefault="005340E9" w:rsidP="007820A9">
      <w:pPr>
        <w:pStyle w:val="Caption"/>
        <w:jc w:val="center"/>
        <w:rPr>
          <w:rFonts w:ascii="Times New Roman" w:hAnsi="Times New Roman" w:cs="Times New Roman"/>
          <w:sz w:val="22"/>
          <w:szCs w:val="22"/>
        </w:rPr>
      </w:pPr>
      <w:bookmarkStart w:id="18" w:name="_Ref105280428"/>
      <w:bookmarkStart w:id="19" w:name="_Toc107429435"/>
      <w:r w:rsidRPr="008E595C">
        <w:rPr>
          <w:rFonts w:ascii="Times New Roman" w:hAnsi="Times New Roman" w:cs="Times New Roman"/>
          <w:b/>
          <w:bCs/>
          <w:sz w:val="22"/>
          <w:szCs w:val="22"/>
        </w:rPr>
        <w:t>Fig. 10</w:t>
      </w:r>
      <w:bookmarkEnd w:id="18"/>
      <w:r w:rsidR="007820A9" w:rsidRPr="008E595C">
        <w:rPr>
          <w:rFonts w:ascii="Times New Roman" w:hAnsi="Times New Roman" w:cs="Times New Roman"/>
          <w:sz w:val="22"/>
          <w:szCs w:val="22"/>
        </w:rPr>
        <w:t xml:space="preserve"> Time-dependent observed speeds and modeled speeds on three segments.</w:t>
      </w:r>
      <w:bookmarkEnd w:id="19"/>
    </w:p>
    <w:p w14:paraId="55D8E4F7" w14:textId="77777777" w:rsidR="007820A9" w:rsidRPr="008E595C" w:rsidRDefault="007820A9" w:rsidP="007820A9">
      <w:pPr>
        <w:rPr>
          <w:sz w:val="22"/>
          <w:szCs w:val="22"/>
        </w:rPr>
      </w:pPr>
    </w:p>
    <w:p w14:paraId="1AFA3A8C" w14:textId="242A6953" w:rsidR="00BE3F0C" w:rsidRPr="008E595C" w:rsidRDefault="00BE3F0C" w:rsidP="00BE3F0C">
      <w:pPr>
        <w:pStyle w:val="Heading2"/>
        <w:rPr>
          <w:rFonts w:ascii="Times New Roman" w:hAnsi="Times New Roman" w:cs="Times New Roman"/>
          <w:sz w:val="22"/>
          <w:szCs w:val="22"/>
        </w:rPr>
      </w:pPr>
      <w:r w:rsidRPr="008E595C">
        <w:rPr>
          <w:rFonts w:ascii="Times New Roman" w:hAnsi="Times New Roman" w:cs="Times New Roman"/>
          <w:sz w:val="22"/>
          <w:szCs w:val="22"/>
        </w:rPr>
        <w:t>Scenario - Integrated Corridor Management (ICM)</w:t>
      </w:r>
      <w:bookmarkEnd w:id="15"/>
    </w:p>
    <w:p w14:paraId="0CA4DA0A" w14:textId="4151EB69" w:rsidR="00BE3F0C" w:rsidRPr="008E595C" w:rsidRDefault="00BE3F0C" w:rsidP="00BE3F0C">
      <w:pPr>
        <w:rPr>
          <w:sz w:val="22"/>
          <w:szCs w:val="22"/>
        </w:rPr>
      </w:pPr>
      <w:r w:rsidRPr="008E595C">
        <w:rPr>
          <w:sz w:val="22"/>
          <w:szCs w:val="22"/>
        </w:rPr>
        <w:t xml:space="preserve">In this section, the results of traffic incidents with integrated corridor management (ICM) are provided. As shown in </w:t>
      </w:r>
      <w:r w:rsidR="003E37A7" w:rsidRPr="008E595C">
        <w:rPr>
          <w:b/>
          <w:bCs/>
          <w:sz w:val="22"/>
          <w:szCs w:val="22"/>
        </w:rPr>
        <w:t>Fig. 11</w:t>
      </w:r>
      <w:r w:rsidRPr="008E595C">
        <w:rPr>
          <w:sz w:val="22"/>
          <w:szCs w:val="22"/>
        </w:rPr>
        <w:t>, three dynamic message signs (DMSs) are located upstream of the incident area to evaluate the effect of ICM.</w:t>
      </w:r>
    </w:p>
    <w:p w14:paraId="2B4D688F" w14:textId="77777777" w:rsidR="00BE3F0C" w:rsidRPr="008E595C" w:rsidRDefault="00BE3F0C" w:rsidP="00BE3F0C">
      <w:pPr>
        <w:jc w:val="center"/>
        <w:rPr>
          <w:sz w:val="22"/>
          <w:szCs w:val="22"/>
        </w:rPr>
      </w:pPr>
      <w:r w:rsidRPr="008E595C">
        <w:rPr>
          <w:noProof/>
          <w:sz w:val="22"/>
          <w:szCs w:val="22"/>
        </w:rPr>
        <w:lastRenderedPageBreak/>
        <w:drawing>
          <wp:inline distT="0" distB="0" distL="0" distR="0" wp14:anchorId="1350D658" wp14:editId="1F3BA80A">
            <wp:extent cx="4253948" cy="25236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653" cy="2528836"/>
                    </a:xfrm>
                    <a:prstGeom prst="rect">
                      <a:avLst/>
                    </a:prstGeom>
                  </pic:spPr>
                </pic:pic>
              </a:graphicData>
            </a:graphic>
          </wp:inline>
        </w:drawing>
      </w:r>
    </w:p>
    <w:p w14:paraId="53B0EEE5" w14:textId="62AD620D" w:rsidR="00BE3F0C" w:rsidRPr="008E595C" w:rsidRDefault="003E37A7" w:rsidP="00BE3F0C">
      <w:pPr>
        <w:pStyle w:val="Caption"/>
        <w:jc w:val="center"/>
        <w:rPr>
          <w:rFonts w:ascii="Times New Roman" w:hAnsi="Times New Roman" w:cs="Times New Roman"/>
          <w:sz w:val="22"/>
          <w:szCs w:val="22"/>
        </w:rPr>
      </w:pPr>
      <w:bookmarkStart w:id="20" w:name="_Ref107408501"/>
      <w:bookmarkStart w:id="21" w:name="_Toc107429442"/>
      <w:r w:rsidRPr="008E595C">
        <w:rPr>
          <w:rFonts w:ascii="Times New Roman" w:hAnsi="Times New Roman" w:cs="Times New Roman"/>
          <w:b/>
          <w:bCs/>
          <w:sz w:val="22"/>
          <w:szCs w:val="22"/>
        </w:rPr>
        <w:t>Fig. 11</w:t>
      </w:r>
      <w:bookmarkEnd w:id="20"/>
      <w:r w:rsidR="00BE3F0C" w:rsidRPr="008E595C">
        <w:rPr>
          <w:rFonts w:ascii="Times New Roman" w:hAnsi="Times New Roman" w:cs="Times New Roman"/>
          <w:sz w:val="22"/>
          <w:szCs w:val="22"/>
        </w:rPr>
        <w:t xml:space="preserve"> The focused network with DMSs</w:t>
      </w:r>
      <w:bookmarkEnd w:id="21"/>
    </w:p>
    <w:p w14:paraId="7A4B690D" w14:textId="57805B5C" w:rsidR="00F81233" w:rsidRPr="008E595C" w:rsidRDefault="00F81233" w:rsidP="00F81233">
      <w:pPr>
        <w:rPr>
          <w:b/>
          <w:bCs/>
          <w:sz w:val="22"/>
          <w:szCs w:val="22"/>
        </w:rPr>
      </w:pPr>
    </w:p>
    <w:p w14:paraId="36C9E463" w14:textId="77777777" w:rsidR="00F81233" w:rsidRPr="008E595C" w:rsidRDefault="00F81233" w:rsidP="00BE3F0C">
      <w:pPr>
        <w:rPr>
          <w:sz w:val="22"/>
          <w:szCs w:val="22"/>
        </w:rPr>
      </w:pPr>
    </w:p>
    <w:p w14:paraId="1BE74F36" w14:textId="44767FCE" w:rsidR="00BE3F0C" w:rsidRPr="008E595C" w:rsidRDefault="00675586" w:rsidP="00BE3F0C">
      <w:pPr>
        <w:pStyle w:val="Caption"/>
        <w:rPr>
          <w:rFonts w:ascii="Times New Roman" w:hAnsi="Times New Roman" w:cs="Times New Roman"/>
          <w:sz w:val="22"/>
          <w:szCs w:val="22"/>
        </w:rPr>
      </w:pPr>
      <w:r w:rsidRPr="008E595C">
        <w:rPr>
          <w:rFonts w:ascii="Times New Roman" w:hAnsi="Times New Roman" w:cs="Times New Roman"/>
          <w:b/>
          <w:bCs/>
          <w:sz w:val="22"/>
          <w:szCs w:val="22"/>
        </w:rPr>
        <w:t>Table 6</w:t>
      </w:r>
      <w:r w:rsidRPr="008E595C">
        <w:rPr>
          <w:rFonts w:ascii="Times New Roman" w:hAnsi="Times New Roman" w:cs="Times New Roman"/>
          <w:sz w:val="22"/>
          <w:szCs w:val="22"/>
        </w:rPr>
        <w:t xml:space="preserve"> </w:t>
      </w:r>
      <w:r w:rsidR="00BE3F0C" w:rsidRPr="008E595C">
        <w:rPr>
          <w:rFonts w:ascii="Times New Roman" w:hAnsi="Times New Roman" w:cs="Times New Roman"/>
          <w:sz w:val="22"/>
          <w:szCs w:val="22"/>
        </w:rPr>
        <w:t xml:space="preserve">provides the summary of simulation results with different settings of DMS. </w:t>
      </w:r>
    </w:p>
    <w:p w14:paraId="13D689B6" w14:textId="7433D861" w:rsidR="00BE3F0C" w:rsidRPr="008E595C" w:rsidRDefault="00BE3F0C" w:rsidP="00BE3F0C">
      <w:pPr>
        <w:pStyle w:val="Caption"/>
        <w:rPr>
          <w:rFonts w:ascii="Times New Roman" w:hAnsi="Times New Roman" w:cs="Times New Roman"/>
          <w:b/>
          <w:bCs/>
          <w:sz w:val="22"/>
          <w:szCs w:val="22"/>
        </w:rPr>
      </w:pPr>
      <w:bookmarkStart w:id="22" w:name="_Ref107410318"/>
      <w:bookmarkStart w:id="23" w:name="_Toc107429417"/>
      <w:r w:rsidRPr="008E595C">
        <w:rPr>
          <w:rFonts w:ascii="Times New Roman" w:hAnsi="Times New Roman" w:cs="Times New Roman"/>
          <w:b/>
          <w:bCs/>
          <w:sz w:val="22"/>
          <w:szCs w:val="22"/>
        </w:rPr>
        <w:t xml:space="preserve">Table </w:t>
      </w:r>
      <w:bookmarkEnd w:id="22"/>
      <w:r w:rsidR="00675586" w:rsidRPr="008E595C">
        <w:rPr>
          <w:rFonts w:ascii="Times New Roman" w:hAnsi="Times New Roman" w:cs="Times New Roman"/>
          <w:b/>
          <w:bCs/>
          <w:sz w:val="22"/>
          <w:szCs w:val="22"/>
        </w:rPr>
        <w:t>6</w:t>
      </w:r>
      <w:r w:rsidR="00675586" w:rsidRPr="008E595C">
        <w:rPr>
          <w:rFonts w:ascii="Times New Roman" w:hAnsi="Times New Roman" w:cs="Times New Roman"/>
          <w:sz w:val="22"/>
          <w:szCs w:val="22"/>
        </w:rPr>
        <w:t xml:space="preserve"> </w:t>
      </w:r>
      <w:r w:rsidRPr="008E595C">
        <w:rPr>
          <w:rFonts w:ascii="Times New Roman" w:hAnsi="Times New Roman" w:cs="Times New Roman"/>
          <w:sz w:val="22"/>
          <w:szCs w:val="22"/>
        </w:rPr>
        <w:t>Summary of simulation results</w:t>
      </w:r>
      <w:bookmarkEnd w:id="23"/>
    </w:p>
    <w:tbl>
      <w:tblPr>
        <w:tblW w:w="5000" w:type="pct"/>
        <w:tblCellMar>
          <w:left w:w="0" w:type="dxa"/>
          <w:right w:w="0" w:type="dxa"/>
        </w:tblCellMar>
        <w:tblLook w:val="0600" w:firstRow="0" w:lastRow="0" w:firstColumn="0" w:lastColumn="0" w:noHBand="1" w:noVBand="1"/>
      </w:tblPr>
      <w:tblGrid>
        <w:gridCol w:w="1103"/>
        <w:gridCol w:w="1086"/>
        <w:gridCol w:w="1258"/>
        <w:gridCol w:w="1272"/>
        <w:gridCol w:w="1180"/>
        <w:gridCol w:w="1150"/>
        <w:gridCol w:w="1212"/>
        <w:gridCol w:w="1069"/>
      </w:tblGrid>
      <w:tr w:rsidR="00BE3F0C" w:rsidRPr="008E595C" w14:paraId="2E09A545" w14:textId="77777777" w:rsidTr="007226D7">
        <w:trPr>
          <w:trHeight w:val="1254"/>
        </w:trPr>
        <w:tc>
          <w:tcPr>
            <w:tcW w:w="592" w:type="pct"/>
            <w:tcBorders>
              <w:top w:val="single" w:sz="8" w:space="0" w:color="000000"/>
              <w:left w:val="single" w:sz="12" w:space="0" w:color="595959"/>
              <w:bottom w:val="single" w:sz="12" w:space="0" w:color="595959"/>
              <w:right w:val="single" w:sz="12" w:space="0" w:color="595959"/>
            </w:tcBorders>
            <w:shd w:val="clear" w:color="auto" w:fill="D9E1F2"/>
            <w:tcMar>
              <w:top w:w="12" w:type="dxa"/>
              <w:left w:w="12" w:type="dxa"/>
              <w:bottom w:w="0" w:type="dxa"/>
              <w:right w:w="12" w:type="dxa"/>
            </w:tcMar>
            <w:vAlign w:val="center"/>
            <w:hideMark/>
          </w:tcPr>
          <w:p w14:paraId="286DBC59" w14:textId="77777777" w:rsidR="00BE3F0C" w:rsidRPr="008E595C" w:rsidRDefault="00BE3F0C" w:rsidP="007226D7">
            <w:pPr>
              <w:rPr>
                <w:sz w:val="22"/>
                <w:szCs w:val="22"/>
              </w:rPr>
            </w:pPr>
            <w:r w:rsidRPr="008E595C">
              <w:rPr>
                <w:b/>
                <w:bCs/>
                <w:sz w:val="22"/>
                <w:szCs w:val="22"/>
              </w:rPr>
              <w:t>Traveler info Type</w:t>
            </w:r>
          </w:p>
        </w:tc>
        <w:tc>
          <w:tcPr>
            <w:tcW w:w="583" w:type="pct"/>
            <w:tcBorders>
              <w:top w:val="single" w:sz="8" w:space="0" w:color="000000"/>
              <w:left w:val="single" w:sz="12" w:space="0" w:color="595959"/>
              <w:bottom w:val="single" w:sz="12" w:space="0" w:color="595959"/>
              <w:right w:val="single" w:sz="12" w:space="0" w:color="595959"/>
            </w:tcBorders>
            <w:shd w:val="clear" w:color="auto" w:fill="D9E1F2"/>
            <w:tcMar>
              <w:top w:w="12" w:type="dxa"/>
              <w:left w:w="12" w:type="dxa"/>
              <w:bottom w:w="0" w:type="dxa"/>
              <w:right w:w="12" w:type="dxa"/>
            </w:tcMar>
            <w:vAlign w:val="center"/>
            <w:hideMark/>
          </w:tcPr>
          <w:p w14:paraId="14DF62C6" w14:textId="77777777" w:rsidR="00BE3F0C" w:rsidRPr="008E595C" w:rsidRDefault="00BE3F0C" w:rsidP="007226D7">
            <w:pPr>
              <w:rPr>
                <w:sz w:val="22"/>
                <w:szCs w:val="22"/>
              </w:rPr>
            </w:pPr>
            <w:r w:rsidRPr="008E595C">
              <w:rPr>
                <w:sz w:val="22"/>
                <w:szCs w:val="22"/>
              </w:rPr>
              <w:t>Baseline</w:t>
            </w:r>
          </w:p>
          <w:p w14:paraId="58DD017F" w14:textId="77777777" w:rsidR="00BE3F0C" w:rsidRPr="008E595C" w:rsidRDefault="00BE3F0C" w:rsidP="007226D7">
            <w:pPr>
              <w:rPr>
                <w:sz w:val="22"/>
                <w:szCs w:val="22"/>
              </w:rPr>
            </w:pPr>
            <w:r w:rsidRPr="008E595C">
              <w:rPr>
                <w:sz w:val="22"/>
                <w:szCs w:val="22"/>
              </w:rPr>
              <w:t xml:space="preserve">Case 0 </w:t>
            </w:r>
          </w:p>
          <w:p w14:paraId="318F4E7D" w14:textId="77777777" w:rsidR="00BE3F0C" w:rsidRPr="008E595C" w:rsidRDefault="00BE3F0C" w:rsidP="007226D7">
            <w:pPr>
              <w:rPr>
                <w:sz w:val="22"/>
                <w:szCs w:val="22"/>
              </w:rPr>
            </w:pPr>
            <w:r w:rsidRPr="008E595C">
              <w:rPr>
                <w:sz w:val="22"/>
                <w:szCs w:val="22"/>
              </w:rPr>
              <w:t>Travel Time (min)</w:t>
            </w:r>
          </w:p>
          <w:p w14:paraId="61C2D3B8" w14:textId="77777777" w:rsidR="00BE3F0C" w:rsidRPr="008E595C" w:rsidRDefault="00BE3F0C" w:rsidP="007226D7">
            <w:pPr>
              <w:rPr>
                <w:sz w:val="22"/>
                <w:szCs w:val="22"/>
              </w:rPr>
            </w:pPr>
            <w:r w:rsidRPr="008E595C">
              <w:rPr>
                <w:sz w:val="22"/>
                <w:szCs w:val="22"/>
              </w:rPr>
              <w:t>15% RT Info</w:t>
            </w:r>
          </w:p>
        </w:tc>
        <w:tc>
          <w:tcPr>
            <w:tcW w:w="675" w:type="pct"/>
            <w:tcBorders>
              <w:top w:val="single" w:sz="8" w:space="0" w:color="000000"/>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0A413089" w14:textId="77777777" w:rsidR="00BE3F0C" w:rsidRPr="008E595C" w:rsidRDefault="00BE3F0C" w:rsidP="007226D7">
            <w:pPr>
              <w:rPr>
                <w:sz w:val="22"/>
                <w:szCs w:val="22"/>
              </w:rPr>
            </w:pPr>
            <w:r w:rsidRPr="008E595C">
              <w:rPr>
                <w:sz w:val="22"/>
                <w:szCs w:val="22"/>
              </w:rPr>
              <w:t xml:space="preserve">ICM Case 1: 2 DMS </w:t>
            </w:r>
          </w:p>
          <w:p w14:paraId="01EFA076" w14:textId="77777777" w:rsidR="00BE3F0C" w:rsidRPr="008E595C" w:rsidRDefault="00BE3F0C" w:rsidP="007226D7">
            <w:pPr>
              <w:rPr>
                <w:sz w:val="22"/>
                <w:szCs w:val="22"/>
              </w:rPr>
            </w:pPr>
            <w:r w:rsidRPr="008E595C">
              <w:rPr>
                <w:sz w:val="22"/>
                <w:szCs w:val="22"/>
              </w:rPr>
              <w:t>Travel Time</w:t>
            </w:r>
          </w:p>
        </w:tc>
        <w:tc>
          <w:tcPr>
            <w:tcW w:w="683" w:type="pct"/>
            <w:tcBorders>
              <w:top w:val="single" w:sz="8" w:space="0" w:color="000000"/>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60EB742E" w14:textId="77777777" w:rsidR="00BE3F0C" w:rsidRPr="008E595C" w:rsidRDefault="00BE3F0C" w:rsidP="007226D7">
            <w:pPr>
              <w:rPr>
                <w:sz w:val="22"/>
                <w:szCs w:val="22"/>
              </w:rPr>
            </w:pPr>
            <w:r w:rsidRPr="008E595C">
              <w:rPr>
                <w:sz w:val="22"/>
                <w:szCs w:val="22"/>
              </w:rPr>
              <w:t xml:space="preserve">ICM Case 1:  2 DMS </w:t>
            </w:r>
          </w:p>
          <w:p w14:paraId="43D4F416" w14:textId="77777777" w:rsidR="00BE3F0C" w:rsidRPr="008E595C" w:rsidRDefault="00BE3F0C" w:rsidP="007226D7">
            <w:pPr>
              <w:rPr>
                <w:sz w:val="22"/>
                <w:szCs w:val="22"/>
              </w:rPr>
            </w:pPr>
            <w:r w:rsidRPr="008E595C">
              <w:rPr>
                <w:sz w:val="22"/>
                <w:szCs w:val="22"/>
              </w:rPr>
              <w:t xml:space="preserve">Travel Time Reduction </w:t>
            </w:r>
          </w:p>
        </w:tc>
        <w:tc>
          <w:tcPr>
            <w:tcW w:w="633" w:type="pct"/>
            <w:tcBorders>
              <w:top w:val="single" w:sz="8" w:space="0" w:color="000000"/>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5BA4C5A2" w14:textId="77777777" w:rsidR="00BE3F0C" w:rsidRPr="008E595C" w:rsidRDefault="00BE3F0C" w:rsidP="007226D7">
            <w:pPr>
              <w:rPr>
                <w:sz w:val="22"/>
                <w:szCs w:val="22"/>
              </w:rPr>
            </w:pPr>
            <w:r w:rsidRPr="008E595C">
              <w:rPr>
                <w:b/>
                <w:bCs/>
                <w:sz w:val="22"/>
                <w:szCs w:val="22"/>
              </w:rPr>
              <w:t>Percentage of Difference</w:t>
            </w:r>
          </w:p>
        </w:tc>
        <w:tc>
          <w:tcPr>
            <w:tcW w:w="617" w:type="pct"/>
            <w:tcBorders>
              <w:top w:val="single" w:sz="8" w:space="0" w:color="000000"/>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5B3EC94B" w14:textId="77777777" w:rsidR="00BE3F0C" w:rsidRPr="008E595C" w:rsidRDefault="00BE3F0C" w:rsidP="007226D7">
            <w:pPr>
              <w:rPr>
                <w:sz w:val="22"/>
                <w:szCs w:val="22"/>
              </w:rPr>
            </w:pPr>
            <w:r w:rsidRPr="008E595C">
              <w:rPr>
                <w:sz w:val="22"/>
                <w:szCs w:val="22"/>
              </w:rPr>
              <w:t>ICM Case 2: 50% RT info</w:t>
            </w:r>
          </w:p>
          <w:p w14:paraId="12BD1C3D" w14:textId="77777777" w:rsidR="00BE3F0C" w:rsidRPr="008E595C" w:rsidRDefault="00BE3F0C" w:rsidP="007226D7">
            <w:pPr>
              <w:rPr>
                <w:sz w:val="22"/>
                <w:szCs w:val="22"/>
              </w:rPr>
            </w:pPr>
            <w:r w:rsidRPr="008E595C">
              <w:rPr>
                <w:sz w:val="22"/>
                <w:szCs w:val="22"/>
              </w:rPr>
              <w:t>Travel Time</w:t>
            </w:r>
          </w:p>
        </w:tc>
        <w:tc>
          <w:tcPr>
            <w:tcW w:w="650" w:type="pct"/>
            <w:tcBorders>
              <w:top w:val="single" w:sz="8" w:space="0" w:color="000000"/>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7BF10967" w14:textId="77777777" w:rsidR="00BE3F0C" w:rsidRPr="008E595C" w:rsidRDefault="00BE3F0C" w:rsidP="007226D7">
            <w:pPr>
              <w:rPr>
                <w:sz w:val="22"/>
                <w:szCs w:val="22"/>
              </w:rPr>
            </w:pPr>
            <w:r w:rsidRPr="008E595C">
              <w:rPr>
                <w:sz w:val="22"/>
                <w:szCs w:val="22"/>
              </w:rPr>
              <w:t>ICM Case 2:  50% RT info</w:t>
            </w:r>
          </w:p>
          <w:p w14:paraId="6902ABED" w14:textId="77777777" w:rsidR="00BE3F0C" w:rsidRPr="008E595C" w:rsidRDefault="00BE3F0C" w:rsidP="007226D7">
            <w:pPr>
              <w:rPr>
                <w:sz w:val="22"/>
                <w:szCs w:val="22"/>
              </w:rPr>
            </w:pPr>
            <w:r w:rsidRPr="008E595C">
              <w:rPr>
                <w:sz w:val="22"/>
                <w:szCs w:val="22"/>
              </w:rPr>
              <w:t>Travel Time Reduction</w:t>
            </w:r>
          </w:p>
        </w:tc>
        <w:tc>
          <w:tcPr>
            <w:tcW w:w="567" w:type="pct"/>
            <w:tcBorders>
              <w:top w:val="single" w:sz="8" w:space="0" w:color="000000"/>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268A9883" w14:textId="77777777" w:rsidR="00BE3F0C" w:rsidRPr="008E595C" w:rsidRDefault="00BE3F0C" w:rsidP="007226D7">
            <w:pPr>
              <w:rPr>
                <w:sz w:val="22"/>
                <w:szCs w:val="22"/>
              </w:rPr>
            </w:pPr>
            <w:r w:rsidRPr="008E595C">
              <w:rPr>
                <w:b/>
                <w:bCs/>
                <w:sz w:val="22"/>
                <w:szCs w:val="22"/>
              </w:rPr>
              <w:t>Percentage of Difference</w:t>
            </w:r>
          </w:p>
        </w:tc>
      </w:tr>
      <w:tr w:rsidR="00BE3F0C" w:rsidRPr="008E595C" w14:paraId="4599FA46" w14:textId="77777777" w:rsidTr="007226D7">
        <w:trPr>
          <w:trHeight w:val="408"/>
        </w:trPr>
        <w:tc>
          <w:tcPr>
            <w:tcW w:w="592" w:type="pct"/>
            <w:tcBorders>
              <w:top w:val="single" w:sz="12" w:space="0" w:color="595959"/>
              <w:left w:val="single" w:sz="12" w:space="0" w:color="595959"/>
              <w:bottom w:val="single" w:sz="12" w:space="0" w:color="595959"/>
              <w:right w:val="single" w:sz="12" w:space="0" w:color="595959"/>
            </w:tcBorders>
            <w:shd w:val="clear" w:color="auto" w:fill="EDEDED"/>
            <w:tcMar>
              <w:top w:w="12" w:type="dxa"/>
              <w:left w:w="12" w:type="dxa"/>
              <w:bottom w:w="0" w:type="dxa"/>
              <w:right w:w="12" w:type="dxa"/>
            </w:tcMar>
            <w:vAlign w:val="center"/>
            <w:hideMark/>
          </w:tcPr>
          <w:p w14:paraId="43160D13" w14:textId="77777777" w:rsidR="00BE3F0C" w:rsidRPr="008E595C" w:rsidRDefault="00BE3F0C" w:rsidP="007226D7">
            <w:pPr>
              <w:rPr>
                <w:sz w:val="22"/>
                <w:szCs w:val="22"/>
              </w:rPr>
            </w:pPr>
            <w:r w:rsidRPr="008E595C">
              <w:rPr>
                <w:sz w:val="22"/>
                <w:szCs w:val="22"/>
              </w:rPr>
              <w:t>Regular (with visual distance)</w:t>
            </w:r>
          </w:p>
        </w:tc>
        <w:tc>
          <w:tcPr>
            <w:tcW w:w="583" w:type="pct"/>
            <w:tcBorders>
              <w:top w:val="single" w:sz="12" w:space="0" w:color="595959"/>
              <w:left w:val="single" w:sz="12" w:space="0" w:color="595959"/>
              <w:bottom w:val="single" w:sz="12" w:space="0" w:color="595959"/>
              <w:right w:val="single" w:sz="12" w:space="0" w:color="595959"/>
            </w:tcBorders>
            <w:shd w:val="clear" w:color="auto" w:fill="EDEDED"/>
            <w:tcMar>
              <w:top w:w="12" w:type="dxa"/>
              <w:left w:w="12" w:type="dxa"/>
              <w:bottom w:w="0" w:type="dxa"/>
              <w:right w:w="12" w:type="dxa"/>
            </w:tcMar>
            <w:vAlign w:val="center"/>
            <w:hideMark/>
          </w:tcPr>
          <w:p w14:paraId="400076E8" w14:textId="77777777" w:rsidR="00BE3F0C" w:rsidRPr="008E595C" w:rsidRDefault="00BE3F0C" w:rsidP="007226D7">
            <w:pPr>
              <w:jc w:val="center"/>
              <w:rPr>
                <w:sz w:val="22"/>
                <w:szCs w:val="22"/>
              </w:rPr>
            </w:pPr>
            <w:r w:rsidRPr="008E595C">
              <w:rPr>
                <w:sz w:val="22"/>
                <w:szCs w:val="22"/>
              </w:rPr>
              <w:t>68.27</w:t>
            </w:r>
          </w:p>
        </w:tc>
        <w:tc>
          <w:tcPr>
            <w:tcW w:w="675" w:type="pct"/>
            <w:tcBorders>
              <w:top w:val="single" w:sz="12" w:space="0" w:color="595959"/>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6CDE766C" w14:textId="77777777" w:rsidR="00BE3F0C" w:rsidRPr="008E595C" w:rsidRDefault="00BE3F0C" w:rsidP="007226D7">
            <w:pPr>
              <w:jc w:val="center"/>
              <w:rPr>
                <w:sz w:val="22"/>
                <w:szCs w:val="22"/>
              </w:rPr>
            </w:pPr>
            <w:r w:rsidRPr="008E595C">
              <w:rPr>
                <w:sz w:val="22"/>
                <w:szCs w:val="22"/>
              </w:rPr>
              <w:t>67.88</w:t>
            </w:r>
          </w:p>
        </w:tc>
        <w:tc>
          <w:tcPr>
            <w:tcW w:w="683" w:type="pct"/>
            <w:tcBorders>
              <w:top w:val="single" w:sz="12" w:space="0" w:color="595959"/>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2D720CC4" w14:textId="77777777" w:rsidR="00BE3F0C" w:rsidRPr="008E595C" w:rsidRDefault="00BE3F0C" w:rsidP="007226D7">
            <w:pPr>
              <w:jc w:val="center"/>
              <w:rPr>
                <w:sz w:val="22"/>
                <w:szCs w:val="22"/>
              </w:rPr>
            </w:pPr>
            <w:r w:rsidRPr="008E595C">
              <w:rPr>
                <w:sz w:val="22"/>
                <w:szCs w:val="22"/>
              </w:rPr>
              <w:t>-0.40</w:t>
            </w:r>
          </w:p>
        </w:tc>
        <w:tc>
          <w:tcPr>
            <w:tcW w:w="633" w:type="pct"/>
            <w:tcBorders>
              <w:top w:val="single" w:sz="12" w:space="0" w:color="595959"/>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0B6074AD" w14:textId="77777777" w:rsidR="00BE3F0C" w:rsidRPr="008E595C" w:rsidRDefault="00BE3F0C" w:rsidP="007226D7">
            <w:pPr>
              <w:jc w:val="center"/>
              <w:rPr>
                <w:sz w:val="22"/>
                <w:szCs w:val="22"/>
              </w:rPr>
            </w:pPr>
            <w:r w:rsidRPr="008E595C">
              <w:rPr>
                <w:sz w:val="22"/>
                <w:szCs w:val="22"/>
              </w:rPr>
              <w:t>-0.58%</w:t>
            </w:r>
          </w:p>
        </w:tc>
        <w:tc>
          <w:tcPr>
            <w:tcW w:w="617" w:type="pct"/>
            <w:tcBorders>
              <w:top w:val="single" w:sz="12" w:space="0" w:color="595959"/>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0E68D08A" w14:textId="77777777" w:rsidR="00BE3F0C" w:rsidRPr="008E595C" w:rsidRDefault="00BE3F0C" w:rsidP="007226D7">
            <w:pPr>
              <w:jc w:val="center"/>
              <w:rPr>
                <w:sz w:val="22"/>
                <w:szCs w:val="22"/>
              </w:rPr>
            </w:pPr>
            <w:r w:rsidRPr="008E595C">
              <w:rPr>
                <w:sz w:val="22"/>
                <w:szCs w:val="22"/>
              </w:rPr>
              <w:t>64.40</w:t>
            </w:r>
          </w:p>
        </w:tc>
        <w:tc>
          <w:tcPr>
            <w:tcW w:w="650" w:type="pct"/>
            <w:tcBorders>
              <w:top w:val="single" w:sz="12" w:space="0" w:color="595959"/>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661500BE" w14:textId="77777777" w:rsidR="00BE3F0C" w:rsidRPr="008E595C" w:rsidRDefault="00BE3F0C" w:rsidP="007226D7">
            <w:pPr>
              <w:jc w:val="center"/>
              <w:rPr>
                <w:sz w:val="22"/>
                <w:szCs w:val="22"/>
              </w:rPr>
            </w:pPr>
            <w:r w:rsidRPr="008E595C">
              <w:rPr>
                <w:sz w:val="22"/>
                <w:szCs w:val="22"/>
              </w:rPr>
              <w:t>-3.48</w:t>
            </w:r>
          </w:p>
        </w:tc>
        <w:tc>
          <w:tcPr>
            <w:tcW w:w="567" w:type="pct"/>
            <w:tcBorders>
              <w:top w:val="single" w:sz="12" w:space="0" w:color="595959"/>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4ECA6538" w14:textId="77777777" w:rsidR="00BE3F0C" w:rsidRPr="008E595C" w:rsidRDefault="00BE3F0C" w:rsidP="007226D7">
            <w:pPr>
              <w:jc w:val="center"/>
              <w:rPr>
                <w:sz w:val="22"/>
                <w:szCs w:val="22"/>
              </w:rPr>
            </w:pPr>
            <w:r w:rsidRPr="008E595C">
              <w:rPr>
                <w:sz w:val="22"/>
                <w:szCs w:val="22"/>
              </w:rPr>
              <w:t>-5.12%</w:t>
            </w:r>
          </w:p>
        </w:tc>
      </w:tr>
      <w:tr w:rsidR="00BE3F0C" w:rsidRPr="008E595C" w14:paraId="6CA33CFC" w14:textId="77777777" w:rsidTr="007226D7">
        <w:trPr>
          <w:trHeight w:val="408"/>
        </w:trPr>
        <w:tc>
          <w:tcPr>
            <w:tcW w:w="592" w:type="pct"/>
            <w:tcBorders>
              <w:top w:val="single" w:sz="12" w:space="0" w:color="595959"/>
              <w:left w:val="single" w:sz="12" w:space="0" w:color="595959"/>
              <w:bottom w:val="single" w:sz="12" w:space="0" w:color="595959"/>
              <w:right w:val="single" w:sz="12" w:space="0" w:color="595959"/>
            </w:tcBorders>
            <w:shd w:val="clear" w:color="auto" w:fill="EDEDED"/>
            <w:tcMar>
              <w:top w:w="12" w:type="dxa"/>
              <w:left w:w="12" w:type="dxa"/>
              <w:bottom w:w="0" w:type="dxa"/>
              <w:right w:w="12" w:type="dxa"/>
            </w:tcMar>
            <w:vAlign w:val="center"/>
            <w:hideMark/>
          </w:tcPr>
          <w:p w14:paraId="3F231C9B" w14:textId="77777777" w:rsidR="00BE3F0C" w:rsidRPr="008E595C" w:rsidRDefault="00BE3F0C" w:rsidP="007226D7">
            <w:pPr>
              <w:rPr>
                <w:sz w:val="22"/>
                <w:szCs w:val="22"/>
              </w:rPr>
            </w:pPr>
            <w:r w:rsidRPr="008E595C">
              <w:rPr>
                <w:sz w:val="22"/>
                <w:szCs w:val="22"/>
              </w:rPr>
              <w:t>RT info</w:t>
            </w:r>
          </w:p>
        </w:tc>
        <w:tc>
          <w:tcPr>
            <w:tcW w:w="583" w:type="pct"/>
            <w:tcBorders>
              <w:top w:val="single" w:sz="12" w:space="0" w:color="595959"/>
              <w:left w:val="single" w:sz="12" w:space="0" w:color="595959"/>
              <w:bottom w:val="single" w:sz="12" w:space="0" w:color="595959"/>
              <w:right w:val="single" w:sz="12" w:space="0" w:color="595959"/>
            </w:tcBorders>
            <w:shd w:val="clear" w:color="auto" w:fill="EDEDED"/>
            <w:tcMar>
              <w:top w:w="12" w:type="dxa"/>
              <w:left w:w="12" w:type="dxa"/>
              <w:bottom w:w="0" w:type="dxa"/>
              <w:right w:w="12" w:type="dxa"/>
            </w:tcMar>
            <w:vAlign w:val="center"/>
            <w:hideMark/>
          </w:tcPr>
          <w:p w14:paraId="410D4398" w14:textId="77777777" w:rsidR="00BE3F0C" w:rsidRPr="008E595C" w:rsidRDefault="00BE3F0C" w:rsidP="007226D7">
            <w:pPr>
              <w:jc w:val="center"/>
              <w:rPr>
                <w:sz w:val="22"/>
                <w:szCs w:val="22"/>
              </w:rPr>
            </w:pPr>
            <w:r w:rsidRPr="008E595C">
              <w:rPr>
                <w:sz w:val="22"/>
                <w:szCs w:val="22"/>
              </w:rPr>
              <w:t>54.74</w:t>
            </w:r>
          </w:p>
        </w:tc>
        <w:tc>
          <w:tcPr>
            <w:tcW w:w="675" w:type="pct"/>
            <w:tcBorders>
              <w:top w:val="single" w:sz="12" w:space="0" w:color="595959"/>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34E6FD87" w14:textId="77777777" w:rsidR="00BE3F0C" w:rsidRPr="008E595C" w:rsidRDefault="00BE3F0C" w:rsidP="007226D7">
            <w:pPr>
              <w:jc w:val="center"/>
              <w:rPr>
                <w:sz w:val="22"/>
                <w:szCs w:val="22"/>
              </w:rPr>
            </w:pPr>
            <w:r w:rsidRPr="008E595C">
              <w:rPr>
                <w:sz w:val="22"/>
                <w:szCs w:val="22"/>
              </w:rPr>
              <w:t>53.33</w:t>
            </w:r>
          </w:p>
        </w:tc>
        <w:tc>
          <w:tcPr>
            <w:tcW w:w="683" w:type="pct"/>
            <w:tcBorders>
              <w:top w:val="single" w:sz="12" w:space="0" w:color="595959"/>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1C98FFAF" w14:textId="77777777" w:rsidR="00BE3F0C" w:rsidRPr="008E595C" w:rsidRDefault="00BE3F0C" w:rsidP="007226D7">
            <w:pPr>
              <w:jc w:val="center"/>
              <w:rPr>
                <w:sz w:val="22"/>
                <w:szCs w:val="22"/>
              </w:rPr>
            </w:pPr>
            <w:r w:rsidRPr="008E595C">
              <w:rPr>
                <w:sz w:val="22"/>
                <w:szCs w:val="22"/>
              </w:rPr>
              <w:t>-1.41</w:t>
            </w:r>
          </w:p>
        </w:tc>
        <w:tc>
          <w:tcPr>
            <w:tcW w:w="633" w:type="pct"/>
            <w:tcBorders>
              <w:top w:val="single" w:sz="12" w:space="0" w:color="595959"/>
              <w:left w:val="single" w:sz="12" w:space="0" w:color="595959"/>
              <w:bottom w:val="single" w:sz="12" w:space="0" w:color="595959"/>
              <w:right w:val="single" w:sz="12" w:space="0" w:color="595959"/>
            </w:tcBorders>
            <w:shd w:val="clear" w:color="auto" w:fill="00B0F0"/>
            <w:tcMar>
              <w:top w:w="12" w:type="dxa"/>
              <w:left w:w="12" w:type="dxa"/>
              <w:bottom w:w="0" w:type="dxa"/>
              <w:right w:w="12" w:type="dxa"/>
            </w:tcMar>
            <w:vAlign w:val="center"/>
            <w:hideMark/>
          </w:tcPr>
          <w:p w14:paraId="349595AC" w14:textId="77777777" w:rsidR="00BE3F0C" w:rsidRPr="008E595C" w:rsidRDefault="00BE3F0C" w:rsidP="007226D7">
            <w:pPr>
              <w:jc w:val="center"/>
              <w:rPr>
                <w:sz w:val="22"/>
                <w:szCs w:val="22"/>
              </w:rPr>
            </w:pPr>
            <w:r w:rsidRPr="008E595C">
              <w:rPr>
                <w:sz w:val="22"/>
                <w:szCs w:val="22"/>
              </w:rPr>
              <w:t>-2.57%</w:t>
            </w:r>
          </w:p>
        </w:tc>
        <w:tc>
          <w:tcPr>
            <w:tcW w:w="617" w:type="pct"/>
            <w:tcBorders>
              <w:top w:val="single" w:sz="12" w:space="0" w:color="595959"/>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699BAAB1" w14:textId="77777777" w:rsidR="00BE3F0C" w:rsidRPr="008E595C" w:rsidRDefault="00BE3F0C" w:rsidP="007226D7">
            <w:pPr>
              <w:jc w:val="center"/>
              <w:rPr>
                <w:sz w:val="22"/>
                <w:szCs w:val="22"/>
              </w:rPr>
            </w:pPr>
            <w:r w:rsidRPr="008E595C">
              <w:rPr>
                <w:sz w:val="22"/>
                <w:szCs w:val="22"/>
              </w:rPr>
              <w:t>55.67</w:t>
            </w:r>
          </w:p>
        </w:tc>
        <w:tc>
          <w:tcPr>
            <w:tcW w:w="650" w:type="pct"/>
            <w:tcBorders>
              <w:top w:val="single" w:sz="12" w:space="0" w:color="595959"/>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13F045E2" w14:textId="77777777" w:rsidR="00BE3F0C" w:rsidRPr="008E595C" w:rsidRDefault="00BE3F0C" w:rsidP="007226D7">
            <w:pPr>
              <w:jc w:val="center"/>
              <w:rPr>
                <w:sz w:val="22"/>
                <w:szCs w:val="22"/>
              </w:rPr>
            </w:pPr>
            <w:r w:rsidRPr="008E595C">
              <w:rPr>
                <w:sz w:val="22"/>
                <w:szCs w:val="22"/>
              </w:rPr>
              <w:t>2.34</w:t>
            </w:r>
          </w:p>
        </w:tc>
        <w:tc>
          <w:tcPr>
            <w:tcW w:w="567" w:type="pct"/>
            <w:tcBorders>
              <w:top w:val="single" w:sz="12" w:space="0" w:color="595959"/>
              <w:left w:val="single" w:sz="12" w:space="0" w:color="595959"/>
              <w:bottom w:val="single" w:sz="12" w:space="0" w:color="595959"/>
              <w:right w:val="single" w:sz="12" w:space="0" w:color="595959"/>
            </w:tcBorders>
            <w:shd w:val="clear" w:color="auto" w:fill="00B050"/>
            <w:tcMar>
              <w:top w:w="12" w:type="dxa"/>
              <w:left w:w="12" w:type="dxa"/>
              <w:bottom w:w="0" w:type="dxa"/>
              <w:right w:w="12" w:type="dxa"/>
            </w:tcMar>
            <w:vAlign w:val="center"/>
            <w:hideMark/>
          </w:tcPr>
          <w:p w14:paraId="03B5B311" w14:textId="77777777" w:rsidR="00BE3F0C" w:rsidRPr="008E595C" w:rsidRDefault="00BE3F0C" w:rsidP="007226D7">
            <w:pPr>
              <w:jc w:val="center"/>
              <w:rPr>
                <w:sz w:val="22"/>
                <w:szCs w:val="22"/>
              </w:rPr>
            </w:pPr>
            <w:r w:rsidRPr="008E595C">
              <w:rPr>
                <w:sz w:val="22"/>
                <w:szCs w:val="22"/>
              </w:rPr>
              <w:t>+4.38%</w:t>
            </w:r>
          </w:p>
        </w:tc>
      </w:tr>
    </w:tbl>
    <w:p w14:paraId="26AB9F8C" w14:textId="2114966D" w:rsidR="0070572A" w:rsidRPr="008E595C" w:rsidRDefault="0070572A" w:rsidP="00A14936">
      <w:pPr>
        <w:rPr>
          <w:sz w:val="22"/>
          <w:szCs w:val="22"/>
        </w:rPr>
      </w:pPr>
    </w:p>
    <w:p w14:paraId="512FFB49" w14:textId="64370340" w:rsidR="00545CA3" w:rsidRPr="008E595C" w:rsidRDefault="00A14936" w:rsidP="005C4DB4">
      <w:pPr>
        <w:pStyle w:val="Heading1"/>
        <w:rPr>
          <w:rFonts w:ascii="Times New Roman" w:hAnsi="Times New Roman" w:cs="Times New Roman"/>
          <w:sz w:val="22"/>
          <w:szCs w:val="22"/>
          <w:lang w:val="es-ES"/>
        </w:rPr>
      </w:pPr>
      <w:proofErr w:type="spellStart"/>
      <w:r w:rsidRPr="008E595C">
        <w:rPr>
          <w:rFonts w:ascii="Times New Roman" w:hAnsi="Times New Roman" w:cs="Times New Roman"/>
          <w:sz w:val="22"/>
          <w:szCs w:val="22"/>
          <w:lang w:val="es-ES"/>
        </w:rPr>
        <w:t>Conclusion</w:t>
      </w:r>
      <w:proofErr w:type="spellEnd"/>
    </w:p>
    <w:p w14:paraId="383F357B" w14:textId="021737F1" w:rsidR="00545CA3" w:rsidRPr="008C3F51" w:rsidRDefault="00577639">
      <w:pPr>
        <w:rPr>
          <w:sz w:val="22"/>
          <w:szCs w:val="22"/>
        </w:rPr>
      </w:pPr>
      <w:r w:rsidRPr="008E595C">
        <w:rPr>
          <w:sz w:val="22"/>
          <w:szCs w:val="22"/>
        </w:rPr>
        <w:t>This paper proposed</w:t>
      </w:r>
      <w:r w:rsidR="00A14936" w:rsidRPr="008E595C">
        <w:rPr>
          <w:sz w:val="22"/>
          <w:szCs w:val="22"/>
        </w:rPr>
        <w:t xml:space="preserve"> the </w:t>
      </w:r>
      <w:r w:rsidRPr="008E595C">
        <w:rPr>
          <w:sz w:val="22"/>
          <w:szCs w:val="22"/>
        </w:rPr>
        <w:t>FOCUSING</w:t>
      </w:r>
      <w:r w:rsidR="007E62FF" w:rsidRPr="008E595C">
        <w:rPr>
          <w:sz w:val="22"/>
          <w:szCs w:val="22"/>
        </w:rPr>
        <w:t xml:space="preserve"> framework </w:t>
      </w:r>
      <w:r w:rsidR="00A14936" w:rsidRPr="008E595C">
        <w:rPr>
          <w:sz w:val="22"/>
          <w:szCs w:val="22"/>
        </w:rPr>
        <w:t xml:space="preserve">for </w:t>
      </w:r>
      <w:r w:rsidR="00A15CA9" w:rsidRPr="008E595C">
        <w:rPr>
          <w:sz w:val="22"/>
          <w:szCs w:val="22"/>
        </w:rPr>
        <w:t xml:space="preserve">automating </w:t>
      </w:r>
      <w:r w:rsidR="00292554" w:rsidRPr="008E595C">
        <w:rPr>
          <w:sz w:val="22"/>
          <w:szCs w:val="22"/>
        </w:rPr>
        <w:t>and streaming traffic analysis tasks for integrated corridor management.</w:t>
      </w:r>
      <w:r w:rsidR="00A14936" w:rsidRPr="008E595C">
        <w:rPr>
          <w:sz w:val="22"/>
          <w:szCs w:val="22"/>
        </w:rPr>
        <w:t xml:space="preserve"> This framework integrates 1) the focusing approach</w:t>
      </w:r>
      <w:r w:rsidR="00FC2579" w:rsidRPr="008E595C">
        <w:rPr>
          <w:sz w:val="22"/>
          <w:szCs w:val="22"/>
        </w:rPr>
        <w:t xml:space="preserve"> and 2) origin-based flow extraction</w:t>
      </w:r>
      <w:r w:rsidR="00A14936" w:rsidRPr="008E595C">
        <w:rPr>
          <w:sz w:val="22"/>
          <w:szCs w:val="22"/>
        </w:rPr>
        <w:t xml:space="preserve"> to reduce the zone size so that reduces the scale level of the </w:t>
      </w:r>
      <w:r w:rsidR="00FC2579" w:rsidRPr="008E595C">
        <w:rPr>
          <w:sz w:val="22"/>
          <w:szCs w:val="22"/>
        </w:rPr>
        <w:t>path flow-based</w:t>
      </w:r>
      <w:r w:rsidR="00A14936" w:rsidRPr="008E595C">
        <w:rPr>
          <w:sz w:val="22"/>
          <w:szCs w:val="22"/>
        </w:rPr>
        <w:t xml:space="preserve"> traffic assignment problem, </w:t>
      </w:r>
      <w:r w:rsidR="00FC2579" w:rsidRPr="008E595C">
        <w:rPr>
          <w:sz w:val="22"/>
          <w:szCs w:val="22"/>
        </w:rPr>
        <w:t>3</w:t>
      </w:r>
      <w:r w:rsidR="00A14936" w:rsidRPr="008E595C">
        <w:rPr>
          <w:sz w:val="22"/>
          <w:szCs w:val="22"/>
        </w:rPr>
        <w:t xml:space="preserve">) the column generation and </w:t>
      </w:r>
      <w:r w:rsidR="00FC2579" w:rsidRPr="008E595C">
        <w:rPr>
          <w:sz w:val="22"/>
          <w:szCs w:val="22"/>
        </w:rPr>
        <w:t xml:space="preserve">4) </w:t>
      </w:r>
      <w:r w:rsidR="00A14936" w:rsidRPr="008E595C">
        <w:rPr>
          <w:sz w:val="22"/>
          <w:szCs w:val="22"/>
        </w:rPr>
        <w:t xml:space="preserve">updating which generate the path flow and link flow according to the UE principle, </w:t>
      </w:r>
      <w:r w:rsidR="00490D67" w:rsidRPr="008E595C">
        <w:rPr>
          <w:sz w:val="22"/>
          <w:szCs w:val="22"/>
        </w:rPr>
        <w:t>5</w:t>
      </w:r>
      <w:r w:rsidR="00A14936" w:rsidRPr="008E595C">
        <w:rPr>
          <w:sz w:val="22"/>
          <w:szCs w:val="22"/>
        </w:rPr>
        <w:t xml:space="preserve">) sensitivity analysis to evaluate the difference of MOEs before and after each scenario, such as lanes adding and enclosure, work zone, incidence, signal timing plans, and multi-modal service plans, </w:t>
      </w:r>
      <w:r w:rsidR="00D26C26" w:rsidRPr="008E595C">
        <w:rPr>
          <w:sz w:val="22"/>
          <w:szCs w:val="22"/>
        </w:rPr>
        <w:t xml:space="preserve">6) information evaluation, 7) multiresolution </w:t>
      </w:r>
      <w:r w:rsidR="00364C60" w:rsidRPr="008E595C">
        <w:rPr>
          <w:sz w:val="22"/>
          <w:szCs w:val="22"/>
        </w:rPr>
        <w:t>n</w:t>
      </w:r>
      <w:r w:rsidR="00D26C26" w:rsidRPr="008E595C">
        <w:rPr>
          <w:sz w:val="22"/>
          <w:szCs w:val="22"/>
        </w:rPr>
        <w:t xml:space="preserve">etwork, and 8) </w:t>
      </w:r>
      <w:r w:rsidR="00364C60" w:rsidRPr="008E595C">
        <w:rPr>
          <w:sz w:val="22"/>
          <w:szCs w:val="22"/>
        </w:rPr>
        <w:t>path</w:t>
      </w:r>
      <w:r w:rsidR="00D26C26" w:rsidRPr="008E595C">
        <w:rPr>
          <w:sz w:val="22"/>
          <w:szCs w:val="22"/>
        </w:rPr>
        <w:t xml:space="preserve">-based simulation </w:t>
      </w:r>
      <w:r w:rsidR="00A14936" w:rsidRPr="008E595C">
        <w:rPr>
          <w:sz w:val="22"/>
          <w:szCs w:val="22"/>
        </w:rPr>
        <w:t xml:space="preserve">which utilizes the path flow output of dynamic traffic assignment to </w:t>
      </w:r>
      <w:r w:rsidR="007E62FF" w:rsidRPr="008E595C">
        <w:rPr>
          <w:sz w:val="22"/>
          <w:szCs w:val="22"/>
        </w:rPr>
        <w:t>measure</w:t>
      </w:r>
      <w:r w:rsidR="00A14936" w:rsidRPr="008E595C">
        <w:rPr>
          <w:sz w:val="22"/>
          <w:szCs w:val="22"/>
        </w:rPr>
        <w:t xml:space="preserve"> time-dependent queue-based speed, congestion duration and delay calculation. Compared to the traditional framework for large-scale problems, this framework can help traffic engineers, planners, and researchers precisely and quickly evaluate different scenarios on a computer with limited memory. The benefit can be certificated by the three different scale case studies. </w:t>
      </w:r>
      <w:r w:rsidR="0038194E" w:rsidRPr="008E595C">
        <w:rPr>
          <w:sz w:val="22"/>
          <w:szCs w:val="22"/>
        </w:rPr>
        <w:t xml:space="preserve">The </w:t>
      </w:r>
      <w:r w:rsidR="00D057C6" w:rsidRPr="008E595C">
        <w:rPr>
          <w:sz w:val="22"/>
          <w:szCs w:val="22"/>
        </w:rPr>
        <w:t xml:space="preserve">Loop 101 examples illustrate the implement </w:t>
      </w:r>
      <w:r w:rsidR="00DE65BF" w:rsidRPr="008E595C">
        <w:rPr>
          <w:sz w:val="22"/>
          <w:szCs w:val="22"/>
        </w:rPr>
        <w:t xml:space="preserve">traffic analysis </w:t>
      </w:r>
      <w:r w:rsidR="00D057C6" w:rsidRPr="008E595C">
        <w:rPr>
          <w:sz w:val="22"/>
          <w:szCs w:val="22"/>
        </w:rPr>
        <w:t xml:space="preserve">process for integrated corridor management with incidence scenarios. </w:t>
      </w:r>
    </w:p>
    <w:p w14:paraId="53127112" w14:textId="0588B495" w:rsidR="00CA3CB5" w:rsidRPr="008E595C" w:rsidRDefault="00CA3CB5">
      <w:pPr>
        <w:rPr>
          <w:sz w:val="22"/>
          <w:szCs w:val="22"/>
        </w:rPr>
      </w:pPr>
    </w:p>
    <w:p w14:paraId="688460F6" w14:textId="320A794D" w:rsidR="00CA3CB5" w:rsidRPr="008C3F51" w:rsidRDefault="00CA3CB5" w:rsidP="00E66A50">
      <w:pPr>
        <w:pStyle w:val="Heading1"/>
        <w:rPr>
          <w:rFonts w:ascii="Times New Roman" w:hAnsi="Times New Roman" w:cs="Times New Roman"/>
          <w:sz w:val="22"/>
          <w:szCs w:val="22"/>
        </w:rPr>
      </w:pPr>
      <w:r w:rsidRPr="008C3F51">
        <w:rPr>
          <w:rFonts w:ascii="Times New Roman" w:hAnsi="Times New Roman" w:cs="Times New Roman"/>
          <w:sz w:val="22"/>
          <w:szCs w:val="22"/>
        </w:rPr>
        <w:lastRenderedPageBreak/>
        <w:t xml:space="preserve">Reference </w:t>
      </w:r>
    </w:p>
    <w:p w14:paraId="30EBF7D0" w14:textId="7BE221B4" w:rsidR="0078754C" w:rsidRPr="008E595C" w:rsidRDefault="00CA3CB5" w:rsidP="00CA3CB5">
      <w:pPr>
        <w:rPr>
          <w:color w:val="222222"/>
          <w:sz w:val="22"/>
          <w:szCs w:val="22"/>
          <w:shd w:val="clear" w:color="auto" w:fill="FFFFFF"/>
        </w:rPr>
      </w:pPr>
      <w:r w:rsidRPr="008E595C">
        <w:rPr>
          <w:color w:val="222222"/>
          <w:sz w:val="22"/>
          <w:szCs w:val="22"/>
          <w:shd w:val="clear" w:color="auto" w:fill="FFFFFF"/>
        </w:rPr>
        <w:t>Lee, D. H., &amp; Chandrasekar, P. (2002). A framework for parallel traffic simulation using multiple instancing of a simulation program. </w:t>
      </w:r>
      <w:r w:rsidRPr="008E595C">
        <w:rPr>
          <w:i/>
          <w:iCs/>
          <w:color w:val="222222"/>
          <w:sz w:val="22"/>
          <w:szCs w:val="22"/>
          <w:shd w:val="clear" w:color="auto" w:fill="FFFFFF"/>
        </w:rPr>
        <w:t>ITS Journal</w:t>
      </w:r>
      <w:r w:rsidRPr="008E595C">
        <w:rPr>
          <w:color w:val="222222"/>
          <w:sz w:val="22"/>
          <w:szCs w:val="22"/>
          <w:shd w:val="clear" w:color="auto" w:fill="FFFFFF"/>
        </w:rPr>
        <w:t>, </w:t>
      </w:r>
      <w:r w:rsidRPr="008E595C">
        <w:rPr>
          <w:i/>
          <w:iCs/>
          <w:color w:val="222222"/>
          <w:sz w:val="22"/>
          <w:szCs w:val="22"/>
          <w:shd w:val="clear" w:color="auto" w:fill="FFFFFF"/>
        </w:rPr>
        <w:t>7</w:t>
      </w:r>
      <w:r w:rsidRPr="008E595C">
        <w:rPr>
          <w:color w:val="222222"/>
          <w:sz w:val="22"/>
          <w:szCs w:val="22"/>
          <w:shd w:val="clear" w:color="auto" w:fill="FFFFFF"/>
        </w:rPr>
        <w:t>(3-4), 279-294.</w:t>
      </w:r>
    </w:p>
    <w:p w14:paraId="56DC52AB" w14:textId="2D33DF11" w:rsidR="00CA3CB5" w:rsidRPr="008C3F51" w:rsidRDefault="00187F23">
      <w:pPr>
        <w:rPr>
          <w:sz w:val="22"/>
          <w:szCs w:val="22"/>
        </w:rPr>
      </w:pPr>
      <w:r w:rsidRPr="008E595C">
        <w:rPr>
          <w:color w:val="222222"/>
          <w:sz w:val="22"/>
          <w:szCs w:val="22"/>
          <w:shd w:val="clear" w:color="auto" w:fill="FFFFFF"/>
        </w:rPr>
        <w:t xml:space="preserve">Chen, H., Yang, K., Rizzo, S. G., </w:t>
      </w:r>
      <w:proofErr w:type="spellStart"/>
      <w:r w:rsidRPr="008E595C">
        <w:rPr>
          <w:color w:val="222222"/>
          <w:sz w:val="22"/>
          <w:szCs w:val="22"/>
          <w:shd w:val="clear" w:color="auto" w:fill="FFFFFF"/>
        </w:rPr>
        <w:t>Vantini</w:t>
      </w:r>
      <w:proofErr w:type="spellEnd"/>
      <w:r w:rsidRPr="008E595C">
        <w:rPr>
          <w:color w:val="222222"/>
          <w:sz w:val="22"/>
          <w:szCs w:val="22"/>
          <w:shd w:val="clear" w:color="auto" w:fill="FFFFFF"/>
        </w:rPr>
        <w:t xml:space="preserve">, G., Taylor, P., Ma, X., &amp; Chawla, S. (2020, November). </w:t>
      </w:r>
      <w:proofErr w:type="spellStart"/>
      <w:r w:rsidRPr="008E595C">
        <w:rPr>
          <w:color w:val="222222"/>
          <w:sz w:val="22"/>
          <w:szCs w:val="22"/>
          <w:shd w:val="clear" w:color="auto" w:fill="FFFFFF"/>
        </w:rPr>
        <w:t>QarSUMO</w:t>
      </w:r>
      <w:proofErr w:type="spellEnd"/>
      <w:r w:rsidRPr="008E595C">
        <w:rPr>
          <w:color w:val="222222"/>
          <w:sz w:val="22"/>
          <w:szCs w:val="22"/>
          <w:shd w:val="clear" w:color="auto" w:fill="FFFFFF"/>
        </w:rPr>
        <w:t>: A Parallel, Congestion-optimized Traffic Simulator. In </w:t>
      </w:r>
      <w:r w:rsidRPr="008E595C">
        <w:rPr>
          <w:i/>
          <w:iCs/>
          <w:color w:val="222222"/>
          <w:sz w:val="22"/>
          <w:szCs w:val="22"/>
          <w:shd w:val="clear" w:color="auto" w:fill="FFFFFF"/>
        </w:rPr>
        <w:t>Proceedings of the 28th International Conference on Advances in Geographic Information Systems</w:t>
      </w:r>
      <w:r w:rsidRPr="008E595C">
        <w:rPr>
          <w:color w:val="222222"/>
          <w:sz w:val="22"/>
          <w:szCs w:val="22"/>
          <w:shd w:val="clear" w:color="auto" w:fill="FFFFFF"/>
        </w:rPr>
        <w:t> (pp. 578-588).</w:t>
      </w:r>
    </w:p>
    <w:p w14:paraId="7ACB75B3" w14:textId="3A015F93" w:rsidR="007C4FB9" w:rsidRPr="008C3F51" w:rsidRDefault="007C4FB9">
      <w:pPr>
        <w:rPr>
          <w:sz w:val="22"/>
          <w:szCs w:val="22"/>
        </w:rPr>
      </w:pPr>
      <w:r w:rsidRPr="008C3F51">
        <w:rPr>
          <w:color w:val="222222"/>
          <w:sz w:val="22"/>
          <w:szCs w:val="22"/>
          <w:shd w:val="clear" w:color="auto" w:fill="FFFFFF"/>
          <w:lang w:val="es-ES"/>
        </w:rPr>
        <w:t xml:space="preserve">Junchaya, T., &amp; Chang, G. L. (1993). </w:t>
      </w:r>
      <w:r w:rsidRPr="008E595C">
        <w:rPr>
          <w:color w:val="222222"/>
          <w:sz w:val="22"/>
          <w:szCs w:val="22"/>
          <w:shd w:val="clear" w:color="auto" w:fill="FFFFFF"/>
        </w:rPr>
        <w:t>Exploring real-time traffic simulation with massively parallel computing architecture. </w:t>
      </w:r>
      <w:r w:rsidRPr="008E595C">
        <w:rPr>
          <w:i/>
          <w:iCs/>
          <w:color w:val="222222"/>
          <w:sz w:val="22"/>
          <w:szCs w:val="22"/>
          <w:shd w:val="clear" w:color="auto" w:fill="FFFFFF"/>
        </w:rPr>
        <w:t>Transportation Research Part C: Emerging Technologies</w:t>
      </w:r>
      <w:r w:rsidRPr="008E595C">
        <w:rPr>
          <w:color w:val="222222"/>
          <w:sz w:val="22"/>
          <w:szCs w:val="22"/>
          <w:shd w:val="clear" w:color="auto" w:fill="FFFFFF"/>
        </w:rPr>
        <w:t>, </w:t>
      </w:r>
      <w:r w:rsidRPr="008E595C">
        <w:rPr>
          <w:i/>
          <w:iCs/>
          <w:color w:val="222222"/>
          <w:sz w:val="22"/>
          <w:szCs w:val="22"/>
          <w:shd w:val="clear" w:color="auto" w:fill="FFFFFF"/>
        </w:rPr>
        <w:t>1</w:t>
      </w:r>
      <w:r w:rsidRPr="008E595C">
        <w:rPr>
          <w:color w:val="222222"/>
          <w:sz w:val="22"/>
          <w:szCs w:val="22"/>
          <w:shd w:val="clear" w:color="auto" w:fill="FFFFFF"/>
        </w:rPr>
        <w:t>(1), 57-76.</w:t>
      </w:r>
    </w:p>
    <w:p w14:paraId="011D555D" w14:textId="61BC606B" w:rsidR="000A6440" w:rsidRPr="008E595C" w:rsidRDefault="000A6440">
      <w:pPr>
        <w:rPr>
          <w:sz w:val="22"/>
          <w:szCs w:val="22"/>
          <w:lang w:val="es-ES"/>
        </w:rPr>
      </w:pPr>
      <w:r w:rsidRPr="008E595C">
        <w:rPr>
          <w:color w:val="222222"/>
          <w:sz w:val="22"/>
          <w:szCs w:val="22"/>
          <w:shd w:val="clear" w:color="auto" w:fill="FFFFFF"/>
        </w:rPr>
        <w:t>Cheng, Q., Liu, Z., Lin, Y., &amp; Zhou, X. S. (2021). An s-shaped three-parameter (S3) traffic stream model with consistent car following relationship. </w:t>
      </w:r>
      <w:r w:rsidRPr="008E595C">
        <w:rPr>
          <w:i/>
          <w:iCs/>
          <w:color w:val="222222"/>
          <w:sz w:val="22"/>
          <w:szCs w:val="22"/>
          <w:shd w:val="clear" w:color="auto" w:fill="FFFFFF"/>
        </w:rPr>
        <w:t>Transportation Research Part B: Methodological</w:t>
      </w:r>
      <w:r w:rsidRPr="008E595C">
        <w:rPr>
          <w:color w:val="222222"/>
          <w:sz w:val="22"/>
          <w:szCs w:val="22"/>
          <w:shd w:val="clear" w:color="auto" w:fill="FFFFFF"/>
        </w:rPr>
        <w:t>, </w:t>
      </w:r>
      <w:r w:rsidRPr="008E595C">
        <w:rPr>
          <w:i/>
          <w:iCs/>
          <w:color w:val="222222"/>
          <w:sz w:val="22"/>
          <w:szCs w:val="22"/>
          <w:shd w:val="clear" w:color="auto" w:fill="FFFFFF"/>
        </w:rPr>
        <w:t>153</w:t>
      </w:r>
      <w:r w:rsidRPr="008E595C">
        <w:rPr>
          <w:color w:val="222222"/>
          <w:sz w:val="22"/>
          <w:szCs w:val="22"/>
          <w:shd w:val="clear" w:color="auto" w:fill="FFFFFF"/>
        </w:rPr>
        <w:t>, 246-271.</w:t>
      </w:r>
    </w:p>
    <w:p w14:paraId="6600FA6A" w14:textId="12CBD6CB" w:rsidR="00D71B8A" w:rsidRPr="008E595C" w:rsidRDefault="00D71B8A" w:rsidP="00D71B8A">
      <w:pPr>
        <w:rPr>
          <w:sz w:val="22"/>
          <w:szCs w:val="22"/>
        </w:rPr>
      </w:pPr>
      <w:r w:rsidRPr="008E595C">
        <w:rPr>
          <w:color w:val="222222"/>
          <w:sz w:val="22"/>
          <w:szCs w:val="22"/>
          <w:shd w:val="clear" w:color="auto" w:fill="FFFFFF"/>
        </w:rPr>
        <w:t>Pan, Y. A., Guo, J., Chen, Y., Abbasi, M., List, G., &amp; Zhou, X. S. A Review of Volume-Delay Functions: Connecting Theoretical Fundamental, Practical Deployment and Emerging Applications. </w:t>
      </w:r>
      <w:proofErr w:type="spellStart"/>
      <w:r w:rsidRPr="008E595C">
        <w:rPr>
          <w:i/>
          <w:iCs/>
          <w:color w:val="222222"/>
          <w:sz w:val="22"/>
          <w:szCs w:val="22"/>
          <w:shd w:val="clear" w:color="auto" w:fill="FFFFFF"/>
        </w:rPr>
        <w:t>Jifu</w:t>
      </w:r>
      <w:proofErr w:type="spellEnd"/>
      <w:r w:rsidRPr="008E595C">
        <w:rPr>
          <w:i/>
          <w:iCs/>
          <w:color w:val="222222"/>
          <w:sz w:val="22"/>
          <w:szCs w:val="22"/>
          <w:shd w:val="clear" w:color="auto" w:fill="FFFFFF"/>
        </w:rPr>
        <w:t xml:space="preserve"> and Chen, </w:t>
      </w:r>
      <w:proofErr w:type="spellStart"/>
      <w:r w:rsidRPr="008E595C">
        <w:rPr>
          <w:i/>
          <w:iCs/>
          <w:color w:val="222222"/>
          <w:sz w:val="22"/>
          <w:szCs w:val="22"/>
          <w:shd w:val="clear" w:color="auto" w:fill="FFFFFF"/>
        </w:rPr>
        <w:t>Yanyan</w:t>
      </w:r>
      <w:proofErr w:type="spellEnd"/>
      <w:r w:rsidRPr="008E595C">
        <w:rPr>
          <w:i/>
          <w:iCs/>
          <w:color w:val="222222"/>
          <w:sz w:val="22"/>
          <w:szCs w:val="22"/>
          <w:shd w:val="clear" w:color="auto" w:fill="FFFFFF"/>
        </w:rPr>
        <w:t xml:space="preserve"> and Abbasi, Mohammad and List, </w:t>
      </w:r>
      <w:proofErr w:type="gramStart"/>
      <w:r w:rsidRPr="008E595C">
        <w:rPr>
          <w:i/>
          <w:iCs/>
          <w:color w:val="222222"/>
          <w:sz w:val="22"/>
          <w:szCs w:val="22"/>
          <w:shd w:val="clear" w:color="auto" w:fill="FFFFFF"/>
        </w:rPr>
        <w:t>George</w:t>
      </w:r>
      <w:proofErr w:type="gramEnd"/>
      <w:r w:rsidRPr="008E595C">
        <w:rPr>
          <w:i/>
          <w:iCs/>
          <w:color w:val="222222"/>
          <w:sz w:val="22"/>
          <w:szCs w:val="22"/>
          <w:shd w:val="clear" w:color="auto" w:fill="FFFFFF"/>
        </w:rPr>
        <w:t xml:space="preserve"> and Zhou, Xuesong (Simon), A Review of Volume-Delay Functions: Connecting Theoretical Fundamental, Practical Deployment and Emerging Applications</w:t>
      </w:r>
      <w:r w:rsidRPr="008E595C">
        <w:rPr>
          <w:color w:val="222222"/>
          <w:sz w:val="22"/>
          <w:szCs w:val="22"/>
          <w:shd w:val="clear" w:color="auto" w:fill="FFFFFF"/>
        </w:rPr>
        <w:t>.</w:t>
      </w:r>
    </w:p>
    <w:p w14:paraId="3F8C3DB7" w14:textId="30FBEF22" w:rsidR="00D71B8A" w:rsidRPr="008E595C" w:rsidRDefault="00D71B8A">
      <w:pPr>
        <w:rPr>
          <w:sz w:val="22"/>
          <w:szCs w:val="22"/>
        </w:rPr>
      </w:pPr>
      <w:r w:rsidRPr="008E595C">
        <w:rPr>
          <w:color w:val="222222"/>
          <w:sz w:val="22"/>
          <w:szCs w:val="22"/>
          <w:shd w:val="clear" w:color="auto" w:fill="FFFFFF"/>
        </w:rPr>
        <w:t xml:space="preserve">Zhou, X. S., Cheng, Q., Wu, X., Li, P., </w:t>
      </w:r>
      <w:proofErr w:type="spellStart"/>
      <w:r w:rsidRPr="008E595C">
        <w:rPr>
          <w:color w:val="222222"/>
          <w:sz w:val="22"/>
          <w:szCs w:val="22"/>
          <w:shd w:val="clear" w:color="auto" w:fill="FFFFFF"/>
        </w:rPr>
        <w:t>Belezamo</w:t>
      </w:r>
      <w:proofErr w:type="spellEnd"/>
      <w:r w:rsidRPr="008E595C">
        <w:rPr>
          <w:color w:val="222222"/>
          <w:sz w:val="22"/>
          <w:szCs w:val="22"/>
          <w:shd w:val="clear" w:color="auto" w:fill="FFFFFF"/>
        </w:rPr>
        <w:t>, B., Lu, J., &amp; Abbasi, M. A Meso-to-Macro Cross-Resolution Approach for Connecting Polynomial Arrival Queue Model to Volume-Delay Function with Inflow demand-to-Capacity Ratio.</w:t>
      </w:r>
    </w:p>
    <w:p w14:paraId="42A13D7E" w14:textId="4C11A678" w:rsidR="00A7380E" w:rsidRPr="008E595C" w:rsidRDefault="00A7380E">
      <w:pPr>
        <w:rPr>
          <w:sz w:val="22"/>
          <w:szCs w:val="22"/>
        </w:rPr>
      </w:pPr>
      <w:proofErr w:type="spellStart"/>
      <w:r w:rsidRPr="008E595C">
        <w:rPr>
          <w:color w:val="222222"/>
          <w:sz w:val="22"/>
          <w:szCs w:val="22"/>
          <w:shd w:val="clear" w:color="auto" w:fill="FFFFFF"/>
        </w:rPr>
        <w:t>Henclewood</w:t>
      </w:r>
      <w:proofErr w:type="spellEnd"/>
      <w:r w:rsidRPr="008E595C">
        <w:rPr>
          <w:color w:val="222222"/>
          <w:sz w:val="22"/>
          <w:szCs w:val="22"/>
          <w:shd w:val="clear" w:color="auto" w:fill="FFFFFF"/>
        </w:rPr>
        <w:t>, D., Suh, W., Rodgers, M., Hunter, M., &amp; Fujimoto, R. (2012, December). A case for real-time calibration of data-driven microscopic traffic simulation tools. In </w:t>
      </w:r>
      <w:r w:rsidRPr="008E595C">
        <w:rPr>
          <w:i/>
          <w:iCs/>
          <w:color w:val="222222"/>
          <w:sz w:val="22"/>
          <w:szCs w:val="22"/>
          <w:shd w:val="clear" w:color="auto" w:fill="FFFFFF"/>
        </w:rPr>
        <w:t>Proceedings of the 2012 Winter Simulation Conference (WSC)</w:t>
      </w:r>
      <w:r w:rsidRPr="008E595C">
        <w:rPr>
          <w:color w:val="222222"/>
          <w:sz w:val="22"/>
          <w:szCs w:val="22"/>
          <w:shd w:val="clear" w:color="auto" w:fill="FFFFFF"/>
        </w:rPr>
        <w:t> (pp. 1-12). IEEE.</w:t>
      </w:r>
    </w:p>
    <w:p w14:paraId="5F7AB9A6" w14:textId="5C2C2F7F" w:rsidR="00894074" w:rsidRPr="008E595C" w:rsidRDefault="00894074">
      <w:pPr>
        <w:rPr>
          <w:sz w:val="22"/>
          <w:szCs w:val="22"/>
        </w:rPr>
      </w:pPr>
      <w:r w:rsidRPr="008C3F51">
        <w:rPr>
          <w:color w:val="222222"/>
          <w:sz w:val="22"/>
          <w:szCs w:val="22"/>
          <w:shd w:val="clear" w:color="auto" w:fill="FFFFFF"/>
          <w:lang w:val="fr-FR"/>
        </w:rPr>
        <w:t xml:space="preserve">Zhou, L., Ruan, T., Ma, K., Dong, C., &amp; Wang, H. (2021). </w:t>
      </w:r>
      <w:r w:rsidRPr="008E595C">
        <w:rPr>
          <w:color w:val="222222"/>
          <w:sz w:val="22"/>
          <w:szCs w:val="22"/>
          <w:shd w:val="clear" w:color="auto" w:fill="FFFFFF"/>
        </w:rPr>
        <w:t>Impact of CAV platoon management on traffic flow considering degradation of control mode. </w:t>
      </w:r>
      <w:proofErr w:type="spellStart"/>
      <w:r w:rsidRPr="008E595C">
        <w:rPr>
          <w:i/>
          <w:iCs/>
          <w:color w:val="222222"/>
          <w:sz w:val="22"/>
          <w:szCs w:val="22"/>
          <w:shd w:val="clear" w:color="auto" w:fill="FFFFFF"/>
        </w:rPr>
        <w:t>Physica</w:t>
      </w:r>
      <w:proofErr w:type="spellEnd"/>
      <w:r w:rsidRPr="008E595C">
        <w:rPr>
          <w:i/>
          <w:iCs/>
          <w:color w:val="222222"/>
          <w:sz w:val="22"/>
          <w:szCs w:val="22"/>
          <w:shd w:val="clear" w:color="auto" w:fill="FFFFFF"/>
        </w:rPr>
        <w:t xml:space="preserve"> A: Statistical Mechanics and its Applications</w:t>
      </w:r>
      <w:r w:rsidRPr="008E595C">
        <w:rPr>
          <w:color w:val="222222"/>
          <w:sz w:val="22"/>
          <w:szCs w:val="22"/>
          <w:shd w:val="clear" w:color="auto" w:fill="FFFFFF"/>
        </w:rPr>
        <w:t>, </w:t>
      </w:r>
      <w:r w:rsidRPr="008E595C">
        <w:rPr>
          <w:i/>
          <w:iCs/>
          <w:color w:val="222222"/>
          <w:sz w:val="22"/>
          <w:szCs w:val="22"/>
          <w:shd w:val="clear" w:color="auto" w:fill="FFFFFF"/>
        </w:rPr>
        <w:t>581</w:t>
      </w:r>
      <w:r w:rsidRPr="008E595C">
        <w:rPr>
          <w:color w:val="222222"/>
          <w:sz w:val="22"/>
          <w:szCs w:val="22"/>
          <w:shd w:val="clear" w:color="auto" w:fill="FFFFFF"/>
        </w:rPr>
        <w:t>, 126193.</w:t>
      </w:r>
    </w:p>
    <w:p w14:paraId="0BFDB856" w14:textId="2626F62D" w:rsidR="00E66A50" w:rsidRPr="008E595C" w:rsidRDefault="00E66A50">
      <w:pPr>
        <w:rPr>
          <w:sz w:val="22"/>
          <w:szCs w:val="22"/>
        </w:rPr>
      </w:pPr>
      <w:r w:rsidRPr="008E595C">
        <w:rPr>
          <w:color w:val="222222"/>
          <w:sz w:val="22"/>
          <w:szCs w:val="22"/>
          <w:shd w:val="clear" w:color="auto" w:fill="FFFFFF"/>
        </w:rPr>
        <w:t xml:space="preserve">Lu, C. C., </w:t>
      </w:r>
      <w:proofErr w:type="spellStart"/>
      <w:r w:rsidRPr="008E595C">
        <w:rPr>
          <w:color w:val="222222"/>
          <w:sz w:val="22"/>
          <w:szCs w:val="22"/>
          <w:shd w:val="clear" w:color="auto" w:fill="FFFFFF"/>
        </w:rPr>
        <w:t>Mahmassani</w:t>
      </w:r>
      <w:proofErr w:type="spellEnd"/>
      <w:r w:rsidRPr="008E595C">
        <w:rPr>
          <w:color w:val="222222"/>
          <w:sz w:val="22"/>
          <w:szCs w:val="22"/>
          <w:shd w:val="clear" w:color="auto" w:fill="FFFFFF"/>
        </w:rPr>
        <w:t>, H. S., &amp; Zhou, X. (2009). Equivalent gap function-based reformulation and solution algorithm for the dynamic user equilibrium problem. </w:t>
      </w:r>
      <w:r w:rsidRPr="008E595C">
        <w:rPr>
          <w:i/>
          <w:iCs/>
          <w:color w:val="222222"/>
          <w:sz w:val="22"/>
          <w:szCs w:val="22"/>
          <w:shd w:val="clear" w:color="auto" w:fill="FFFFFF"/>
        </w:rPr>
        <w:t>Transportation Research Part B: Methodological</w:t>
      </w:r>
      <w:r w:rsidRPr="008E595C">
        <w:rPr>
          <w:color w:val="222222"/>
          <w:sz w:val="22"/>
          <w:szCs w:val="22"/>
          <w:shd w:val="clear" w:color="auto" w:fill="FFFFFF"/>
        </w:rPr>
        <w:t>, </w:t>
      </w:r>
      <w:r w:rsidRPr="008E595C">
        <w:rPr>
          <w:i/>
          <w:iCs/>
          <w:color w:val="222222"/>
          <w:sz w:val="22"/>
          <w:szCs w:val="22"/>
          <w:shd w:val="clear" w:color="auto" w:fill="FFFFFF"/>
        </w:rPr>
        <w:t>43</w:t>
      </w:r>
      <w:r w:rsidRPr="008E595C">
        <w:rPr>
          <w:color w:val="222222"/>
          <w:sz w:val="22"/>
          <w:szCs w:val="22"/>
          <w:shd w:val="clear" w:color="auto" w:fill="FFFFFF"/>
        </w:rPr>
        <w:t>(3), 345-364.</w:t>
      </w:r>
    </w:p>
    <w:p w14:paraId="27F72B0A" w14:textId="77777777" w:rsidR="00494971" w:rsidRPr="00DD0EBD" w:rsidRDefault="00494971" w:rsidP="00494971">
      <w:pPr>
        <w:rPr>
          <w:sz w:val="22"/>
          <w:szCs w:val="22"/>
        </w:rPr>
      </w:pPr>
      <w:r w:rsidRPr="008E595C">
        <w:rPr>
          <w:color w:val="222222"/>
          <w:sz w:val="22"/>
          <w:szCs w:val="22"/>
          <w:shd w:val="clear" w:color="auto" w:fill="FFFFFF"/>
        </w:rPr>
        <w:t>Liu, J., Mirchandani, P., &amp; Zhou, X. (2020). Integrated vehicle assignment and routing for system-optimal shared mobility planning with endogenous road congestion. </w:t>
      </w:r>
      <w:r w:rsidRPr="008E595C">
        <w:rPr>
          <w:i/>
          <w:iCs/>
          <w:color w:val="222222"/>
          <w:sz w:val="22"/>
          <w:szCs w:val="22"/>
          <w:shd w:val="clear" w:color="auto" w:fill="FFFFFF"/>
        </w:rPr>
        <w:t>Transportation Research Part C: Emerging Technologies</w:t>
      </w:r>
      <w:r w:rsidRPr="008E595C">
        <w:rPr>
          <w:color w:val="222222"/>
          <w:sz w:val="22"/>
          <w:szCs w:val="22"/>
          <w:shd w:val="clear" w:color="auto" w:fill="FFFFFF"/>
        </w:rPr>
        <w:t>, </w:t>
      </w:r>
      <w:r w:rsidRPr="008E595C">
        <w:rPr>
          <w:i/>
          <w:iCs/>
          <w:color w:val="222222"/>
          <w:sz w:val="22"/>
          <w:szCs w:val="22"/>
          <w:shd w:val="clear" w:color="auto" w:fill="FFFFFF"/>
        </w:rPr>
        <w:t>117</w:t>
      </w:r>
      <w:r w:rsidRPr="008E595C">
        <w:rPr>
          <w:color w:val="222222"/>
          <w:sz w:val="22"/>
          <w:szCs w:val="22"/>
          <w:shd w:val="clear" w:color="auto" w:fill="FFFFFF"/>
        </w:rPr>
        <w:t>, 102675.</w:t>
      </w:r>
    </w:p>
    <w:p w14:paraId="011CBD86" w14:textId="77777777" w:rsidR="00494971" w:rsidRPr="00DD0EBD" w:rsidRDefault="00494971">
      <w:pPr>
        <w:rPr>
          <w:sz w:val="22"/>
          <w:szCs w:val="22"/>
        </w:rPr>
      </w:pPr>
    </w:p>
    <w:sectPr w:rsidR="00494971" w:rsidRPr="00DD0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Times New Roman Bold">
    <w:altName w:val="Times New Roman"/>
    <w:panose1 w:val="02020803070505020304"/>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8DD"/>
    <w:multiLevelType w:val="hybridMultilevel"/>
    <w:tmpl w:val="2BBC4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D3847"/>
    <w:multiLevelType w:val="hybridMultilevel"/>
    <w:tmpl w:val="940E7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6052B"/>
    <w:multiLevelType w:val="hybridMultilevel"/>
    <w:tmpl w:val="070815A0"/>
    <w:lvl w:ilvl="0" w:tplc="85EE6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D06FD"/>
    <w:multiLevelType w:val="hybridMultilevel"/>
    <w:tmpl w:val="D0AAA19E"/>
    <w:lvl w:ilvl="0" w:tplc="5ACA6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F6A53"/>
    <w:multiLevelType w:val="hybridMultilevel"/>
    <w:tmpl w:val="AEDA614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8050CE"/>
    <w:multiLevelType w:val="hybridMultilevel"/>
    <w:tmpl w:val="825C7A4C"/>
    <w:lvl w:ilvl="0" w:tplc="4728226E">
      <w:start w:val="1"/>
      <w:numFmt w:val="bullet"/>
      <w:lvlText w:val="•"/>
      <w:lvlJc w:val="left"/>
      <w:pPr>
        <w:tabs>
          <w:tab w:val="num" w:pos="720"/>
        </w:tabs>
        <w:ind w:left="720" w:hanging="360"/>
      </w:pPr>
      <w:rPr>
        <w:rFonts w:ascii="Arial" w:hAnsi="Arial" w:hint="default"/>
      </w:rPr>
    </w:lvl>
    <w:lvl w:ilvl="1" w:tplc="23746C46" w:tentative="1">
      <w:start w:val="1"/>
      <w:numFmt w:val="bullet"/>
      <w:lvlText w:val="•"/>
      <w:lvlJc w:val="left"/>
      <w:pPr>
        <w:tabs>
          <w:tab w:val="num" w:pos="1440"/>
        </w:tabs>
        <w:ind w:left="1440" w:hanging="360"/>
      </w:pPr>
      <w:rPr>
        <w:rFonts w:ascii="Arial" w:hAnsi="Arial" w:hint="default"/>
      </w:rPr>
    </w:lvl>
    <w:lvl w:ilvl="2" w:tplc="558A1D08" w:tentative="1">
      <w:start w:val="1"/>
      <w:numFmt w:val="bullet"/>
      <w:lvlText w:val="•"/>
      <w:lvlJc w:val="left"/>
      <w:pPr>
        <w:tabs>
          <w:tab w:val="num" w:pos="2160"/>
        </w:tabs>
        <w:ind w:left="2160" w:hanging="360"/>
      </w:pPr>
      <w:rPr>
        <w:rFonts w:ascii="Arial" w:hAnsi="Arial" w:hint="default"/>
      </w:rPr>
    </w:lvl>
    <w:lvl w:ilvl="3" w:tplc="43DCA490" w:tentative="1">
      <w:start w:val="1"/>
      <w:numFmt w:val="bullet"/>
      <w:lvlText w:val="•"/>
      <w:lvlJc w:val="left"/>
      <w:pPr>
        <w:tabs>
          <w:tab w:val="num" w:pos="2880"/>
        </w:tabs>
        <w:ind w:left="2880" w:hanging="360"/>
      </w:pPr>
      <w:rPr>
        <w:rFonts w:ascii="Arial" w:hAnsi="Arial" w:hint="default"/>
      </w:rPr>
    </w:lvl>
    <w:lvl w:ilvl="4" w:tplc="B6AA13A2" w:tentative="1">
      <w:start w:val="1"/>
      <w:numFmt w:val="bullet"/>
      <w:lvlText w:val="•"/>
      <w:lvlJc w:val="left"/>
      <w:pPr>
        <w:tabs>
          <w:tab w:val="num" w:pos="3600"/>
        </w:tabs>
        <w:ind w:left="3600" w:hanging="360"/>
      </w:pPr>
      <w:rPr>
        <w:rFonts w:ascii="Arial" w:hAnsi="Arial" w:hint="default"/>
      </w:rPr>
    </w:lvl>
    <w:lvl w:ilvl="5" w:tplc="867CBA1C" w:tentative="1">
      <w:start w:val="1"/>
      <w:numFmt w:val="bullet"/>
      <w:lvlText w:val="•"/>
      <w:lvlJc w:val="left"/>
      <w:pPr>
        <w:tabs>
          <w:tab w:val="num" w:pos="4320"/>
        </w:tabs>
        <w:ind w:left="4320" w:hanging="360"/>
      </w:pPr>
      <w:rPr>
        <w:rFonts w:ascii="Arial" w:hAnsi="Arial" w:hint="default"/>
      </w:rPr>
    </w:lvl>
    <w:lvl w:ilvl="6" w:tplc="5A56EC00" w:tentative="1">
      <w:start w:val="1"/>
      <w:numFmt w:val="bullet"/>
      <w:lvlText w:val="•"/>
      <w:lvlJc w:val="left"/>
      <w:pPr>
        <w:tabs>
          <w:tab w:val="num" w:pos="5040"/>
        </w:tabs>
        <w:ind w:left="5040" w:hanging="360"/>
      </w:pPr>
      <w:rPr>
        <w:rFonts w:ascii="Arial" w:hAnsi="Arial" w:hint="default"/>
      </w:rPr>
    </w:lvl>
    <w:lvl w:ilvl="7" w:tplc="7B668D30" w:tentative="1">
      <w:start w:val="1"/>
      <w:numFmt w:val="bullet"/>
      <w:lvlText w:val="•"/>
      <w:lvlJc w:val="left"/>
      <w:pPr>
        <w:tabs>
          <w:tab w:val="num" w:pos="5760"/>
        </w:tabs>
        <w:ind w:left="5760" w:hanging="360"/>
      </w:pPr>
      <w:rPr>
        <w:rFonts w:ascii="Arial" w:hAnsi="Arial" w:hint="default"/>
      </w:rPr>
    </w:lvl>
    <w:lvl w:ilvl="8" w:tplc="06DA26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7126342"/>
    <w:multiLevelType w:val="hybridMultilevel"/>
    <w:tmpl w:val="B202AB4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9F1A73"/>
    <w:multiLevelType w:val="hybridMultilevel"/>
    <w:tmpl w:val="6A46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63ED3"/>
    <w:multiLevelType w:val="hybridMultilevel"/>
    <w:tmpl w:val="D70C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C09E8"/>
    <w:multiLevelType w:val="hybridMultilevel"/>
    <w:tmpl w:val="6798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AD1BFE"/>
    <w:multiLevelType w:val="hybridMultilevel"/>
    <w:tmpl w:val="3C2E2B38"/>
    <w:lvl w:ilvl="0" w:tplc="851AB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0E464C"/>
    <w:multiLevelType w:val="hybridMultilevel"/>
    <w:tmpl w:val="44F840F8"/>
    <w:lvl w:ilvl="0" w:tplc="ACC0C2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6E4E45"/>
    <w:multiLevelType w:val="hybridMultilevel"/>
    <w:tmpl w:val="AB1487FE"/>
    <w:lvl w:ilvl="0" w:tplc="83E0C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DC5FAF"/>
    <w:multiLevelType w:val="hybridMultilevel"/>
    <w:tmpl w:val="44F840F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2515415"/>
    <w:multiLevelType w:val="hybridMultilevel"/>
    <w:tmpl w:val="608AEC34"/>
    <w:lvl w:ilvl="0" w:tplc="99585E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7C539F"/>
    <w:multiLevelType w:val="hybridMultilevel"/>
    <w:tmpl w:val="44F840F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794A70E1"/>
    <w:multiLevelType w:val="hybridMultilevel"/>
    <w:tmpl w:val="AEDA6140"/>
    <w:lvl w:ilvl="0" w:tplc="B3DEF4D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645E75"/>
    <w:multiLevelType w:val="hybridMultilevel"/>
    <w:tmpl w:val="484A9246"/>
    <w:lvl w:ilvl="0" w:tplc="BB0C393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C9340C"/>
    <w:multiLevelType w:val="hybridMultilevel"/>
    <w:tmpl w:val="0072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2507863">
    <w:abstractNumId w:val="11"/>
  </w:num>
  <w:num w:numId="2" w16cid:durableId="2121409917">
    <w:abstractNumId w:val="16"/>
  </w:num>
  <w:num w:numId="3" w16cid:durableId="953756114">
    <w:abstractNumId w:val="8"/>
  </w:num>
  <w:num w:numId="4" w16cid:durableId="310601383">
    <w:abstractNumId w:val="13"/>
  </w:num>
  <w:num w:numId="5" w16cid:durableId="1107888757">
    <w:abstractNumId w:val="15"/>
  </w:num>
  <w:num w:numId="6" w16cid:durableId="808402670">
    <w:abstractNumId w:val="4"/>
  </w:num>
  <w:num w:numId="7" w16cid:durableId="1940405299">
    <w:abstractNumId w:val="12"/>
  </w:num>
  <w:num w:numId="8" w16cid:durableId="2137796498">
    <w:abstractNumId w:val="10"/>
  </w:num>
  <w:num w:numId="9" w16cid:durableId="283580872">
    <w:abstractNumId w:val="2"/>
  </w:num>
  <w:num w:numId="10" w16cid:durableId="591620644">
    <w:abstractNumId w:val="3"/>
  </w:num>
  <w:num w:numId="11" w16cid:durableId="60062411">
    <w:abstractNumId w:val="18"/>
  </w:num>
  <w:num w:numId="12" w16cid:durableId="1158574079">
    <w:abstractNumId w:val="9"/>
  </w:num>
  <w:num w:numId="13" w16cid:durableId="1253978307">
    <w:abstractNumId w:val="0"/>
  </w:num>
  <w:num w:numId="14" w16cid:durableId="1911884946">
    <w:abstractNumId w:val="5"/>
  </w:num>
  <w:num w:numId="15" w16cid:durableId="1387291635">
    <w:abstractNumId w:val="7"/>
  </w:num>
  <w:num w:numId="16" w16cid:durableId="1367365766">
    <w:abstractNumId w:val="17"/>
  </w:num>
  <w:num w:numId="17" w16cid:durableId="907954747">
    <w:abstractNumId w:val="1"/>
  </w:num>
  <w:num w:numId="18" w16cid:durableId="479930365">
    <w:abstractNumId w:val="6"/>
  </w:num>
  <w:num w:numId="19" w16cid:durableId="39008132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ng Tang (Student)">
    <w15:presenceInfo w15:providerId="AD" w15:userId="S::ftang12@sundevils.asu.edu::3e59fa68-804b-449f-baa8-00b1d8a22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E6A"/>
    <w:rsid w:val="0000269F"/>
    <w:rsid w:val="00003C43"/>
    <w:rsid w:val="00003EDC"/>
    <w:rsid w:val="0001134F"/>
    <w:rsid w:val="00013A09"/>
    <w:rsid w:val="000143DB"/>
    <w:rsid w:val="000173B4"/>
    <w:rsid w:val="00017522"/>
    <w:rsid w:val="00022655"/>
    <w:rsid w:val="00022D36"/>
    <w:rsid w:val="00026A57"/>
    <w:rsid w:val="000304BC"/>
    <w:rsid w:val="00030E27"/>
    <w:rsid w:val="000328FC"/>
    <w:rsid w:val="000330B1"/>
    <w:rsid w:val="0003327C"/>
    <w:rsid w:val="00034BAD"/>
    <w:rsid w:val="0003548F"/>
    <w:rsid w:val="00037C00"/>
    <w:rsid w:val="00037FDE"/>
    <w:rsid w:val="00040201"/>
    <w:rsid w:val="0004565A"/>
    <w:rsid w:val="00051521"/>
    <w:rsid w:val="00053C52"/>
    <w:rsid w:val="00056D45"/>
    <w:rsid w:val="0006118B"/>
    <w:rsid w:val="00061829"/>
    <w:rsid w:val="00062823"/>
    <w:rsid w:val="0006385F"/>
    <w:rsid w:val="00063949"/>
    <w:rsid w:val="00076D47"/>
    <w:rsid w:val="00077094"/>
    <w:rsid w:val="0008058C"/>
    <w:rsid w:val="00083EA4"/>
    <w:rsid w:val="0008529F"/>
    <w:rsid w:val="00090C79"/>
    <w:rsid w:val="00091161"/>
    <w:rsid w:val="00091170"/>
    <w:rsid w:val="0009123C"/>
    <w:rsid w:val="0009140F"/>
    <w:rsid w:val="00091B34"/>
    <w:rsid w:val="00092AB1"/>
    <w:rsid w:val="00093290"/>
    <w:rsid w:val="00095F39"/>
    <w:rsid w:val="000A268E"/>
    <w:rsid w:val="000A6440"/>
    <w:rsid w:val="000A74A7"/>
    <w:rsid w:val="000B485A"/>
    <w:rsid w:val="000B6B15"/>
    <w:rsid w:val="000D06B2"/>
    <w:rsid w:val="000D2631"/>
    <w:rsid w:val="000D746A"/>
    <w:rsid w:val="000E0415"/>
    <w:rsid w:val="000E0C17"/>
    <w:rsid w:val="000E1124"/>
    <w:rsid w:val="000E2171"/>
    <w:rsid w:val="000E383D"/>
    <w:rsid w:val="000E5A7F"/>
    <w:rsid w:val="000E6811"/>
    <w:rsid w:val="000F2F12"/>
    <w:rsid w:val="000F501B"/>
    <w:rsid w:val="001010E8"/>
    <w:rsid w:val="00101588"/>
    <w:rsid w:val="00102CA9"/>
    <w:rsid w:val="00105355"/>
    <w:rsid w:val="00106D8D"/>
    <w:rsid w:val="0010723B"/>
    <w:rsid w:val="00116AA9"/>
    <w:rsid w:val="00120EFD"/>
    <w:rsid w:val="00123C8C"/>
    <w:rsid w:val="00130638"/>
    <w:rsid w:val="001376B3"/>
    <w:rsid w:val="0014356F"/>
    <w:rsid w:val="001449A6"/>
    <w:rsid w:val="00146C8E"/>
    <w:rsid w:val="0014712A"/>
    <w:rsid w:val="001534A5"/>
    <w:rsid w:val="001622F1"/>
    <w:rsid w:val="00165857"/>
    <w:rsid w:val="0016784D"/>
    <w:rsid w:val="00173ACE"/>
    <w:rsid w:val="0017596D"/>
    <w:rsid w:val="00182CAE"/>
    <w:rsid w:val="00183A9A"/>
    <w:rsid w:val="00183F09"/>
    <w:rsid w:val="00184581"/>
    <w:rsid w:val="00185201"/>
    <w:rsid w:val="00187E04"/>
    <w:rsid w:val="00187F23"/>
    <w:rsid w:val="00190AD5"/>
    <w:rsid w:val="00190C47"/>
    <w:rsid w:val="00191D76"/>
    <w:rsid w:val="00196325"/>
    <w:rsid w:val="00196841"/>
    <w:rsid w:val="00196E4C"/>
    <w:rsid w:val="001A0587"/>
    <w:rsid w:val="001A06D8"/>
    <w:rsid w:val="001A0792"/>
    <w:rsid w:val="001A68DF"/>
    <w:rsid w:val="001B00FF"/>
    <w:rsid w:val="001B2D57"/>
    <w:rsid w:val="001B5320"/>
    <w:rsid w:val="001B6857"/>
    <w:rsid w:val="001C4315"/>
    <w:rsid w:val="001C6B84"/>
    <w:rsid w:val="001D0A8D"/>
    <w:rsid w:val="001D0C41"/>
    <w:rsid w:val="001D148C"/>
    <w:rsid w:val="001D342D"/>
    <w:rsid w:val="001D477E"/>
    <w:rsid w:val="001D4D6B"/>
    <w:rsid w:val="001D5417"/>
    <w:rsid w:val="001F4C26"/>
    <w:rsid w:val="001F5D11"/>
    <w:rsid w:val="002013C6"/>
    <w:rsid w:val="0020225C"/>
    <w:rsid w:val="00202F13"/>
    <w:rsid w:val="00204987"/>
    <w:rsid w:val="00204EDC"/>
    <w:rsid w:val="002101CC"/>
    <w:rsid w:val="002138CF"/>
    <w:rsid w:val="00214966"/>
    <w:rsid w:val="00220744"/>
    <w:rsid w:val="00222333"/>
    <w:rsid w:val="002311E3"/>
    <w:rsid w:val="00232EC6"/>
    <w:rsid w:val="00233290"/>
    <w:rsid w:val="002527CD"/>
    <w:rsid w:val="00255C63"/>
    <w:rsid w:val="0025694F"/>
    <w:rsid w:val="002603F6"/>
    <w:rsid w:val="00264DFB"/>
    <w:rsid w:val="00265065"/>
    <w:rsid w:val="00265ADE"/>
    <w:rsid w:val="002662A4"/>
    <w:rsid w:val="002713C9"/>
    <w:rsid w:val="002759A3"/>
    <w:rsid w:val="00275D97"/>
    <w:rsid w:val="00276CD1"/>
    <w:rsid w:val="0028012B"/>
    <w:rsid w:val="00283236"/>
    <w:rsid w:val="002871A7"/>
    <w:rsid w:val="002872EC"/>
    <w:rsid w:val="002879E7"/>
    <w:rsid w:val="00291929"/>
    <w:rsid w:val="00292554"/>
    <w:rsid w:val="00294DE7"/>
    <w:rsid w:val="002A04D5"/>
    <w:rsid w:val="002A268A"/>
    <w:rsid w:val="002A67F1"/>
    <w:rsid w:val="002B1238"/>
    <w:rsid w:val="002B3C27"/>
    <w:rsid w:val="002B5387"/>
    <w:rsid w:val="002B7264"/>
    <w:rsid w:val="002B7DA1"/>
    <w:rsid w:val="002C066C"/>
    <w:rsid w:val="002D052F"/>
    <w:rsid w:val="002D3F60"/>
    <w:rsid w:val="002E3FC7"/>
    <w:rsid w:val="002E453A"/>
    <w:rsid w:val="002E5530"/>
    <w:rsid w:val="002E72A2"/>
    <w:rsid w:val="002E77A8"/>
    <w:rsid w:val="002E7C92"/>
    <w:rsid w:val="002F043C"/>
    <w:rsid w:val="002F0CBC"/>
    <w:rsid w:val="002F6D11"/>
    <w:rsid w:val="00301E71"/>
    <w:rsid w:val="00303997"/>
    <w:rsid w:val="003103F9"/>
    <w:rsid w:val="00310DCC"/>
    <w:rsid w:val="00315193"/>
    <w:rsid w:val="00315F27"/>
    <w:rsid w:val="00324E6B"/>
    <w:rsid w:val="0032554F"/>
    <w:rsid w:val="00331221"/>
    <w:rsid w:val="00335185"/>
    <w:rsid w:val="00336849"/>
    <w:rsid w:val="003402AF"/>
    <w:rsid w:val="0034092F"/>
    <w:rsid w:val="003420AA"/>
    <w:rsid w:val="00345522"/>
    <w:rsid w:val="003464BB"/>
    <w:rsid w:val="00352D1A"/>
    <w:rsid w:val="003538E8"/>
    <w:rsid w:val="0035543C"/>
    <w:rsid w:val="00356517"/>
    <w:rsid w:val="003570A8"/>
    <w:rsid w:val="00357744"/>
    <w:rsid w:val="0035777F"/>
    <w:rsid w:val="003613CA"/>
    <w:rsid w:val="003625C8"/>
    <w:rsid w:val="00364C60"/>
    <w:rsid w:val="00365CDA"/>
    <w:rsid w:val="003712E9"/>
    <w:rsid w:val="00371843"/>
    <w:rsid w:val="00373C5B"/>
    <w:rsid w:val="0037713E"/>
    <w:rsid w:val="00377A96"/>
    <w:rsid w:val="00381639"/>
    <w:rsid w:val="0038194E"/>
    <w:rsid w:val="003828DC"/>
    <w:rsid w:val="00387491"/>
    <w:rsid w:val="003902C4"/>
    <w:rsid w:val="0039107B"/>
    <w:rsid w:val="00394C78"/>
    <w:rsid w:val="00394EDD"/>
    <w:rsid w:val="00395320"/>
    <w:rsid w:val="003A12FF"/>
    <w:rsid w:val="003A132E"/>
    <w:rsid w:val="003A162D"/>
    <w:rsid w:val="003A54CF"/>
    <w:rsid w:val="003A65AF"/>
    <w:rsid w:val="003A7D86"/>
    <w:rsid w:val="003B1C90"/>
    <w:rsid w:val="003B5584"/>
    <w:rsid w:val="003B55A2"/>
    <w:rsid w:val="003C2692"/>
    <w:rsid w:val="003C7F42"/>
    <w:rsid w:val="003D1D94"/>
    <w:rsid w:val="003D25CB"/>
    <w:rsid w:val="003D53BF"/>
    <w:rsid w:val="003D607A"/>
    <w:rsid w:val="003E303A"/>
    <w:rsid w:val="003E37A7"/>
    <w:rsid w:val="003F1CF9"/>
    <w:rsid w:val="003F416A"/>
    <w:rsid w:val="003F5DA8"/>
    <w:rsid w:val="003F5FAF"/>
    <w:rsid w:val="003F7742"/>
    <w:rsid w:val="004001B3"/>
    <w:rsid w:val="00400C8B"/>
    <w:rsid w:val="00400E1B"/>
    <w:rsid w:val="00402146"/>
    <w:rsid w:val="004021F0"/>
    <w:rsid w:val="00404CA1"/>
    <w:rsid w:val="0040537E"/>
    <w:rsid w:val="00405BED"/>
    <w:rsid w:val="0041065E"/>
    <w:rsid w:val="00413FC4"/>
    <w:rsid w:val="004174C5"/>
    <w:rsid w:val="00420B98"/>
    <w:rsid w:val="00423408"/>
    <w:rsid w:val="00423F46"/>
    <w:rsid w:val="004301A5"/>
    <w:rsid w:val="00437D94"/>
    <w:rsid w:val="004412BF"/>
    <w:rsid w:val="004429C7"/>
    <w:rsid w:val="00447740"/>
    <w:rsid w:val="004509DF"/>
    <w:rsid w:val="00451A31"/>
    <w:rsid w:val="004552DA"/>
    <w:rsid w:val="00456CE5"/>
    <w:rsid w:val="00467DD4"/>
    <w:rsid w:val="0047073C"/>
    <w:rsid w:val="0047166F"/>
    <w:rsid w:val="00472031"/>
    <w:rsid w:val="00472CEE"/>
    <w:rsid w:val="00476187"/>
    <w:rsid w:val="004772FC"/>
    <w:rsid w:val="0048007E"/>
    <w:rsid w:val="0048146E"/>
    <w:rsid w:val="00482F9A"/>
    <w:rsid w:val="00483C4C"/>
    <w:rsid w:val="00486643"/>
    <w:rsid w:val="00490B3D"/>
    <w:rsid w:val="00490D67"/>
    <w:rsid w:val="00494971"/>
    <w:rsid w:val="00495328"/>
    <w:rsid w:val="004969B3"/>
    <w:rsid w:val="004969D6"/>
    <w:rsid w:val="004976E3"/>
    <w:rsid w:val="004979D9"/>
    <w:rsid w:val="004A4454"/>
    <w:rsid w:val="004B1947"/>
    <w:rsid w:val="004C022A"/>
    <w:rsid w:val="004C0B3E"/>
    <w:rsid w:val="004C4FB9"/>
    <w:rsid w:val="004C56AD"/>
    <w:rsid w:val="004C685E"/>
    <w:rsid w:val="004C6A9E"/>
    <w:rsid w:val="004D08DB"/>
    <w:rsid w:val="004D13A6"/>
    <w:rsid w:val="004D1514"/>
    <w:rsid w:val="004D2CCD"/>
    <w:rsid w:val="004D5797"/>
    <w:rsid w:val="004D5986"/>
    <w:rsid w:val="004E0D2B"/>
    <w:rsid w:val="004E33F5"/>
    <w:rsid w:val="004E46F0"/>
    <w:rsid w:val="004E534F"/>
    <w:rsid w:val="004E674F"/>
    <w:rsid w:val="004F36A7"/>
    <w:rsid w:val="00500474"/>
    <w:rsid w:val="0050552C"/>
    <w:rsid w:val="00507311"/>
    <w:rsid w:val="00510A74"/>
    <w:rsid w:val="00512D22"/>
    <w:rsid w:val="00514D00"/>
    <w:rsid w:val="00514F9C"/>
    <w:rsid w:val="0051603E"/>
    <w:rsid w:val="00530805"/>
    <w:rsid w:val="005340E9"/>
    <w:rsid w:val="0053674F"/>
    <w:rsid w:val="00537347"/>
    <w:rsid w:val="00540A5E"/>
    <w:rsid w:val="00541929"/>
    <w:rsid w:val="00542F6D"/>
    <w:rsid w:val="00544421"/>
    <w:rsid w:val="00544FB5"/>
    <w:rsid w:val="0054556C"/>
    <w:rsid w:val="00545CA3"/>
    <w:rsid w:val="005505C7"/>
    <w:rsid w:val="00560B97"/>
    <w:rsid w:val="00560EBD"/>
    <w:rsid w:val="00564E01"/>
    <w:rsid w:val="005654E3"/>
    <w:rsid w:val="00565F73"/>
    <w:rsid w:val="00570926"/>
    <w:rsid w:val="005710E0"/>
    <w:rsid w:val="00572AC9"/>
    <w:rsid w:val="00572AE3"/>
    <w:rsid w:val="0057432A"/>
    <w:rsid w:val="0057452F"/>
    <w:rsid w:val="00577639"/>
    <w:rsid w:val="00582925"/>
    <w:rsid w:val="00584E01"/>
    <w:rsid w:val="00591570"/>
    <w:rsid w:val="0059412E"/>
    <w:rsid w:val="00594869"/>
    <w:rsid w:val="005961AC"/>
    <w:rsid w:val="005A01E0"/>
    <w:rsid w:val="005A0516"/>
    <w:rsid w:val="005A3832"/>
    <w:rsid w:val="005A5DB3"/>
    <w:rsid w:val="005B0425"/>
    <w:rsid w:val="005B1979"/>
    <w:rsid w:val="005B302E"/>
    <w:rsid w:val="005B3304"/>
    <w:rsid w:val="005B6438"/>
    <w:rsid w:val="005B685C"/>
    <w:rsid w:val="005C4271"/>
    <w:rsid w:val="005C4DB4"/>
    <w:rsid w:val="005D0025"/>
    <w:rsid w:val="005D1C90"/>
    <w:rsid w:val="005D279B"/>
    <w:rsid w:val="005D6CAF"/>
    <w:rsid w:val="005E1C05"/>
    <w:rsid w:val="005E2486"/>
    <w:rsid w:val="005E39D2"/>
    <w:rsid w:val="005E4C6E"/>
    <w:rsid w:val="005E788C"/>
    <w:rsid w:val="005F0866"/>
    <w:rsid w:val="005F0C0C"/>
    <w:rsid w:val="005F2112"/>
    <w:rsid w:val="005F3081"/>
    <w:rsid w:val="005F6F2A"/>
    <w:rsid w:val="005F7178"/>
    <w:rsid w:val="0060053F"/>
    <w:rsid w:val="0060310D"/>
    <w:rsid w:val="0061375E"/>
    <w:rsid w:val="0061675D"/>
    <w:rsid w:val="00617532"/>
    <w:rsid w:val="00621685"/>
    <w:rsid w:val="0062195E"/>
    <w:rsid w:val="006254EF"/>
    <w:rsid w:val="00632376"/>
    <w:rsid w:val="006328CE"/>
    <w:rsid w:val="006351B5"/>
    <w:rsid w:val="006373CD"/>
    <w:rsid w:val="00643A7E"/>
    <w:rsid w:val="00644A2A"/>
    <w:rsid w:val="0064539E"/>
    <w:rsid w:val="006504C7"/>
    <w:rsid w:val="0065056D"/>
    <w:rsid w:val="0065370A"/>
    <w:rsid w:val="0066312E"/>
    <w:rsid w:val="00665742"/>
    <w:rsid w:val="00666240"/>
    <w:rsid w:val="0066692D"/>
    <w:rsid w:val="00667E2C"/>
    <w:rsid w:val="006710F7"/>
    <w:rsid w:val="0067221F"/>
    <w:rsid w:val="00673AFE"/>
    <w:rsid w:val="00675586"/>
    <w:rsid w:val="00680EC1"/>
    <w:rsid w:val="00681C64"/>
    <w:rsid w:val="00682E78"/>
    <w:rsid w:val="00684CCB"/>
    <w:rsid w:val="0068678C"/>
    <w:rsid w:val="006905CE"/>
    <w:rsid w:val="00692846"/>
    <w:rsid w:val="0069447A"/>
    <w:rsid w:val="00694C9D"/>
    <w:rsid w:val="00696950"/>
    <w:rsid w:val="006A0166"/>
    <w:rsid w:val="006A333D"/>
    <w:rsid w:val="006A3761"/>
    <w:rsid w:val="006A4273"/>
    <w:rsid w:val="006A4DE2"/>
    <w:rsid w:val="006A68D4"/>
    <w:rsid w:val="006B0C97"/>
    <w:rsid w:val="006B0FC4"/>
    <w:rsid w:val="006B4F80"/>
    <w:rsid w:val="006B60BD"/>
    <w:rsid w:val="006C33D9"/>
    <w:rsid w:val="006C46B5"/>
    <w:rsid w:val="006C4AB4"/>
    <w:rsid w:val="006C5E57"/>
    <w:rsid w:val="006D34B3"/>
    <w:rsid w:val="006D631B"/>
    <w:rsid w:val="006E0BE9"/>
    <w:rsid w:val="006E2139"/>
    <w:rsid w:val="006E7B71"/>
    <w:rsid w:val="006F212D"/>
    <w:rsid w:val="006F3657"/>
    <w:rsid w:val="006F6859"/>
    <w:rsid w:val="00702CF3"/>
    <w:rsid w:val="00703784"/>
    <w:rsid w:val="0070572A"/>
    <w:rsid w:val="00710367"/>
    <w:rsid w:val="00711E88"/>
    <w:rsid w:val="007140AA"/>
    <w:rsid w:val="00716A0C"/>
    <w:rsid w:val="00720AF6"/>
    <w:rsid w:val="00723F22"/>
    <w:rsid w:val="00730F7C"/>
    <w:rsid w:val="0073224C"/>
    <w:rsid w:val="00735424"/>
    <w:rsid w:val="007378E3"/>
    <w:rsid w:val="0074138D"/>
    <w:rsid w:val="00744EED"/>
    <w:rsid w:val="00746F76"/>
    <w:rsid w:val="00750268"/>
    <w:rsid w:val="00753994"/>
    <w:rsid w:val="00754729"/>
    <w:rsid w:val="00755A84"/>
    <w:rsid w:val="0075732D"/>
    <w:rsid w:val="00762FB2"/>
    <w:rsid w:val="007665DB"/>
    <w:rsid w:val="00766E80"/>
    <w:rsid w:val="00770B69"/>
    <w:rsid w:val="00770BB6"/>
    <w:rsid w:val="007777CA"/>
    <w:rsid w:val="00777988"/>
    <w:rsid w:val="007813D6"/>
    <w:rsid w:val="007820A9"/>
    <w:rsid w:val="0078500C"/>
    <w:rsid w:val="00785913"/>
    <w:rsid w:val="00786541"/>
    <w:rsid w:val="0078754C"/>
    <w:rsid w:val="007940FC"/>
    <w:rsid w:val="007955C6"/>
    <w:rsid w:val="007A1A0D"/>
    <w:rsid w:val="007A489A"/>
    <w:rsid w:val="007B318D"/>
    <w:rsid w:val="007B3AA9"/>
    <w:rsid w:val="007B5450"/>
    <w:rsid w:val="007B5C3C"/>
    <w:rsid w:val="007B6169"/>
    <w:rsid w:val="007C20AE"/>
    <w:rsid w:val="007C4E9F"/>
    <w:rsid w:val="007C4FB9"/>
    <w:rsid w:val="007C5605"/>
    <w:rsid w:val="007C5C6E"/>
    <w:rsid w:val="007C6DFC"/>
    <w:rsid w:val="007D2D73"/>
    <w:rsid w:val="007E62FF"/>
    <w:rsid w:val="007E6A4E"/>
    <w:rsid w:val="007E7319"/>
    <w:rsid w:val="007F07DF"/>
    <w:rsid w:val="007F3060"/>
    <w:rsid w:val="007F6604"/>
    <w:rsid w:val="007F76FE"/>
    <w:rsid w:val="00800D0F"/>
    <w:rsid w:val="00803C38"/>
    <w:rsid w:val="00806D45"/>
    <w:rsid w:val="00807D95"/>
    <w:rsid w:val="00811F50"/>
    <w:rsid w:val="00814713"/>
    <w:rsid w:val="00815292"/>
    <w:rsid w:val="00821943"/>
    <w:rsid w:val="008268D7"/>
    <w:rsid w:val="00827810"/>
    <w:rsid w:val="00834FAB"/>
    <w:rsid w:val="00844BD1"/>
    <w:rsid w:val="00845F81"/>
    <w:rsid w:val="008520B4"/>
    <w:rsid w:val="008538D5"/>
    <w:rsid w:val="00857DD1"/>
    <w:rsid w:val="008606DE"/>
    <w:rsid w:val="00861513"/>
    <w:rsid w:val="00861723"/>
    <w:rsid w:val="00862460"/>
    <w:rsid w:val="00862E91"/>
    <w:rsid w:val="00866D57"/>
    <w:rsid w:val="008711BA"/>
    <w:rsid w:val="00872C0B"/>
    <w:rsid w:val="008827F2"/>
    <w:rsid w:val="00882C70"/>
    <w:rsid w:val="00885125"/>
    <w:rsid w:val="0088530F"/>
    <w:rsid w:val="00885601"/>
    <w:rsid w:val="00887475"/>
    <w:rsid w:val="00887A46"/>
    <w:rsid w:val="0089080C"/>
    <w:rsid w:val="00890AC3"/>
    <w:rsid w:val="00891F33"/>
    <w:rsid w:val="00893107"/>
    <w:rsid w:val="008934B4"/>
    <w:rsid w:val="00894074"/>
    <w:rsid w:val="00894177"/>
    <w:rsid w:val="0089586E"/>
    <w:rsid w:val="008967F3"/>
    <w:rsid w:val="008A070E"/>
    <w:rsid w:val="008A2C22"/>
    <w:rsid w:val="008B142F"/>
    <w:rsid w:val="008B379F"/>
    <w:rsid w:val="008C3F51"/>
    <w:rsid w:val="008D61C9"/>
    <w:rsid w:val="008D63C2"/>
    <w:rsid w:val="008E2159"/>
    <w:rsid w:val="008E32A3"/>
    <w:rsid w:val="008E595C"/>
    <w:rsid w:val="008F07B7"/>
    <w:rsid w:val="008F363B"/>
    <w:rsid w:val="008F4C58"/>
    <w:rsid w:val="008F53A1"/>
    <w:rsid w:val="008F6823"/>
    <w:rsid w:val="008F765F"/>
    <w:rsid w:val="008F7773"/>
    <w:rsid w:val="00902CA0"/>
    <w:rsid w:val="00904BA5"/>
    <w:rsid w:val="00905FFD"/>
    <w:rsid w:val="00906F8D"/>
    <w:rsid w:val="009078B7"/>
    <w:rsid w:val="009123F8"/>
    <w:rsid w:val="00915632"/>
    <w:rsid w:val="00920942"/>
    <w:rsid w:val="00925B43"/>
    <w:rsid w:val="00927AA8"/>
    <w:rsid w:val="009349A3"/>
    <w:rsid w:val="009368A7"/>
    <w:rsid w:val="00937630"/>
    <w:rsid w:val="009458B3"/>
    <w:rsid w:val="00946570"/>
    <w:rsid w:val="0095243E"/>
    <w:rsid w:val="0096313D"/>
    <w:rsid w:val="009672B4"/>
    <w:rsid w:val="00970F3D"/>
    <w:rsid w:val="009825FB"/>
    <w:rsid w:val="0098638C"/>
    <w:rsid w:val="009925A3"/>
    <w:rsid w:val="009A15B2"/>
    <w:rsid w:val="009A1EB9"/>
    <w:rsid w:val="009A31AE"/>
    <w:rsid w:val="009A3A54"/>
    <w:rsid w:val="009B0711"/>
    <w:rsid w:val="009B1ABB"/>
    <w:rsid w:val="009B26B2"/>
    <w:rsid w:val="009B306E"/>
    <w:rsid w:val="009B5128"/>
    <w:rsid w:val="009B5761"/>
    <w:rsid w:val="009B6C6F"/>
    <w:rsid w:val="009C22FE"/>
    <w:rsid w:val="009C4B85"/>
    <w:rsid w:val="009D25E5"/>
    <w:rsid w:val="009D2637"/>
    <w:rsid w:val="009D2A9A"/>
    <w:rsid w:val="009D6F6B"/>
    <w:rsid w:val="009E2EAE"/>
    <w:rsid w:val="009E3634"/>
    <w:rsid w:val="009E5BDD"/>
    <w:rsid w:val="009E6D8C"/>
    <w:rsid w:val="009E7A7F"/>
    <w:rsid w:val="009F057B"/>
    <w:rsid w:val="009F08B3"/>
    <w:rsid w:val="009F18B7"/>
    <w:rsid w:val="009F1C15"/>
    <w:rsid w:val="009F67D0"/>
    <w:rsid w:val="009F7582"/>
    <w:rsid w:val="00A01BD3"/>
    <w:rsid w:val="00A065F7"/>
    <w:rsid w:val="00A1130A"/>
    <w:rsid w:val="00A12ED2"/>
    <w:rsid w:val="00A14936"/>
    <w:rsid w:val="00A15CA9"/>
    <w:rsid w:val="00A21BC9"/>
    <w:rsid w:val="00A220C5"/>
    <w:rsid w:val="00A341C4"/>
    <w:rsid w:val="00A46551"/>
    <w:rsid w:val="00A47E9F"/>
    <w:rsid w:val="00A50F98"/>
    <w:rsid w:val="00A5127A"/>
    <w:rsid w:val="00A51FCB"/>
    <w:rsid w:val="00A54F83"/>
    <w:rsid w:val="00A556B8"/>
    <w:rsid w:val="00A55D55"/>
    <w:rsid w:val="00A574A2"/>
    <w:rsid w:val="00A6091B"/>
    <w:rsid w:val="00A62C5C"/>
    <w:rsid w:val="00A62F24"/>
    <w:rsid w:val="00A631AE"/>
    <w:rsid w:val="00A6619B"/>
    <w:rsid w:val="00A67E9B"/>
    <w:rsid w:val="00A7020A"/>
    <w:rsid w:val="00A71F89"/>
    <w:rsid w:val="00A7380E"/>
    <w:rsid w:val="00A74E17"/>
    <w:rsid w:val="00A76443"/>
    <w:rsid w:val="00A80659"/>
    <w:rsid w:val="00A86BD4"/>
    <w:rsid w:val="00A91544"/>
    <w:rsid w:val="00A94C48"/>
    <w:rsid w:val="00A94ED8"/>
    <w:rsid w:val="00AA050F"/>
    <w:rsid w:val="00AA2E39"/>
    <w:rsid w:val="00AA460A"/>
    <w:rsid w:val="00AA7959"/>
    <w:rsid w:val="00AB0879"/>
    <w:rsid w:val="00AB3D94"/>
    <w:rsid w:val="00AB7B97"/>
    <w:rsid w:val="00AC1720"/>
    <w:rsid w:val="00AC72BF"/>
    <w:rsid w:val="00AC777F"/>
    <w:rsid w:val="00AD0013"/>
    <w:rsid w:val="00AD0A0C"/>
    <w:rsid w:val="00AD21DB"/>
    <w:rsid w:val="00AD67EC"/>
    <w:rsid w:val="00AE0F11"/>
    <w:rsid w:val="00AE3002"/>
    <w:rsid w:val="00AE322B"/>
    <w:rsid w:val="00AE5213"/>
    <w:rsid w:val="00AE749F"/>
    <w:rsid w:val="00AE7C99"/>
    <w:rsid w:val="00AF037A"/>
    <w:rsid w:val="00AF055D"/>
    <w:rsid w:val="00B00104"/>
    <w:rsid w:val="00B0158C"/>
    <w:rsid w:val="00B018D1"/>
    <w:rsid w:val="00B01CB5"/>
    <w:rsid w:val="00B06B5A"/>
    <w:rsid w:val="00B06B5D"/>
    <w:rsid w:val="00B20E1B"/>
    <w:rsid w:val="00B21BA8"/>
    <w:rsid w:val="00B24EFC"/>
    <w:rsid w:val="00B27653"/>
    <w:rsid w:val="00B27DE8"/>
    <w:rsid w:val="00B30EBA"/>
    <w:rsid w:val="00B35ACD"/>
    <w:rsid w:val="00B40EB5"/>
    <w:rsid w:val="00B459CD"/>
    <w:rsid w:val="00B512C3"/>
    <w:rsid w:val="00B51EA2"/>
    <w:rsid w:val="00B60715"/>
    <w:rsid w:val="00B62982"/>
    <w:rsid w:val="00B63983"/>
    <w:rsid w:val="00B63B1E"/>
    <w:rsid w:val="00B67698"/>
    <w:rsid w:val="00B7115B"/>
    <w:rsid w:val="00B716D8"/>
    <w:rsid w:val="00B73DF1"/>
    <w:rsid w:val="00B7580C"/>
    <w:rsid w:val="00B81D0A"/>
    <w:rsid w:val="00B82A04"/>
    <w:rsid w:val="00B83272"/>
    <w:rsid w:val="00B83E21"/>
    <w:rsid w:val="00B929F3"/>
    <w:rsid w:val="00B93E6D"/>
    <w:rsid w:val="00BA105C"/>
    <w:rsid w:val="00BA22B1"/>
    <w:rsid w:val="00BA31D2"/>
    <w:rsid w:val="00BA69A4"/>
    <w:rsid w:val="00BB4682"/>
    <w:rsid w:val="00BB5239"/>
    <w:rsid w:val="00BB7F77"/>
    <w:rsid w:val="00BC5E6A"/>
    <w:rsid w:val="00BC5F35"/>
    <w:rsid w:val="00BD1325"/>
    <w:rsid w:val="00BD3EA3"/>
    <w:rsid w:val="00BD4E95"/>
    <w:rsid w:val="00BD5F45"/>
    <w:rsid w:val="00BE20DF"/>
    <w:rsid w:val="00BE3641"/>
    <w:rsid w:val="00BE3F0C"/>
    <w:rsid w:val="00BE618D"/>
    <w:rsid w:val="00BF2284"/>
    <w:rsid w:val="00BF6DB7"/>
    <w:rsid w:val="00C05F4B"/>
    <w:rsid w:val="00C12D61"/>
    <w:rsid w:val="00C13654"/>
    <w:rsid w:val="00C13AF4"/>
    <w:rsid w:val="00C17669"/>
    <w:rsid w:val="00C2096B"/>
    <w:rsid w:val="00C23BF0"/>
    <w:rsid w:val="00C24466"/>
    <w:rsid w:val="00C25177"/>
    <w:rsid w:val="00C30DB2"/>
    <w:rsid w:val="00C352E4"/>
    <w:rsid w:val="00C401DB"/>
    <w:rsid w:val="00C40569"/>
    <w:rsid w:val="00C40823"/>
    <w:rsid w:val="00C43FF8"/>
    <w:rsid w:val="00C45D02"/>
    <w:rsid w:val="00C53382"/>
    <w:rsid w:val="00C5648E"/>
    <w:rsid w:val="00C6238E"/>
    <w:rsid w:val="00C640A0"/>
    <w:rsid w:val="00C708A7"/>
    <w:rsid w:val="00C74793"/>
    <w:rsid w:val="00C74BAD"/>
    <w:rsid w:val="00C75EC9"/>
    <w:rsid w:val="00C77228"/>
    <w:rsid w:val="00C8318F"/>
    <w:rsid w:val="00C83726"/>
    <w:rsid w:val="00C84C9B"/>
    <w:rsid w:val="00C8550C"/>
    <w:rsid w:val="00C86375"/>
    <w:rsid w:val="00C94482"/>
    <w:rsid w:val="00C9684E"/>
    <w:rsid w:val="00CA1CFC"/>
    <w:rsid w:val="00CA38C9"/>
    <w:rsid w:val="00CA3CB5"/>
    <w:rsid w:val="00CA4168"/>
    <w:rsid w:val="00CA42CB"/>
    <w:rsid w:val="00CA4684"/>
    <w:rsid w:val="00CB12E6"/>
    <w:rsid w:val="00CB193B"/>
    <w:rsid w:val="00CB4DE5"/>
    <w:rsid w:val="00CC17C3"/>
    <w:rsid w:val="00CC1EEE"/>
    <w:rsid w:val="00CC3E79"/>
    <w:rsid w:val="00CC6CA7"/>
    <w:rsid w:val="00CC7073"/>
    <w:rsid w:val="00CD1EF3"/>
    <w:rsid w:val="00CD49E9"/>
    <w:rsid w:val="00CD60A1"/>
    <w:rsid w:val="00CD6B90"/>
    <w:rsid w:val="00CE6568"/>
    <w:rsid w:val="00CE7EF9"/>
    <w:rsid w:val="00CF3A53"/>
    <w:rsid w:val="00CF3ED8"/>
    <w:rsid w:val="00CF4092"/>
    <w:rsid w:val="00CF5C84"/>
    <w:rsid w:val="00D00266"/>
    <w:rsid w:val="00D0073B"/>
    <w:rsid w:val="00D00CC9"/>
    <w:rsid w:val="00D04C8E"/>
    <w:rsid w:val="00D057C6"/>
    <w:rsid w:val="00D05BEF"/>
    <w:rsid w:val="00D06FC9"/>
    <w:rsid w:val="00D10018"/>
    <w:rsid w:val="00D10B51"/>
    <w:rsid w:val="00D26B0E"/>
    <w:rsid w:val="00D26C26"/>
    <w:rsid w:val="00D32CD9"/>
    <w:rsid w:val="00D330AB"/>
    <w:rsid w:val="00D34605"/>
    <w:rsid w:val="00D35B1E"/>
    <w:rsid w:val="00D35E70"/>
    <w:rsid w:val="00D44359"/>
    <w:rsid w:val="00D44D9D"/>
    <w:rsid w:val="00D46472"/>
    <w:rsid w:val="00D50E2A"/>
    <w:rsid w:val="00D52A57"/>
    <w:rsid w:val="00D54D47"/>
    <w:rsid w:val="00D56A41"/>
    <w:rsid w:val="00D5796D"/>
    <w:rsid w:val="00D60356"/>
    <w:rsid w:val="00D60546"/>
    <w:rsid w:val="00D6085A"/>
    <w:rsid w:val="00D609E6"/>
    <w:rsid w:val="00D60FB2"/>
    <w:rsid w:val="00D647B2"/>
    <w:rsid w:val="00D649CC"/>
    <w:rsid w:val="00D65718"/>
    <w:rsid w:val="00D700F8"/>
    <w:rsid w:val="00D71B8A"/>
    <w:rsid w:val="00D7321C"/>
    <w:rsid w:val="00D82609"/>
    <w:rsid w:val="00D827E2"/>
    <w:rsid w:val="00D85A73"/>
    <w:rsid w:val="00D85EB4"/>
    <w:rsid w:val="00D938AF"/>
    <w:rsid w:val="00D96550"/>
    <w:rsid w:val="00DA571F"/>
    <w:rsid w:val="00DA577F"/>
    <w:rsid w:val="00DA796D"/>
    <w:rsid w:val="00DB344A"/>
    <w:rsid w:val="00DB72AD"/>
    <w:rsid w:val="00DB7BE3"/>
    <w:rsid w:val="00DC0A2B"/>
    <w:rsid w:val="00DC160F"/>
    <w:rsid w:val="00DC2769"/>
    <w:rsid w:val="00DC34CF"/>
    <w:rsid w:val="00DC3A7A"/>
    <w:rsid w:val="00DC63CB"/>
    <w:rsid w:val="00DC66A1"/>
    <w:rsid w:val="00DC73C4"/>
    <w:rsid w:val="00DD0EBD"/>
    <w:rsid w:val="00DD2E32"/>
    <w:rsid w:val="00DE65BF"/>
    <w:rsid w:val="00DF22E2"/>
    <w:rsid w:val="00DF5B02"/>
    <w:rsid w:val="00DF66CB"/>
    <w:rsid w:val="00DF6B0A"/>
    <w:rsid w:val="00E0155F"/>
    <w:rsid w:val="00E01A9B"/>
    <w:rsid w:val="00E0592E"/>
    <w:rsid w:val="00E0616D"/>
    <w:rsid w:val="00E1279F"/>
    <w:rsid w:val="00E13843"/>
    <w:rsid w:val="00E13A86"/>
    <w:rsid w:val="00E14795"/>
    <w:rsid w:val="00E175F2"/>
    <w:rsid w:val="00E17F8E"/>
    <w:rsid w:val="00E2108A"/>
    <w:rsid w:val="00E21857"/>
    <w:rsid w:val="00E3436F"/>
    <w:rsid w:val="00E401FE"/>
    <w:rsid w:val="00E459BB"/>
    <w:rsid w:val="00E4759E"/>
    <w:rsid w:val="00E51A64"/>
    <w:rsid w:val="00E51F21"/>
    <w:rsid w:val="00E54727"/>
    <w:rsid w:val="00E62367"/>
    <w:rsid w:val="00E65947"/>
    <w:rsid w:val="00E66A50"/>
    <w:rsid w:val="00E712C4"/>
    <w:rsid w:val="00E715D7"/>
    <w:rsid w:val="00E741E9"/>
    <w:rsid w:val="00E742A3"/>
    <w:rsid w:val="00E75935"/>
    <w:rsid w:val="00E75C8A"/>
    <w:rsid w:val="00E76168"/>
    <w:rsid w:val="00E82417"/>
    <w:rsid w:val="00E8561C"/>
    <w:rsid w:val="00E87A48"/>
    <w:rsid w:val="00E91FB4"/>
    <w:rsid w:val="00E94175"/>
    <w:rsid w:val="00E94786"/>
    <w:rsid w:val="00E97132"/>
    <w:rsid w:val="00EA353A"/>
    <w:rsid w:val="00EA420D"/>
    <w:rsid w:val="00EA4B89"/>
    <w:rsid w:val="00EB31B2"/>
    <w:rsid w:val="00EB6B02"/>
    <w:rsid w:val="00EC12B9"/>
    <w:rsid w:val="00EC1712"/>
    <w:rsid w:val="00EC2857"/>
    <w:rsid w:val="00EC5188"/>
    <w:rsid w:val="00EC5D05"/>
    <w:rsid w:val="00EC5E0A"/>
    <w:rsid w:val="00EC5E94"/>
    <w:rsid w:val="00EC5F53"/>
    <w:rsid w:val="00ED38ED"/>
    <w:rsid w:val="00ED7417"/>
    <w:rsid w:val="00EE1FE7"/>
    <w:rsid w:val="00EE2364"/>
    <w:rsid w:val="00EE3479"/>
    <w:rsid w:val="00EF24AF"/>
    <w:rsid w:val="00EF46CE"/>
    <w:rsid w:val="00EF5C2F"/>
    <w:rsid w:val="00EF6ECA"/>
    <w:rsid w:val="00F03660"/>
    <w:rsid w:val="00F05944"/>
    <w:rsid w:val="00F10060"/>
    <w:rsid w:val="00F10DAD"/>
    <w:rsid w:val="00F11D14"/>
    <w:rsid w:val="00F12F6F"/>
    <w:rsid w:val="00F13D98"/>
    <w:rsid w:val="00F15AE6"/>
    <w:rsid w:val="00F23CCD"/>
    <w:rsid w:val="00F25DF3"/>
    <w:rsid w:val="00F3083A"/>
    <w:rsid w:val="00F32068"/>
    <w:rsid w:val="00F34AB5"/>
    <w:rsid w:val="00F40A50"/>
    <w:rsid w:val="00F465DB"/>
    <w:rsid w:val="00F4703E"/>
    <w:rsid w:val="00F477A7"/>
    <w:rsid w:val="00F5774C"/>
    <w:rsid w:val="00F57B94"/>
    <w:rsid w:val="00F64114"/>
    <w:rsid w:val="00F66A37"/>
    <w:rsid w:val="00F67210"/>
    <w:rsid w:val="00F67BEC"/>
    <w:rsid w:val="00F7152E"/>
    <w:rsid w:val="00F71D54"/>
    <w:rsid w:val="00F72102"/>
    <w:rsid w:val="00F72BE8"/>
    <w:rsid w:val="00F73C10"/>
    <w:rsid w:val="00F80D6A"/>
    <w:rsid w:val="00F81233"/>
    <w:rsid w:val="00F81BAC"/>
    <w:rsid w:val="00F84B31"/>
    <w:rsid w:val="00F84DFA"/>
    <w:rsid w:val="00F90306"/>
    <w:rsid w:val="00F9083C"/>
    <w:rsid w:val="00F912A4"/>
    <w:rsid w:val="00F926A9"/>
    <w:rsid w:val="00F94268"/>
    <w:rsid w:val="00F944AE"/>
    <w:rsid w:val="00F94863"/>
    <w:rsid w:val="00FA1604"/>
    <w:rsid w:val="00FA2430"/>
    <w:rsid w:val="00FA49A0"/>
    <w:rsid w:val="00FA4B7C"/>
    <w:rsid w:val="00FA523B"/>
    <w:rsid w:val="00FB3C1D"/>
    <w:rsid w:val="00FB4EC7"/>
    <w:rsid w:val="00FB5E15"/>
    <w:rsid w:val="00FB6C49"/>
    <w:rsid w:val="00FC077C"/>
    <w:rsid w:val="00FC12E6"/>
    <w:rsid w:val="00FC2579"/>
    <w:rsid w:val="00FC5B70"/>
    <w:rsid w:val="00FC6F36"/>
    <w:rsid w:val="00FE3C25"/>
    <w:rsid w:val="00FE5B1A"/>
    <w:rsid w:val="00FF1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FBE7"/>
  <w15:chartTrackingRefBased/>
  <w15:docId w15:val="{D70E20FF-5A95-4CBE-93F4-39BEB2288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971"/>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E54727"/>
    <w:pPr>
      <w:keepNext/>
      <w:keepLines/>
      <w:widowControl w:val="0"/>
      <w:spacing w:before="240"/>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3C4"/>
    <w:pPr>
      <w:keepNext/>
      <w:keepLines/>
      <w:widowControl w:val="0"/>
      <w:spacing w:before="40"/>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38C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6D57"/>
    <w:pPr>
      <w:ind w:left="720"/>
      <w:contextualSpacing/>
    </w:pPr>
  </w:style>
  <w:style w:type="character" w:customStyle="1" w:styleId="Heading1Char">
    <w:name w:val="Heading 1 Char"/>
    <w:basedOn w:val="DefaultParagraphFont"/>
    <w:link w:val="Heading1"/>
    <w:uiPriority w:val="9"/>
    <w:rsid w:val="00E54727"/>
    <w:rPr>
      <w:rFonts w:asciiTheme="majorHAnsi" w:eastAsiaTheme="majorEastAsia" w:hAnsiTheme="majorHAnsi" w:cstheme="majorBidi"/>
      <w:color w:val="2F5496" w:themeColor="accent1" w:themeShade="BF"/>
      <w:sz w:val="32"/>
      <w:szCs w:val="32"/>
      <w:lang w:eastAsia="zh-CN"/>
    </w:rPr>
  </w:style>
  <w:style w:type="table" w:styleId="TableGrid">
    <w:name w:val="Table Grid"/>
    <w:basedOn w:val="TableNormal"/>
    <w:uiPriority w:val="39"/>
    <w:rsid w:val="00A14936"/>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5F35"/>
    <w:rPr>
      <w:color w:val="0563C1" w:themeColor="hyperlink"/>
      <w:u w:val="single"/>
    </w:rPr>
  </w:style>
  <w:style w:type="character" w:styleId="UnresolvedMention">
    <w:name w:val="Unresolved Mention"/>
    <w:basedOn w:val="DefaultParagraphFont"/>
    <w:uiPriority w:val="99"/>
    <w:semiHidden/>
    <w:unhideWhenUsed/>
    <w:rsid w:val="00BC5F35"/>
    <w:rPr>
      <w:color w:val="605E5C"/>
      <w:shd w:val="clear" w:color="auto" w:fill="E1DFDD"/>
    </w:rPr>
  </w:style>
  <w:style w:type="paragraph" w:styleId="NormalWeb">
    <w:name w:val="Normal (Web)"/>
    <w:basedOn w:val="Normal"/>
    <w:uiPriority w:val="99"/>
    <w:unhideWhenUsed/>
    <w:rsid w:val="009A1EB9"/>
    <w:pPr>
      <w:spacing w:before="100" w:beforeAutospacing="1" w:after="100" w:afterAutospacing="1"/>
    </w:pPr>
  </w:style>
  <w:style w:type="character" w:customStyle="1" w:styleId="Heading2Char">
    <w:name w:val="Heading 2 Char"/>
    <w:basedOn w:val="DefaultParagraphFont"/>
    <w:link w:val="Heading2"/>
    <w:uiPriority w:val="9"/>
    <w:rsid w:val="00DC73C4"/>
    <w:rPr>
      <w:rFonts w:asciiTheme="majorHAnsi" w:eastAsiaTheme="majorEastAsia" w:hAnsiTheme="majorHAnsi" w:cstheme="majorBidi"/>
      <w:color w:val="2F5496" w:themeColor="accent1" w:themeShade="BF"/>
      <w:sz w:val="26"/>
      <w:szCs w:val="26"/>
      <w:lang w:eastAsia="zh-CN"/>
    </w:rPr>
  </w:style>
  <w:style w:type="paragraph" w:styleId="Caption">
    <w:name w:val="caption"/>
    <w:basedOn w:val="Normal"/>
    <w:next w:val="Normal"/>
    <w:uiPriority w:val="35"/>
    <w:unhideWhenUsed/>
    <w:qFormat/>
    <w:rsid w:val="00DC73C4"/>
    <w:rPr>
      <w:rFonts w:asciiTheme="majorHAnsi" w:eastAsia="SimHei" w:hAnsiTheme="majorHAnsi" w:cstheme="majorBidi"/>
      <w:sz w:val="20"/>
      <w:szCs w:val="20"/>
    </w:rPr>
  </w:style>
  <w:style w:type="table" w:customStyle="1" w:styleId="1">
    <w:name w:val="网格型1"/>
    <w:basedOn w:val="TableNormal"/>
    <w:next w:val="TableGrid"/>
    <w:uiPriority w:val="39"/>
    <w:rsid w:val="00DC73C4"/>
    <w:pPr>
      <w:spacing w:after="0" w:line="240" w:lineRule="auto"/>
    </w:pPr>
    <w:rPr>
      <w:rFonts w:eastAsiaTheme="minorEastAsia"/>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48007E"/>
    <w:pPr>
      <w:widowControl w:val="0"/>
      <w:tabs>
        <w:tab w:val="center" w:pos="4320"/>
        <w:tab w:val="right" w:pos="8640"/>
      </w:tabs>
      <w:jc w:val="both"/>
    </w:pPr>
    <w:rPr>
      <w:rFonts w:eastAsiaTheme="minorEastAsia"/>
    </w:rPr>
  </w:style>
  <w:style w:type="character" w:customStyle="1" w:styleId="FooterChar">
    <w:name w:val="Footer Char"/>
    <w:basedOn w:val="DefaultParagraphFont"/>
    <w:link w:val="Footer"/>
    <w:uiPriority w:val="99"/>
    <w:qFormat/>
    <w:rsid w:val="0048007E"/>
    <w:rPr>
      <w:rFonts w:ascii="Times New Roman" w:eastAsiaTheme="minorEastAsia" w:hAnsi="Times New Roman"/>
      <w:lang w:eastAsia="zh-CN"/>
    </w:rPr>
  </w:style>
  <w:style w:type="character" w:customStyle="1" w:styleId="Heading3Char">
    <w:name w:val="Heading 3 Char"/>
    <w:basedOn w:val="DefaultParagraphFont"/>
    <w:link w:val="Heading3"/>
    <w:uiPriority w:val="9"/>
    <w:semiHidden/>
    <w:rsid w:val="002138CF"/>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34"/>
    <w:locked/>
    <w:rsid w:val="005654E3"/>
  </w:style>
  <w:style w:type="paragraph" w:customStyle="1" w:styleId="FHWAH1">
    <w:name w:val="FHWA H1"/>
    <w:basedOn w:val="Heading2"/>
    <w:next w:val="Normal"/>
    <w:qFormat/>
    <w:rsid w:val="00746F76"/>
    <w:pPr>
      <w:keepLines w:val="0"/>
      <w:widowControl/>
      <w:spacing w:before="0" w:after="240"/>
      <w:jc w:val="left"/>
    </w:pPr>
    <w:rPr>
      <w:rFonts w:ascii="Times New Roman Bold" w:eastAsia="Times New Roman" w:hAnsi="Times New Roman Bold" w:cs="Times New Roman"/>
      <w:b/>
      <w:caps/>
      <w:color w:val="auto"/>
      <w:sz w:val="24"/>
      <w:szCs w:val="24"/>
      <w:lang w:eastAsia="en-US"/>
    </w:rPr>
  </w:style>
  <w:style w:type="paragraph" w:customStyle="1" w:styleId="FHWAH2">
    <w:name w:val="FHWA H2"/>
    <w:basedOn w:val="Heading3"/>
    <w:next w:val="Normal"/>
    <w:qFormat/>
    <w:rsid w:val="00746F76"/>
    <w:pPr>
      <w:spacing w:before="0" w:after="240"/>
    </w:pPr>
    <w:rPr>
      <w:rFonts w:ascii="Times New Roman" w:eastAsia="Times New Roman" w:hAnsi="Times New Roman" w:cs="Times New Roman"/>
      <w:b/>
      <w:bCs/>
      <w:color w:val="auto"/>
    </w:rPr>
  </w:style>
  <w:style w:type="paragraph" w:customStyle="1" w:styleId="FHWABody">
    <w:name w:val="FHWA Body"/>
    <w:qFormat/>
    <w:rsid w:val="00214966"/>
    <w:pPr>
      <w:spacing w:after="240" w:line="240" w:lineRule="auto"/>
    </w:pPr>
    <w:rPr>
      <w:rFonts w:ascii="Times New Roman" w:eastAsia="Batang" w:hAnsi="Times New Roman" w:cs="Times New Roman"/>
      <w:sz w:val="24"/>
      <w:szCs w:val="24"/>
    </w:rPr>
  </w:style>
  <w:style w:type="character" w:styleId="PlaceholderText">
    <w:name w:val="Placeholder Text"/>
    <w:basedOn w:val="DefaultParagraphFont"/>
    <w:uiPriority w:val="99"/>
    <w:semiHidden/>
    <w:rsid w:val="003E303A"/>
    <w:rPr>
      <w:color w:val="808080"/>
    </w:rPr>
  </w:style>
  <w:style w:type="paragraph" w:styleId="Revision">
    <w:name w:val="Revision"/>
    <w:hidden/>
    <w:uiPriority w:val="99"/>
    <w:semiHidden/>
    <w:rsid w:val="00C352E4"/>
    <w:pPr>
      <w:spacing w:after="0"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3044">
      <w:bodyDiv w:val="1"/>
      <w:marLeft w:val="0"/>
      <w:marRight w:val="0"/>
      <w:marTop w:val="0"/>
      <w:marBottom w:val="0"/>
      <w:divBdr>
        <w:top w:val="none" w:sz="0" w:space="0" w:color="auto"/>
        <w:left w:val="none" w:sz="0" w:space="0" w:color="auto"/>
        <w:bottom w:val="none" w:sz="0" w:space="0" w:color="auto"/>
        <w:right w:val="none" w:sz="0" w:space="0" w:color="auto"/>
      </w:divBdr>
    </w:div>
    <w:div w:id="179390266">
      <w:bodyDiv w:val="1"/>
      <w:marLeft w:val="0"/>
      <w:marRight w:val="0"/>
      <w:marTop w:val="0"/>
      <w:marBottom w:val="0"/>
      <w:divBdr>
        <w:top w:val="none" w:sz="0" w:space="0" w:color="auto"/>
        <w:left w:val="none" w:sz="0" w:space="0" w:color="auto"/>
        <w:bottom w:val="none" w:sz="0" w:space="0" w:color="auto"/>
        <w:right w:val="none" w:sz="0" w:space="0" w:color="auto"/>
      </w:divBdr>
      <w:divsChild>
        <w:div w:id="1158614337">
          <w:marLeft w:val="0"/>
          <w:marRight w:val="0"/>
          <w:marTop w:val="0"/>
          <w:marBottom w:val="0"/>
          <w:divBdr>
            <w:top w:val="none" w:sz="0" w:space="0" w:color="auto"/>
            <w:left w:val="none" w:sz="0" w:space="0" w:color="auto"/>
            <w:bottom w:val="none" w:sz="0" w:space="0" w:color="auto"/>
            <w:right w:val="none" w:sz="0" w:space="0" w:color="auto"/>
          </w:divBdr>
          <w:divsChild>
            <w:div w:id="1640918983">
              <w:marLeft w:val="0"/>
              <w:marRight w:val="0"/>
              <w:marTop w:val="0"/>
              <w:marBottom w:val="0"/>
              <w:divBdr>
                <w:top w:val="none" w:sz="0" w:space="0" w:color="auto"/>
                <w:left w:val="none" w:sz="0" w:space="0" w:color="auto"/>
                <w:bottom w:val="none" w:sz="0" w:space="0" w:color="auto"/>
                <w:right w:val="none" w:sz="0" w:space="0" w:color="auto"/>
              </w:divBdr>
              <w:divsChild>
                <w:div w:id="11717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265">
      <w:bodyDiv w:val="1"/>
      <w:marLeft w:val="0"/>
      <w:marRight w:val="0"/>
      <w:marTop w:val="0"/>
      <w:marBottom w:val="0"/>
      <w:divBdr>
        <w:top w:val="none" w:sz="0" w:space="0" w:color="auto"/>
        <w:left w:val="none" w:sz="0" w:space="0" w:color="auto"/>
        <w:bottom w:val="none" w:sz="0" w:space="0" w:color="auto"/>
        <w:right w:val="none" w:sz="0" w:space="0" w:color="auto"/>
      </w:divBdr>
    </w:div>
    <w:div w:id="183983192">
      <w:bodyDiv w:val="1"/>
      <w:marLeft w:val="0"/>
      <w:marRight w:val="0"/>
      <w:marTop w:val="0"/>
      <w:marBottom w:val="0"/>
      <w:divBdr>
        <w:top w:val="none" w:sz="0" w:space="0" w:color="auto"/>
        <w:left w:val="none" w:sz="0" w:space="0" w:color="auto"/>
        <w:bottom w:val="none" w:sz="0" w:space="0" w:color="auto"/>
        <w:right w:val="none" w:sz="0" w:space="0" w:color="auto"/>
      </w:divBdr>
      <w:divsChild>
        <w:div w:id="1745638295">
          <w:marLeft w:val="-108"/>
          <w:marRight w:val="0"/>
          <w:marTop w:val="0"/>
          <w:marBottom w:val="0"/>
          <w:divBdr>
            <w:top w:val="none" w:sz="0" w:space="0" w:color="auto"/>
            <w:left w:val="none" w:sz="0" w:space="0" w:color="auto"/>
            <w:bottom w:val="none" w:sz="0" w:space="0" w:color="auto"/>
            <w:right w:val="none" w:sz="0" w:space="0" w:color="auto"/>
          </w:divBdr>
        </w:div>
        <w:div w:id="1458716073">
          <w:marLeft w:val="-108"/>
          <w:marRight w:val="0"/>
          <w:marTop w:val="0"/>
          <w:marBottom w:val="0"/>
          <w:divBdr>
            <w:top w:val="none" w:sz="0" w:space="0" w:color="auto"/>
            <w:left w:val="none" w:sz="0" w:space="0" w:color="auto"/>
            <w:bottom w:val="none" w:sz="0" w:space="0" w:color="auto"/>
            <w:right w:val="none" w:sz="0" w:space="0" w:color="auto"/>
          </w:divBdr>
        </w:div>
      </w:divsChild>
    </w:div>
    <w:div w:id="255288409">
      <w:bodyDiv w:val="1"/>
      <w:marLeft w:val="0"/>
      <w:marRight w:val="0"/>
      <w:marTop w:val="0"/>
      <w:marBottom w:val="0"/>
      <w:divBdr>
        <w:top w:val="none" w:sz="0" w:space="0" w:color="auto"/>
        <w:left w:val="none" w:sz="0" w:space="0" w:color="auto"/>
        <w:bottom w:val="none" w:sz="0" w:space="0" w:color="auto"/>
        <w:right w:val="none" w:sz="0" w:space="0" w:color="auto"/>
      </w:divBdr>
    </w:div>
    <w:div w:id="257447749">
      <w:bodyDiv w:val="1"/>
      <w:marLeft w:val="0"/>
      <w:marRight w:val="0"/>
      <w:marTop w:val="0"/>
      <w:marBottom w:val="0"/>
      <w:divBdr>
        <w:top w:val="none" w:sz="0" w:space="0" w:color="auto"/>
        <w:left w:val="none" w:sz="0" w:space="0" w:color="auto"/>
        <w:bottom w:val="none" w:sz="0" w:space="0" w:color="auto"/>
        <w:right w:val="none" w:sz="0" w:space="0" w:color="auto"/>
      </w:divBdr>
    </w:div>
    <w:div w:id="311562730">
      <w:bodyDiv w:val="1"/>
      <w:marLeft w:val="0"/>
      <w:marRight w:val="0"/>
      <w:marTop w:val="0"/>
      <w:marBottom w:val="0"/>
      <w:divBdr>
        <w:top w:val="none" w:sz="0" w:space="0" w:color="auto"/>
        <w:left w:val="none" w:sz="0" w:space="0" w:color="auto"/>
        <w:bottom w:val="none" w:sz="0" w:space="0" w:color="auto"/>
        <w:right w:val="none" w:sz="0" w:space="0" w:color="auto"/>
      </w:divBdr>
    </w:div>
    <w:div w:id="316347504">
      <w:bodyDiv w:val="1"/>
      <w:marLeft w:val="0"/>
      <w:marRight w:val="0"/>
      <w:marTop w:val="0"/>
      <w:marBottom w:val="0"/>
      <w:divBdr>
        <w:top w:val="none" w:sz="0" w:space="0" w:color="auto"/>
        <w:left w:val="none" w:sz="0" w:space="0" w:color="auto"/>
        <w:bottom w:val="none" w:sz="0" w:space="0" w:color="auto"/>
        <w:right w:val="none" w:sz="0" w:space="0" w:color="auto"/>
      </w:divBdr>
    </w:div>
    <w:div w:id="362678228">
      <w:bodyDiv w:val="1"/>
      <w:marLeft w:val="0"/>
      <w:marRight w:val="0"/>
      <w:marTop w:val="0"/>
      <w:marBottom w:val="0"/>
      <w:divBdr>
        <w:top w:val="none" w:sz="0" w:space="0" w:color="auto"/>
        <w:left w:val="none" w:sz="0" w:space="0" w:color="auto"/>
        <w:bottom w:val="none" w:sz="0" w:space="0" w:color="auto"/>
        <w:right w:val="none" w:sz="0" w:space="0" w:color="auto"/>
      </w:divBdr>
    </w:div>
    <w:div w:id="509418382">
      <w:bodyDiv w:val="1"/>
      <w:marLeft w:val="0"/>
      <w:marRight w:val="0"/>
      <w:marTop w:val="0"/>
      <w:marBottom w:val="0"/>
      <w:divBdr>
        <w:top w:val="none" w:sz="0" w:space="0" w:color="auto"/>
        <w:left w:val="none" w:sz="0" w:space="0" w:color="auto"/>
        <w:bottom w:val="none" w:sz="0" w:space="0" w:color="auto"/>
        <w:right w:val="none" w:sz="0" w:space="0" w:color="auto"/>
      </w:divBdr>
    </w:div>
    <w:div w:id="586690642">
      <w:bodyDiv w:val="1"/>
      <w:marLeft w:val="0"/>
      <w:marRight w:val="0"/>
      <w:marTop w:val="0"/>
      <w:marBottom w:val="0"/>
      <w:divBdr>
        <w:top w:val="none" w:sz="0" w:space="0" w:color="auto"/>
        <w:left w:val="none" w:sz="0" w:space="0" w:color="auto"/>
        <w:bottom w:val="none" w:sz="0" w:space="0" w:color="auto"/>
        <w:right w:val="none" w:sz="0" w:space="0" w:color="auto"/>
      </w:divBdr>
      <w:divsChild>
        <w:div w:id="216472102">
          <w:marLeft w:val="0"/>
          <w:marRight w:val="0"/>
          <w:marTop w:val="0"/>
          <w:marBottom w:val="0"/>
          <w:divBdr>
            <w:top w:val="none" w:sz="0" w:space="0" w:color="auto"/>
            <w:left w:val="none" w:sz="0" w:space="0" w:color="auto"/>
            <w:bottom w:val="none" w:sz="0" w:space="0" w:color="auto"/>
            <w:right w:val="none" w:sz="0" w:space="0" w:color="auto"/>
          </w:divBdr>
          <w:divsChild>
            <w:div w:id="1577978471">
              <w:marLeft w:val="0"/>
              <w:marRight w:val="0"/>
              <w:marTop w:val="0"/>
              <w:marBottom w:val="0"/>
              <w:divBdr>
                <w:top w:val="none" w:sz="0" w:space="0" w:color="auto"/>
                <w:left w:val="none" w:sz="0" w:space="0" w:color="auto"/>
                <w:bottom w:val="none" w:sz="0" w:space="0" w:color="auto"/>
                <w:right w:val="none" w:sz="0" w:space="0" w:color="auto"/>
              </w:divBdr>
              <w:divsChild>
                <w:div w:id="15796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58927">
      <w:bodyDiv w:val="1"/>
      <w:marLeft w:val="0"/>
      <w:marRight w:val="0"/>
      <w:marTop w:val="0"/>
      <w:marBottom w:val="0"/>
      <w:divBdr>
        <w:top w:val="none" w:sz="0" w:space="0" w:color="auto"/>
        <w:left w:val="none" w:sz="0" w:space="0" w:color="auto"/>
        <w:bottom w:val="none" w:sz="0" w:space="0" w:color="auto"/>
        <w:right w:val="none" w:sz="0" w:space="0" w:color="auto"/>
      </w:divBdr>
    </w:div>
    <w:div w:id="611088124">
      <w:bodyDiv w:val="1"/>
      <w:marLeft w:val="0"/>
      <w:marRight w:val="0"/>
      <w:marTop w:val="0"/>
      <w:marBottom w:val="0"/>
      <w:divBdr>
        <w:top w:val="none" w:sz="0" w:space="0" w:color="auto"/>
        <w:left w:val="none" w:sz="0" w:space="0" w:color="auto"/>
        <w:bottom w:val="none" w:sz="0" w:space="0" w:color="auto"/>
        <w:right w:val="none" w:sz="0" w:space="0" w:color="auto"/>
      </w:divBdr>
    </w:div>
    <w:div w:id="619265834">
      <w:bodyDiv w:val="1"/>
      <w:marLeft w:val="0"/>
      <w:marRight w:val="0"/>
      <w:marTop w:val="0"/>
      <w:marBottom w:val="0"/>
      <w:divBdr>
        <w:top w:val="none" w:sz="0" w:space="0" w:color="auto"/>
        <w:left w:val="none" w:sz="0" w:space="0" w:color="auto"/>
        <w:bottom w:val="none" w:sz="0" w:space="0" w:color="auto"/>
        <w:right w:val="none" w:sz="0" w:space="0" w:color="auto"/>
      </w:divBdr>
    </w:div>
    <w:div w:id="752354281">
      <w:bodyDiv w:val="1"/>
      <w:marLeft w:val="0"/>
      <w:marRight w:val="0"/>
      <w:marTop w:val="0"/>
      <w:marBottom w:val="0"/>
      <w:divBdr>
        <w:top w:val="none" w:sz="0" w:space="0" w:color="auto"/>
        <w:left w:val="none" w:sz="0" w:space="0" w:color="auto"/>
        <w:bottom w:val="none" w:sz="0" w:space="0" w:color="auto"/>
        <w:right w:val="none" w:sz="0" w:space="0" w:color="auto"/>
      </w:divBdr>
    </w:div>
    <w:div w:id="950016662">
      <w:bodyDiv w:val="1"/>
      <w:marLeft w:val="0"/>
      <w:marRight w:val="0"/>
      <w:marTop w:val="0"/>
      <w:marBottom w:val="0"/>
      <w:divBdr>
        <w:top w:val="none" w:sz="0" w:space="0" w:color="auto"/>
        <w:left w:val="none" w:sz="0" w:space="0" w:color="auto"/>
        <w:bottom w:val="none" w:sz="0" w:space="0" w:color="auto"/>
        <w:right w:val="none" w:sz="0" w:space="0" w:color="auto"/>
      </w:divBdr>
    </w:div>
    <w:div w:id="962200092">
      <w:bodyDiv w:val="1"/>
      <w:marLeft w:val="0"/>
      <w:marRight w:val="0"/>
      <w:marTop w:val="0"/>
      <w:marBottom w:val="0"/>
      <w:divBdr>
        <w:top w:val="none" w:sz="0" w:space="0" w:color="auto"/>
        <w:left w:val="none" w:sz="0" w:space="0" w:color="auto"/>
        <w:bottom w:val="none" w:sz="0" w:space="0" w:color="auto"/>
        <w:right w:val="none" w:sz="0" w:space="0" w:color="auto"/>
      </w:divBdr>
    </w:div>
    <w:div w:id="1013650450">
      <w:bodyDiv w:val="1"/>
      <w:marLeft w:val="0"/>
      <w:marRight w:val="0"/>
      <w:marTop w:val="0"/>
      <w:marBottom w:val="0"/>
      <w:divBdr>
        <w:top w:val="none" w:sz="0" w:space="0" w:color="auto"/>
        <w:left w:val="none" w:sz="0" w:space="0" w:color="auto"/>
        <w:bottom w:val="none" w:sz="0" w:space="0" w:color="auto"/>
        <w:right w:val="none" w:sz="0" w:space="0" w:color="auto"/>
      </w:divBdr>
    </w:div>
    <w:div w:id="1077938369">
      <w:bodyDiv w:val="1"/>
      <w:marLeft w:val="0"/>
      <w:marRight w:val="0"/>
      <w:marTop w:val="0"/>
      <w:marBottom w:val="0"/>
      <w:divBdr>
        <w:top w:val="none" w:sz="0" w:space="0" w:color="auto"/>
        <w:left w:val="none" w:sz="0" w:space="0" w:color="auto"/>
        <w:bottom w:val="none" w:sz="0" w:space="0" w:color="auto"/>
        <w:right w:val="none" w:sz="0" w:space="0" w:color="auto"/>
      </w:divBdr>
    </w:div>
    <w:div w:id="1149905000">
      <w:bodyDiv w:val="1"/>
      <w:marLeft w:val="0"/>
      <w:marRight w:val="0"/>
      <w:marTop w:val="0"/>
      <w:marBottom w:val="0"/>
      <w:divBdr>
        <w:top w:val="none" w:sz="0" w:space="0" w:color="auto"/>
        <w:left w:val="none" w:sz="0" w:space="0" w:color="auto"/>
        <w:bottom w:val="none" w:sz="0" w:space="0" w:color="auto"/>
        <w:right w:val="none" w:sz="0" w:space="0" w:color="auto"/>
      </w:divBdr>
    </w:div>
    <w:div w:id="1291128984">
      <w:bodyDiv w:val="1"/>
      <w:marLeft w:val="0"/>
      <w:marRight w:val="0"/>
      <w:marTop w:val="0"/>
      <w:marBottom w:val="0"/>
      <w:divBdr>
        <w:top w:val="none" w:sz="0" w:space="0" w:color="auto"/>
        <w:left w:val="none" w:sz="0" w:space="0" w:color="auto"/>
        <w:bottom w:val="none" w:sz="0" w:space="0" w:color="auto"/>
        <w:right w:val="none" w:sz="0" w:space="0" w:color="auto"/>
      </w:divBdr>
    </w:div>
    <w:div w:id="1306353075">
      <w:bodyDiv w:val="1"/>
      <w:marLeft w:val="0"/>
      <w:marRight w:val="0"/>
      <w:marTop w:val="0"/>
      <w:marBottom w:val="0"/>
      <w:divBdr>
        <w:top w:val="none" w:sz="0" w:space="0" w:color="auto"/>
        <w:left w:val="none" w:sz="0" w:space="0" w:color="auto"/>
        <w:bottom w:val="none" w:sz="0" w:space="0" w:color="auto"/>
        <w:right w:val="none" w:sz="0" w:space="0" w:color="auto"/>
      </w:divBdr>
    </w:div>
    <w:div w:id="1343507466">
      <w:bodyDiv w:val="1"/>
      <w:marLeft w:val="0"/>
      <w:marRight w:val="0"/>
      <w:marTop w:val="0"/>
      <w:marBottom w:val="0"/>
      <w:divBdr>
        <w:top w:val="none" w:sz="0" w:space="0" w:color="auto"/>
        <w:left w:val="none" w:sz="0" w:space="0" w:color="auto"/>
        <w:bottom w:val="none" w:sz="0" w:space="0" w:color="auto"/>
        <w:right w:val="none" w:sz="0" w:space="0" w:color="auto"/>
      </w:divBdr>
    </w:div>
    <w:div w:id="1373966773">
      <w:bodyDiv w:val="1"/>
      <w:marLeft w:val="0"/>
      <w:marRight w:val="0"/>
      <w:marTop w:val="0"/>
      <w:marBottom w:val="0"/>
      <w:divBdr>
        <w:top w:val="none" w:sz="0" w:space="0" w:color="auto"/>
        <w:left w:val="none" w:sz="0" w:space="0" w:color="auto"/>
        <w:bottom w:val="none" w:sz="0" w:space="0" w:color="auto"/>
        <w:right w:val="none" w:sz="0" w:space="0" w:color="auto"/>
      </w:divBdr>
    </w:div>
    <w:div w:id="1380936911">
      <w:bodyDiv w:val="1"/>
      <w:marLeft w:val="0"/>
      <w:marRight w:val="0"/>
      <w:marTop w:val="0"/>
      <w:marBottom w:val="0"/>
      <w:divBdr>
        <w:top w:val="none" w:sz="0" w:space="0" w:color="auto"/>
        <w:left w:val="none" w:sz="0" w:space="0" w:color="auto"/>
        <w:bottom w:val="none" w:sz="0" w:space="0" w:color="auto"/>
        <w:right w:val="none" w:sz="0" w:space="0" w:color="auto"/>
      </w:divBdr>
    </w:div>
    <w:div w:id="1458841646">
      <w:bodyDiv w:val="1"/>
      <w:marLeft w:val="0"/>
      <w:marRight w:val="0"/>
      <w:marTop w:val="0"/>
      <w:marBottom w:val="0"/>
      <w:divBdr>
        <w:top w:val="none" w:sz="0" w:space="0" w:color="auto"/>
        <w:left w:val="none" w:sz="0" w:space="0" w:color="auto"/>
        <w:bottom w:val="none" w:sz="0" w:space="0" w:color="auto"/>
        <w:right w:val="none" w:sz="0" w:space="0" w:color="auto"/>
      </w:divBdr>
    </w:div>
    <w:div w:id="1488202801">
      <w:bodyDiv w:val="1"/>
      <w:marLeft w:val="0"/>
      <w:marRight w:val="0"/>
      <w:marTop w:val="0"/>
      <w:marBottom w:val="0"/>
      <w:divBdr>
        <w:top w:val="none" w:sz="0" w:space="0" w:color="auto"/>
        <w:left w:val="none" w:sz="0" w:space="0" w:color="auto"/>
        <w:bottom w:val="none" w:sz="0" w:space="0" w:color="auto"/>
        <w:right w:val="none" w:sz="0" w:space="0" w:color="auto"/>
      </w:divBdr>
      <w:divsChild>
        <w:div w:id="2048287089">
          <w:marLeft w:val="0"/>
          <w:marRight w:val="0"/>
          <w:marTop w:val="0"/>
          <w:marBottom w:val="0"/>
          <w:divBdr>
            <w:top w:val="none" w:sz="0" w:space="0" w:color="auto"/>
            <w:left w:val="none" w:sz="0" w:space="0" w:color="auto"/>
            <w:bottom w:val="none" w:sz="0" w:space="0" w:color="auto"/>
            <w:right w:val="none" w:sz="0" w:space="0" w:color="auto"/>
          </w:divBdr>
          <w:divsChild>
            <w:div w:id="1943301818">
              <w:marLeft w:val="0"/>
              <w:marRight w:val="0"/>
              <w:marTop w:val="0"/>
              <w:marBottom w:val="0"/>
              <w:divBdr>
                <w:top w:val="none" w:sz="0" w:space="0" w:color="auto"/>
                <w:left w:val="none" w:sz="0" w:space="0" w:color="auto"/>
                <w:bottom w:val="none" w:sz="0" w:space="0" w:color="auto"/>
                <w:right w:val="none" w:sz="0" w:space="0" w:color="auto"/>
              </w:divBdr>
              <w:divsChild>
                <w:div w:id="2099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964270372">
      <w:bodyDiv w:val="1"/>
      <w:marLeft w:val="0"/>
      <w:marRight w:val="0"/>
      <w:marTop w:val="0"/>
      <w:marBottom w:val="0"/>
      <w:divBdr>
        <w:top w:val="none" w:sz="0" w:space="0" w:color="auto"/>
        <w:left w:val="none" w:sz="0" w:space="0" w:color="auto"/>
        <w:bottom w:val="none" w:sz="0" w:space="0" w:color="auto"/>
        <w:right w:val="none" w:sz="0" w:space="0" w:color="auto"/>
      </w:divBdr>
      <w:divsChild>
        <w:div w:id="1833374644">
          <w:marLeft w:val="0"/>
          <w:marRight w:val="0"/>
          <w:marTop w:val="0"/>
          <w:marBottom w:val="0"/>
          <w:divBdr>
            <w:top w:val="none" w:sz="0" w:space="0" w:color="auto"/>
            <w:left w:val="none" w:sz="0" w:space="0" w:color="auto"/>
            <w:bottom w:val="none" w:sz="0" w:space="0" w:color="auto"/>
            <w:right w:val="none" w:sz="0" w:space="0" w:color="auto"/>
          </w:divBdr>
          <w:divsChild>
            <w:div w:id="1939169106">
              <w:marLeft w:val="0"/>
              <w:marRight w:val="0"/>
              <w:marTop w:val="0"/>
              <w:marBottom w:val="0"/>
              <w:divBdr>
                <w:top w:val="none" w:sz="0" w:space="0" w:color="auto"/>
                <w:left w:val="none" w:sz="0" w:space="0" w:color="auto"/>
                <w:bottom w:val="none" w:sz="0" w:space="0" w:color="auto"/>
                <w:right w:val="none" w:sz="0" w:space="0" w:color="auto"/>
              </w:divBdr>
              <w:divsChild>
                <w:div w:id="128353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8558">
      <w:bodyDiv w:val="1"/>
      <w:marLeft w:val="0"/>
      <w:marRight w:val="0"/>
      <w:marTop w:val="0"/>
      <w:marBottom w:val="0"/>
      <w:divBdr>
        <w:top w:val="none" w:sz="0" w:space="0" w:color="auto"/>
        <w:left w:val="none" w:sz="0" w:space="0" w:color="auto"/>
        <w:bottom w:val="none" w:sz="0" w:space="0" w:color="auto"/>
        <w:right w:val="none" w:sz="0" w:space="0" w:color="auto"/>
      </w:divBdr>
    </w:div>
    <w:div w:id="2004775609">
      <w:bodyDiv w:val="1"/>
      <w:marLeft w:val="0"/>
      <w:marRight w:val="0"/>
      <w:marTop w:val="0"/>
      <w:marBottom w:val="0"/>
      <w:divBdr>
        <w:top w:val="none" w:sz="0" w:space="0" w:color="auto"/>
        <w:left w:val="none" w:sz="0" w:space="0" w:color="auto"/>
        <w:bottom w:val="none" w:sz="0" w:space="0" w:color="auto"/>
        <w:right w:val="none" w:sz="0" w:space="0" w:color="auto"/>
      </w:divBdr>
    </w:div>
    <w:div w:id="2010206435">
      <w:bodyDiv w:val="1"/>
      <w:marLeft w:val="0"/>
      <w:marRight w:val="0"/>
      <w:marTop w:val="0"/>
      <w:marBottom w:val="0"/>
      <w:divBdr>
        <w:top w:val="none" w:sz="0" w:space="0" w:color="auto"/>
        <w:left w:val="none" w:sz="0" w:space="0" w:color="auto"/>
        <w:bottom w:val="none" w:sz="0" w:space="0" w:color="auto"/>
        <w:right w:val="none" w:sz="0" w:space="0" w:color="auto"/>
      </w:divBdr>
    </w:div>
    <w:div w:id="2042632747">
      <w:bodyDiv w:val="1"/>
      <w:marLeft w:val="0"/>
      <w:marRight w:val="0"/>
      <w:marTop w:val="0"/>
      <w:marBottom w:val="0"/>
      <w:divBdr>
        <w:top w:val="none" w:sz="0" w:space="0" w:color="auto"/>
        <w:left w:val="none" w:sz="0" w:space="0" w:color="auto"/>
        <w:bottom w:val="none" w:sz="0" w:space="0" w:color="auto"/>
        <w:right w:val="none" w:sz="0" w:space="0" w:color="auto"/>
      </w:divBdr>
    </w:div>
    <w:div w:id="2086418224">
      <w:bodyDiv w:val="1"/>
      <w:marLeft w:val="0"/>
      <w:marRight w:val="0"/>
      <w:marTop w:val="0"/>
      <w:marBottom w:val="0"/>
      <w:divBdr>
        <w:top w:val="none" w:sz="0" w:space="0" w:color="auto"/>
        <w:left w:val="none" w:sz="0" w:space="0" w:color="auto"/>
        <w:bottom w:val="none" w:sz="0" w:space="0" w:color="auto"/>
        <w:right w:val="none" w:sz="0" w:space="0" w:color="auto"/>
      </w:divBdr>
    </w:div>
    <w:div w:id="213990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emf"/><Relationship Id="rId12" Type="http://schemas.openxmlformats.org/officeDocument/2006/relationships/hyperlink" Target="https://github.com/zephyr-data-specs/GMN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5436</Words>
  <Characters>30988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Xuesong Zhou</dc:creator>
  <cp:keywords/>
  <dc:description/>
  <cp:lastModifiedBy>Xuesong Zhou</cp:lastModifiedBy>
  <cp:revision>2</cp:revision>
  <cp:lastPrinted>2022-08-12T23:50:00Z</cp:lastPrinted>
  <dcterms:created xsi:type="dcterms:W3CDTF">2023-02-26T23:15:00Z</dcterms:created>
  <dcterms:modified xsi:type="dcterms:W3CDTF">2023-02-26T23:15:00Z</dcterms:modified>
</cp:coreProperties>
</file>